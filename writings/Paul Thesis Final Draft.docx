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23EE13" w14:textId="5BB1EECA" w:rsidR="003269B6"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 xml:space="preserve">How do Refugees Start from Nothing and Become Economically </w:t>
      </w:r>
      <w:r w:rsidR="0047481D" w:rsidRPr="003269B6">
        <w:rPr>
          <w:rFonts w:ascii="Times New Roman" w:hAnsi="Times New Roman" w:cs="Times New Roman"/>
          <w:sz w:val="24"/>
          <w:szCs w:val="24"/>
        </w:rPr>
        <w:t>Self-Sufficient</w:t>
      </w:r>
      <w:r w:rsidRPr="003269B6">
        <w:rPr>
          <w:rFonts w:ascii="Times New Roman" w:hAnsi="Times New Roman" w:cs="Times New Roman"/>
          <w:sz w:val="24"/>
          <w:szCs w:val="24"/>
        </w:rPr>
        <w:t>?</w:t>
      </w:r>
    </w:p>
    <w:p w14:paraId="5422B0DF" w14:textId="51E82DA8" w:rsidR="003269B6" w:rsidRPr="003269B6" w:rsidRDefault="003269B6"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p>
    <w:p w14:paraId="532C6D48" w14:textId="6A694888" w:rsidR="003269B6" w:rsidRPr="003269B6" w:rsidRDefault="003269B6"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p>
    <w:p w14:paraId="64108064" w14:textId="77777777" w:rsidR="003269B6" w:rsidRPr="003269B6" w:rsidRDefault="003269B6"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p>
    <w:p w14:paraId="6B449081"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by</w:t>
      </w:r>
    </w:p>
    <w:p w14:paraId="40688D2B"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color w:val="FF0000"/>
          <w:sz w:val="24"/>
          <w:szCs w:val="24"/>
        </w:rPr>
      </w:pPr>
    </w:p>
    <w:p w14:paraId="48310852" w14:textId="64CCDD84"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Paul Brayden Scholes</w:t>
      </w:r>
    </w:p>
    <w:p w14:paraId="1C19003E" w14:textId="117113C4"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p>
    <w:p w14:paraId="3A0FF6E8" w14:textId="117FFEAC" w:rsidR="003269B6" w:rsidRPr="003269B6" w:rsidRDefault="003269B6"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p>
    <w:p w14:paraId="7659BE89" w14:textId="6BEF747E" w:rsidR="003269B6" w:rsidRPr="003269B6" w:rsidRDefault="003269B6"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p>
    <w:p w14:paraId="5C55072C" w14:textId="77777777" w:rsidR="003269B6" w:rsidRPr="003269B6" w:rsidRDefault="003269B6"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p>
    <w:p w14:paraId="062B04D2"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 xml:space="preserve">A thesis submitted to the faculty of </w:t>
      </w:r>
    </w:p>
    <w:p w14:paraId="3B64ABE7"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The University of North Carolina at Charlotte</w:t>
      </w:r>
    </w:p>
    <w:p w14:paraId="20239EED"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in partial fulfillment of the requirements</w:t>
      </w:r>
    </w:p>
    <w:p w14:paraId="1194B40E"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 xml:space="preserve">for the degree of Master of Arts in </w:t>
      </w:r>
    </w:p>
    <w:p w14:paraId="10CC3B48"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Sociology</w:t>
      </w:r>
    </w:p>
    <w:p w14:paraId="060AE37F"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color w:val="FF0000"/>
          <w:sz w:val="24"/>
          <w:szCs w:val="24"/>
        </w:rPr>
      </w:pPr>
    </w:p>
    <w:p w14:paraId="6AC6244D"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Charlotte</w:t>
      </w:r>
    </w:p>
    <w:p w14:paraId="4E6B7B68"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color w:val="FF0000"/>
          <w:sz w:val="24"/>
          <w:szCs w:val="24"/>
        </w:rPr>
      </w:pPr>
    </w:p>
    <w:p w14:paraId="3EDE75FF" w14:textId="0386FE4C"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jc w:val="center"/>
        <w:rPr>
          <w:rFonts w:ascii="Times New Roman" w:hAnsi="Times New Roman" w:cs="Times New Roman"/>
          <w:sz w:val="24"/>
          <w:szCs w:val="24"/>
        </w:rPr>
      </w:pPr>
      <w:r w:rsidRPr="003269B6">
        <w:rPr>
          <w:rFonts w:ascii="Times New Roman" w:hAnsi="Times New Roman" w:cs="Times New Roman"/>
          <w:sz w:val="24"/>
          <w:szCs w:val="24"/>
        </w:rPr>
        <w:t>2022</w:t>
      </w:r>
      <w:r w:rsidRPr="003269B6">
        <w:rPr>
          <w:rFonts w:ascii="Times New Roman" w:hAnsi="Times New Roman" w:cs="Times New Roman"/>
          <w:sz w:val="24"/>
          <w:szCs w:val="24"/>
        </w:rPr>
        <w:tab/>
      </w:r>
    </w:p>
    <w:p w14:paraId="29AD5B47" w14:textId="68C7B1AC"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rPr>
          <w:rFonts w:ascii="Times New Roman" w:hAnsi="Times New Roman" w:cs="Times New Roman"/>
          <w:sz w:val="24"/>
          <w:szCs w:val="24"/>
        </w:rPr>
      </w:pPr>
      <w:r w:rsidRPr="003269B6">
        <w:rPr>
          <w:rFonts w:ascii="Times New Roman" w:hAnsi="Times New Roman" w:cs="Times New Roman"/>
          <w:sz w:val="24"/>
          <w:szCs w:val="24"/>
        </w:rPr>
        <w:tab/>
      </w:r>
      <w:r w:rsidRPr="003269B6">
        <w:rPr>
          <w:rFonts w:ascii="Times New Roman" w:hAnsi="Times New Roman" w:cs="Times New Roman"/>
          <w:sz w:val="24"/>
          <w:szCs w:val="24"/>
        </w:rPr>
        <w:tab/>
      </w:r>
      <w:r w:rsidRPr="003269B6">
        <w:rPr>
          <w:rFonts w:ascii="Times New Roman" w:hAnsi="Times New Roman" w:cs="Times New Roman"/>
          <w:sz w:val="24"/>
          <w:szCs w:val="24"/>
        </w:rPr>
        <w:tab/>
      </w:r>
      <w:r w:rsidRPr="003269B6">
        <w:rPr>
          <w:rFonts w:ascii="Times New Roman" w:hAnsi="Times New Roman" w:cs="Times New Roman"/>
          <w:sz w:val="24"/>
          <w:szCs w:val="24"/>
        </w:rPr>
        <w:tab/>
      </w:r>
      <w:r w:rsidRPr="003269B6">
        <w:rPr>
          <w:rFonts w:ascii="Times New Roman" w:hAnsi="Times New Roman" w:cs="Times New Roman"/>
          <w:sz w:val="24"/>
          <w:szCs w:val="24"/>
        </w:rPr>
        <w:tab/>
      </w:r>
      <w:r w:rsidRPr="003269B6">
        <w:rPr>
          <w:rFonts w:ascii="Times New Roman" w:hAnsi="Times New Roman" w:cs="Times New Roman"/>
          <w:sz w:val="24"/>
          <w:szCs w:val="24"/>
        </w:rPr>
        <w:tab/>
      </w:r>
      <w:r w:rsidRPr="003269B6">
        <w:rPr>
          <w:rFonts w:ascii="Times New Roman" w:hAnsi="Times New Roman" w:cs="Times New Roman"/>
          <w:sz w:val="24"/>
          <w:szCs w:val="24"/>
        </w:rPr>
        <w:tab/>
      </w:r>
      <w:r w:rsidRPr="003269B6">
        <w:rPr>
          <w:rFonts w:ascii="Times New Roman" w:hAnsi="Times New Roman" w:cs="Times New Roman"/>
          <w:sz w:val="24"/>
          <w:szCs w:val="24"/>
        </w:rPr>
        <w:tab/>
        <w:t>Approved by</w:t>
      </w:r>
    </w:p>
    <w:p w14:paraId="7A938AFB"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3269B6">
        <w:rPr>
          <w:rFonts w:ascii="Times New Roman" w:hAnsi="Times New Roman" w:cs="Times New Roman"/>
          <w:sz w:val="24"/>
          <w:szCs w:val="24"/>
        </w:rPr>
        <w:t>______________________________</w:t>
      </w:r>
    </w:p>
    <w:p w14:paraId="39E4A64E" w14:textId="5C35B351"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3269B6">
        <w:rPr>
          <w:rFonts w:ascii="Times New Roman" w:hAnsi="Times New Roman" w:cs="Times New Roman"/>
          <w:sz w:val="24"/>
          <w:szCs w:val="24"/>
        </w:rPr>
        <w:t>Dr. Stephanie Potochnic</w:t>
      </w:r>
      <w:r w:rsidR="003269B6" w:rsidRPr="003269B6">
        <w:rPr>
          <w:rFonts w:ascii="Times New Roman" w:hAnsi="Times New Roman" w:cs="Times New Roman"/>
          <w:sz w:val="24"/>
          <w:szCs w:val="24"/>
        </w:rPr>
        <w:t>k</w:t>
      </w:r>
    </w:p>
    <w:p w14:paraId="13CCCAD7"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3269B6">
        <w:rPr>
          <w:rFonts w:ascii="Times New Roman" w:hAnsi="Times New Roman" w:cs="Times New Roman"/>
          <w:sz w:val="24"/>
          <w:szCs w:val="24"/>
        </w:rPr>
        <w:t>______________________________</w:t>
      </w:r>
    </w:p>
    <w:p w14:paraId="4017D863" w14:textId="5635DB6C"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3269B6">
        <w:rPr>
          <w:rFonts w:ascii="Times New Roman" w:hAnsi="Times New Roman" w:cs="Times New Roman"/>
          <w:sz w:val="24"/>
          <w:szCs w:val="24"/>
        </w:rPr>
        <w:t>Dr. Yang Cao</w:t>
      </w:r>
    </w:p>
    <w:p w14:paraId="6DD526C1" w14:textId="77777777" w:rsidR="00A15F14"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3269B6">
        <w:rPr>
          <w:rFonts w:ascii="Times New Roman" w:hAnsi="Times New Roman" w:cs="Times New Roman"/>
          <w:sz w:val="24"/>
          <w:szCs w:val="24"/>
        </w:rPr>
        <w:t>______________________________</w:t>
      </w:r>
    </w:p>
    <w:p w14:paraId="3FB49EAB" w14:textId="6D92A2A3" w:rsidR="00DB2AEA" w:rsidRPr="003269B6" w:rsidRDefault="00A15F14"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spacing w:line="240" w:lineRule="auto"/>
        <w:ind w:firstLine="5040"/>
        <w:rPr>
          <w:rFonts w:ascii="Times New Roman" w:hAnsi="Times New Roman" w:cs="Times New Roman"/>
          <w:sz w:val="24"/>
          <w:szCs w:val="24"/>
        </w:rPr>
      </w:pPr>
      <w:r w:rsidRPr="003269B6">
        <w:rPr>
          <w:rFonts w:ascii="Times New Roman" w:hAnsi="Times New Roman" w:cs="Times New Roman"/>
          <w:sz w:val="24"/>
          <w:szCs w:val="24"/>
        </w:rPr>
        <w:t>Dr. Roslyn Mickelson</w:t>
      </w:r>
    </w:p>
    <w:p w14:paraId="0F37D2A0" w14:textId="64EEE01F" w:rsidR="00DB2AEA" w:rsidRPr="003269B6" w:rsidRDefault="003269B6" w:rsidP="003269B6">
      <w:pPr>
        <w:spacing w:line="240" w:lineRule="auto"/>
        <w:ind w:left="5040"/>
        <w:jc w:val="both"/>
        <w:rPr>
          <w:rFonts w:ascii="Times New Roman" w:hAnsi="Times New Roman" w:cs="Times New Roman"/>
          <w:sz w:val="24"/>
          <w:szCs w:val="24"/>
        </w:rPr>
      </w:pPr>
      <w:r w:rsidRPr="003269B6">
        <w:rPr>
          <w:rFonts w:ascii="Times New Roman" w:hAnsi="Times New Roman" w:cs="Times New Roman"/>
          <w:sz w:val="24"/>
          <w:szCs w:val="24"/>
        </w:rPr>
        <w:t xml:space="preserve">_________________________________   </w:t>
      </w:r>
    </w:p>
    <w:p w14:paraId="6B98090F" w14:textId="77777777" w:rsidR="00DB2AEA" w:rsidRDefault="00DB2AEA" w:rsidP="00DB2AEA"/>
    <w:p w14:paraId="42A0627C" w14:textId="77777777" w:rsidR="00DB2AEA" w:rsidRDefault="00DB2AEA" w:rsidP="00DB2AEA"/>
    <w:p w14:paraId="1DEF0764" w14:textId="77777777" w:rsidR="00DB2AEA" w:rsidRDefault="00DB2AEA" w:rsidP="00DB2AEA"/>
    <w:p w14:paraId="75FB40B8" w14:textId="77777777" w:rsidR="00DB2AEA" w:rsidRDefault="00DB2AEA" w:rsidP="00DB2AEA"/>
    <w:p w14:paraId="42EED84B" w14:textId="77777777" w:rsidR="00DB2AEA" w:rsidRDefault="00DB2AEA" w:rsidP="00DB2AEA">
      <w:pPr>
        <w:jc w:val="center"/>
      </w:pPr>
    </w:p>
    <w:p w14:paraId="5FEC7C0D" w14:textId="77777777" w:rsidR="00DB2AEA" w:rsidRDefault="00DB2AEA" w:rsidP="00DB2AEA">
      <w:pPr>
        <w:jc w:val="center"/>
      </w:pPr>
    </w:p>
    <w:p w14:paraId="0E5FF184" w14:textId="77777777" w:rsidR="00DB2AEA" w:rsidRDefault="00DB2AEA" w:rsidP="00DB2AEA">
      <w:pPr>
        <w:jc w:val="center"/>
      </w:pPr>
    </w:p>
    <w:p w14:paraId="7597A23C" w14:textId="77777777" w:rsidR="00DB2AEA" w:rsidRDefault="00DB2AEA" w:rsidP="00DB2AEA">
      <w:pPr>
        <w:jc w:val="center"/>
      </w:pPr>
    </w:p>
    <w:p w14:paraId="5BA83B43" w14:textId="77777777" w:rsidR="00DB2AEA" w:rsidRDefault="00DB2AEA" w:rsidP="00DB2AEA">
      <w:pPr>
        <w:jc w:val="center"/>
      </w:pPr>
    </w:p>
    <w:p w14:paraId="08ADF434" w14:textId="77777777" w:rsidR="00DB2AEA" w:rsidRDefault="00DB2AEA" w:rsidP="00DB2AEA">
      <w:pPr>
        <w:jc w:val="center"/>
      </w:pPr>
    </w:p>
    <w:p w14:paraId="7037F7E4" w14:textId="77777777" w:rsidR="001D0329" w:rsidRDefault="001D0329" w:rsidP="00DB2AEA">
      <w:pPr>
        <w:jc w:val="center"/>
      </w:pPr>
    </w:p>
    <w:p w14:paraId="2FF028E6" w14:textId="77777777" w:rsidR="001D0329" w:rsidRDefault="001D0329" w:rsidP="00DB2AEA">
      <w:pPr>
        <w:jc w:val="center"/>
      </w:pPr>
    </w:p>
    <w:p w14:paraId="486180C5" w14:textId="77777777" w:rsidR="001D0329" w:rsidRDefault="001D0329" w:rsidP="00DB2AEA">
      <w:pPr>
        <w:jc w:val="center"/>
      </w:pPr>
    </w:p>
    <w:p w14:paraId="1623ADE0" w14:textId="77777777" w:rsidR="001D0329" w:rsidRDefault="001D0329" w:rsidP="00DB2AEA">
      <w:pPr>
        <w:jc w:val="center"/>
      </w:pPr>
    </w:p>
    <w:p w14:paraId="263D1572" w14:textId="77777777" w:rsidR="001D0329" w:rsidRDefault="001D0329" w:rsidP="00DB2AEA">
      <w:pPr>
        <w:jc w:val="center"/>
      </w:pPr>
    </w:p>
    <w:p w14:paraId="2C26CA7B" w14:textId="77777777" w:rsidR="001D0329" w:rsidRDefault="001D0329" w:rsidP="00DB2AEA">
      <w:pPr>
        <w:jc w:val="center"/>
      </w:pPr>
    </w:p>
    <w:p w14:paraId="1D013126" w14:textId="77777777" w:rsidR="001D0329" w:rsidRDefault="001D0329" w:rsidP="00DB2AEA">
      <w:pPr>
        <w:jc w:val="center"/>
      </w:pPr>
    </w:p>
    <w:p w14:paraId="638FF26D" w14:textId="77777777" w:rsidR="001D0329" w:rsidRDefault="001D0329" w:rsidP="00DB2AEA">
      <w:pPr>
        <w:jc w:val="center"/>
      </w:pPr>
    </w:p>
    <w:p w14:paraId="4E68756C" w14:textId="77777777" w:rsidR="001D0329" w:rsidRDefault="001D0329" w:rsidP="00DB2AEA">
      <w:pPr>
        <w:jc w:val="center"/>
      </w:pPr>
    </w:p>
    <w:p w14:paraId="3C8D95A1" w14:textId="44898EAF" w:rsidR="001D0329" w:rsidRDefault="001D0329" w:rsidP="00DB2AEA">
      <w:pPr>
        <w:jc w:val="center"/>
      </w:pPr>
    </w:p>
    <w:p w14:paraId="6C33B40D" w14:textId="168F46D1" w:rsidR="00674583" w:rsidRDefault="00674583" w:rsidP="00DB2AEA">
      <w:pPr>
        <w:jc w:val="center"/>
      </w:pPr>
    </w:p>
    <w:p w14:paraId="119C8F94" w14:textId="3E3CD777" w:rsidR="00674583" w:rsidRDefault="00674583" w:rsidP="00DB2AEA">
      <w:pPr>
        <w:jc w:val="center"/>
      </w:pPr>
    </w:p>
    <w:p w14:paraId="3F22BAA2" w14:textId="325EC0DA" w:rsidR="00674583" w:rsidRDefault="00674583" w:rsidP="00DB2AEA">
      <w:pPr>
        <w:jc w:val="center"/>
      </w:pPr>
    </w:p>
    <w:p w14:paraId="78194987" w14:textId="7D26B42E" w:rsidR="00674583" w:rsidRDefault="00674583" w:rsidP="00DB2AEA">
      <w:pPr>
        <w:jc w:val="center"/>
      </w:pPr>
    </w:p>
    <w:p w14:paraId="0B2D7E67" w14:textId="77777777" w:rsidR="00674583" w:rsidRDefault="00674583" w:rsidP="00DB2AEA">
      <w:pPr>
        <w:jc w:val="center"/>
      </w:pPr>
    </w:p>
    <w:p w14:paraId="11C112EC" w14:textId="77777777" w:rsidR="00DB2AEA" w:rsidRDefault="00DB2AEA" w:rsidP="00F37BE7"/>
    <w:sdt>
      <w:sdtPr>
        <w:id w:val="1293612815"/>
        <w:placeholder>
          <w:docPart w:val="FD8EA37B693D486D9A141554004FAD90"/>
        </w:placeholder>
      </w:sdtPr>
      <w:sdtEndPr/>
      <w:sdtContent>
        <w:p w14:paraId="36FFA387" w14:textId="77777777" w:rsidR="00DB2AEA" w:rsidRDefault="00DB2AEA" w:rsidP="00DB2AEA">
          <w:pPr>
            <w:jc w:val="center"/>
          </w:pPr>
          <w:r>
            <w:t>©2022</w:t>
          </w:r>
        </w:p>
        <w:p w14:paraId="083149F0" w14:textId="77777777" w:rsidR="00DB2AEA" w:rsidRDefault="00DB2AEA" w:rsidP="00DB2AEA">
          <w:pPr>
            <w:jc w:val="center"/>
          </w:pPr>
          <w:r>
            <w:t>Paul Brayden Scholes</w:t>
          </w:r>
        </w:p>
        <w:p w14:paraId="3C06F2DB" w14:textId="412AE92C" w:rsidR="00F37BE7" w:rsidRDefault="00F37BE7" w:rsidP="00F37BE7">
          <w:pPr>
            <w:tabs>
              <w:tab w:val="center" w:pos="4680"/>
              <w:tab w:val="right" w:pos="9360"/>
            </w:tabs>
          </w:pPr>
          <w:r>
            <w:tab/>
          </w:r>
          <w:r w:rsidR="00DB2AEA">
            <w:t>ALL RIGHTS RESERVE</w:t>
          </w:r>
          <w:r w:rsidR="00951733">
            <w:t>D</w:t>
          </w:r>
          <w:r>
            <w:tab/>
          </w:r>
        </w:p>
      </w:sdtContent>
    </w:sdt>
    <w:p w14:paraId="0E0FE13F" w14:textId="6C73074B" w:rsidR="000A0E9E" w:rsidRDefault="000A0E9E"/>
    <w:p w14:paraId="1B0D1E65" w14:textId="010473C4" w:rsidR="003269B6" w:rsidRDefault="003269B6">
      <w:r>
        <w:br w:type="page"/>
      </w:r>
    </w:p>
    <w:p w14:paraId="22D9D197" w14:textId="77E834A9" w:rsidR="00F37BE7" w:rsidRDefault="00F37BE7" w:rsidP="00F37BE7">
      <w:pPr>
        <w:tabs>
          <w:tab w:val="center" w:pos="4680"/>
          <w:tab w:val="right" w:pos="9360"/>
        </w:tabs>
      </w:pPr>
    </w:p>
    <w:sdt>
      <w:sdtPr>
        <w:rPr>
          <w:rFonts w:ascii="Times New Roman" w:hAnsi="Times New Roman" w:cs="Times New Roman"/>
          <w:sz w:val="24"/>
          <w:szCs w:val="24"/>
        </w:rPr>
        <w:id w:val="1293612826"/>
        <w:placeholder>
          <w:docPart w:val="646E926DC2B34F85BD389748075E8953"/>
        </w:placeholder>
      </w:sdtPr>
      <w:sdtEndPr/>
      <w:sdtContent>
        <w:p w14:paraId="056A991D" w14:textId="77777777" w:rsidR="003269B6" w:rsidRPr="0047481D" w:rsidRDefault="003269B6" w:rsidP="003269B6">
          <w:pPr>
            <w:jc w:val="center"/>
            <w:rPr>
              <w:rFonts w:ascii="Times New Roman" w:hAnsi="Times New Roman" w:cs="Times New Roman"/>
              <w:sz w:val="24"/>
              <w:szCs w:val="24"/>
            </w:rPr>
          </w:pPr>
          <w:r w:rsidRPr="0047481D">
            <w:rPr>
              <w:rFonts w:ascii="Times New Roman" w:hAnsi="Times New Roman" w:cs="Times New Roman"/>
              <w:sz w:val="24"/>
              <w:szCs w:val="24"/>
            </w:rPr>
            <w:t>ABSTRACT</w:t>
          </w:r>
        </w:p>
      </w:sdtContent>
    </w:sdt>
    <w:p w14:paraId="658096E5" w14:textId="77777777" w:rsidR="003269B6" w:rsidRDefault="003269B6" w:rsidP="003269B6">
      <w:pPr>
        <w:rPr>
          <w:rFonts w:ascii="Times New Roman" w:hAnsi="Times New Roman" w:cs="Times New Roman"/>
          <w:sz w:val="24"/>
          <w:szCs w:val="24"/>
        </w:rPr>
      </w:pPr>
    </w:p>
    <w:p w14:paraId="1129B339" w14:textId="77777777" w:rsidR="003269B6" w:rsidRPr="0047481D" w:rsidRDefault="003269B6" w:rsidP="003269B6">
      <w:pPr>
        <w:rPr>
          <w:rFonts w:ascii="Times New Roman" w:hAnsi="Times New Roman" w:cs="Times New Roman"/>
          <w:sz w:val="24"/>
          <w:szCs w:val="24"/>
        </w:rPr>
      </w:pPr>
    </w:p>
    <w:sdt>
      <w:sdtPr>
        <w:rPr>
          <w:rFonts w:ascii="Times New Roman" w:hAnsi="Times New Roman" w:cs="Times New Roman"/>
          <w:sz w:val="24"/>
          <w:szCs w:val="24"/>
        </w:rPr>
        <w:id w:val="1293612827"/>
        <w:placeholder>
          <w:docPart w:val="646E926DC2B34F85BD389748075E8953"/>
        </w:placeholder>
      </w:sdtPr>
      <w:sdtEndPr/>
      <w:sdtContent>
        <w:p w14:paraId="07CD57FE" w14:textId="43F961B1" w:rsidR="003269B6" w:rsidRPr="0047481D" w:rsidRDefault="003269B6" w:rsidP="003269B6">
          <w:pPr>
            <w:tabs>
              <w:tab w:val="left" w:pos="-1080"/>
              <w:tab w:val="left" w:pos="-720"/>
              <w:tab w:val="left" w:pos="0"/>
              <w:tab w:val="left" w:pos="360"/>
              <w:tab w:val="left" w:pos="720"/>
              <w:tab w:val="left" w:pos="1440"/>
              <w:tab w:val="left" w:pos="2160"/>
              <w:tab w:val="left" w:pos="2880"/>
              <w:tab w:val="left" w:pos="3600"/>
              <w:tab w:val="left" w:pos="4320"/>
              <w:tab w:val="left" w:pos="5040"/>
              <w:tab w:val="left" w:pos="5400"/>
            </w:tabs>
            <w:jc w:val="center"/>
            <w:rPr>
              <w:rFonts w:ascii="Times New Roman" w:hAnsi="Times New Roman" w:cs="Times New Roman"/>
              <w:sz w:val="24"/>
              <w:szCs w:val="24"/>
            </w:rPr>
          </w:pPr>
          <w:r w:rsidRPr="0047481D">
            <w:rPr>
              <w:rFonts w:ascii="Times New Roman" w:hAnsi="Times New Roman" w:cs="Times New Roman"/>
              <w:sz w:val="24"/>
              <w:szCs w:val="24"/>
            </w:rPr>
            <w:t>Paul</w:t>
          </w:r>
          <w:r>
            <w:rPr>
              <w:rFonts w:ascii="Times New Roman" w:hAnsi="Times New Roman" w:cs="Times New Roman"/>
              <w:sz w:val="24"/>
              <w:szCs w:val="24"/>
            </w:rPr>
            <w:t xml:space="preserve"> Brayden</w:t>
          </w:r>
          <w:r w:rsidRPr="0047481D">
            <w:rPr>
              <w:rFonts w:ascii="Times New Roman" w:hAnsi="Times New Roman" w:cs="Times New Roman"/>
              <w:sz w:val="24"/>
              <w:szCs w:val="24"/>
            </w:rPr>
            <w:t xml:space="preserve"> Scholes.  How do Refugees Start from Nothing and Become Economically Self-Sufficient? (Under the direction of Dr. Stephanie Potochnick)</w:t>
          </w:r>
        </w:p>
      </w:sdtContent>
    </w:sdt>
    <w:p w14:paraId="7E01C656" w14:textId="3C2AD452" w:rsidR="00C542B5" w:rsidRDefault="003269B6" w:rsidP="003269B6">
      <w:pPr>
        <w:pStyle w:val="NormalWeb"/>
        <w:spacing w:before="240" w:beforeAutospacing="0" w:after="240" w:afterAutospacing="0" w:line="480" w:lineRule="auto"/>
        <w:ind w:firstLine="720"/>
        <w:rPr>
          <w:i/>
          <w:iCs/>
          <w:color w:val="000000"/>
        </w:rPr>
      </w:pPr>
      <w:r w:rsidRPr="0047481D">
        <w:rPr>
          <w:i/>
          <w:iCs/>
          <w:color w:val="000000"/>
        </w:rPr>
        <w:t xml:space="preserve">There are more </w:t>
      </w:r>
      <w:r>
        <w:rPr>
          <w:i/>
          <w:iCs/>
          <w:color w:val="000000"/>
        </w:rPr>
        <w:t xml:space="preserve">refugees </w:t>
      </w:r>
      <w:r w:rsidRPr="0047481D">
        <w:rPr>
          <w:i/>
          <w:iCs/>
          <w:color w:val="000000"/>
        </w:rPr>
        <w:t>globally now than at any time since WWII.</w:t>
      </w:r>
      <w:r>
        <w:rPr>
          <w:i/>
          <w:iCs/>
          <w:color w:val="000000"/>
        </w:rPr>
        <w:t xml:space="preserve"> I use Phillimore’s opportunity structures from the refugee studies literature with popular ideas from the sociology of immigration literature like New Assimilation Theory to examine three: different indicators of economic integration: (1) whether a refugee finds a job in their first year, (2) economic self-sufficiency— the non-use of public assistance programs, and (3) weekly working hours. </w:t>
      </w:r>
      <w:r w:rsidRPr="0047481D">
        <w:rPr>
          <w:i/>
          <w:iCs/>
          <w:color w:val="000000"/>
        </w:rPr>
        <w:t>Economic integration–a common concern in immigration research and refugee policy–is a multi-dimensional concept that is proof of and supports other forms of integration. The assumption is that if immigrants and refugees are able</w:t>
      </w:r>
      <w:r>
        <w:rPr>
          <w:i/>
          <w:iCs/>
          <w:color w:val="000000"/>
        </w:rPr>
        <w:t xml:space="preserve"> to achieve financial success, then they are capable of financing their other needs and personal goals. Research on refugees' economic integration, however, is limited by data availability. This study uses the Annual Survey of Refugees-- a representative, recently available dataset-- to test sociology of immigration are not blank slates, their previous experiences and human capital contribute to their economic integration. This work has implications for recent public debates, policy, and theory related to refugee resettlement: Americans have expressed renewed concern towards foreigners and their use of public assistance programs. I found that human capital and contexts both affect economic integration, though human capital may contribute more to economic integration than contexts do. With a few exceptions, I do not find evidence to suggest that refugees are blank slates when examining these outcomes</w:t>
      </w:r>
    </w:p>
    <w:sdt>
      <w:sdtPr>
        <w:id w:val="1293612831"/>
        <w:placeholder>
          <w:docPart w:val="C9118E208C57473EADC04E92F71E1DA1"/>
        </w:placeholder>
      </w:sdtPr>
      <w:sdtEndPr/>
      <w:sdtContent>
        <w:p w14:paraId="33390438" w14:textId="77777777" w:rsidR="003269B6" w:rsidRDefault="003269B6" w:rsidP="003269B6">
          <w:pPr>
            <w:spacing w:line="480" w:lineRule="auto"/>
            <w:jc w:val="center"/>
          </w:pPr>
          <w:r>
            <w:t>ACKNOWLEDGEMENTS</w:t>
          </w:r>
        </w:p>
      </w:sdtContent>
    </w:sdt>
    <w:p w14:paraId="2D639C4E" w14:textId="77777777" w:rsidR="003269B6" w:rsidRDefault="003269B6" w:rsidP="003269B6">
      <w:pPr>
        <w:spacing w:line="480" w:lineRule="auto"/>
        <w:jc w:val="center"/>
      </w:pPr>
    </w:p>
    <w:p w14:paraId="61702C82" w14:textId="77777777" w:rsidR="003269B6" w:rsidRDefault="003269B6" w:rsidP="003269B6">
      <w:pPr>
        <w:spacing w:line="480" w:lineRule="auto"/>
        <w:jc w:val="center"/>
      </w:pPr>
    </w:p>
    <w:p w14:paraId="27685EB4" w14:textId="725EB822" w:rsidR="003269B6" w:rsidRDefault="003269B6" w:rsidP="003269B6">
      <w:pPr>
        <w:spacing w:line="480" w:lineRule="auto"/>
      </w:pPr>
      <w:r>
        <w:tab/>
      </w:r>
      <w:sdt>
        <w:sdtPr>
          <w:id w:val="1293612832"/>
          <w:placeholder>
            <w:docPart w:val="C9118E208C57473EADC04E92F71E1DA1"/>
          </w:placeholder>
        </w:sdtPr>
        <w:sdtEndPr/>
        <w:sdtContent>
          <w:r>
            <w:t>First, I would like to acknowledge the efforts and hours invested by my thesis committee: Dr. Stephanie Pot</w:t>
          </w:r>
          <w:r w:rsidR="000D3191">
            <w:t>o</w:t>
          </w:r>
          <w:r>
            <w:t xml:space="preserve">chnick, Dr. Yang Cao, and Dr. Roslyn Mickelson. I would also like to acknowledge the insights contributed by my friends, Patrick Frank and Aly Wong. Next, a moment to appreciate the Annual Survey of Refugees and the efforts of the many people who maintain and contribute to the survey. I received generous support from the Thomas E Reynolds Graduate Student Research Award, the Michael A Pearson Scholarship, and the Don Lavoie Fellowship from the </w:t>
          </w:r>
          <w:proofErr w:type="spellStart"/>
          <w:r>
            <w:t>Mercatus</w:t>
          </w:r>
          <w:proofErr w:type="spellEnd"/>
          <w:r>
            <w:t xml:space="preserve"> Center at George Mason University.</w:t>
          </w:r>
        </w:sdtContent>
      </w:sdt>
    </w:p>
    <w:p w14:paraId="045F1117" w14:textId="47E69A75" w:rsidR="003269B6" w:rsidRDefault="003269B6" w:rsidP="003269B6">
      <w:pPr>
        <w:rPr>
          <w:i/>
          <w:iCs/>
          <w:color w:val="000000"/>
        </w:rPr>
      </w:pPr>
    </w:p>
    <w:p w14:paraId="74C042BB" w14:textId="0ECD0409" w:rsidR="003269B6" w:rsidRDefault="003269B6" w:rsidP="003269B6">
      <w:pPr>
        <w:rPr>
          <w:rFonts w:ascii="Times New Roman" w:eastAsia="Times New Roman" w:hAnsi="Times New Roman" w:cs="Times New Roman"/>
          <w:i/>
          <w:iCs/>
          <w:color w:val="000000"/>
          <w:sz w:val="24"/>
          <w:szCs w:val="24"/>
        </w:rPr>
      </w:pPr>
    </w:p>
    <w:p w14:paraId="6A2089BC" w14:textId="7D50E189" w:rsidR="003269B6" w:rsidRDefault="003269B6">
      <w:pP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br w:type="page"/>
      </w:r>
    </w:p>
    <w:sdt>
      <w:sdtPr>
        <w:rPr>
          <w:rFonts w:asciiTheme="minorHAnsi" w:eastAsiaTheme="minorHAnsi" w:hAnsiTheme="minorHAnsi" w:cstheme="minorBidi"/>
          <w:color w:val="auto"/>
          <w:sz w:val="22"/>
          <w:szCs w:val="22"/>
        </w:rPr>
        <w:id w:val="-2146192518"/>
        <w:docPartObj>
          <w:docPartGallery w:val="Table of Contents"/>
          <w:docPartUnique/>
        </w:docPartObj>
      </w:sdtPr>
      <w:sdtEndPr>
        <w:rPr>
          <w:b/>
          <w:bCs/>
          <w:noProof/>
        </w:rPr>
      </w:sdtEndPr>
      <w:sdtContent>
        <w:p w14:paraId="29D9520A" w14:textId="26119FF8" w:rsidR="00715AA7" w:rsidRDefault="00715AA7" w:rsidP="00715AA7">
          <w:pPr>
            <w:pStyle w:val="TOCHeading"/>
            <w:jc w:val="center"/>
          </w:pPr>
          <w:r>
            <w:t>TABLE OF CONTENTS</w:t>
          </w:r>
        </w:p>
        <w:p w14:paraId="3B009D87" w14:textId="357AE727" w:rsidR="006A7CCE" w:rsidRDefault="00715AA7">
          <w:pPr>
            <w:pStyle w:val="TOC1"/>
            <w:tabs>
              <w:tab w:val="right" w:leader="dot" w:pos="9350"/>
            </w:tabs>
            <w:rPr>
              <w:rFonts w:cstheme="minorBidi"/>
              <w:noProof/>
            </w:rPr>
          </w:pPr>
          <w:r>
            <w:fldChar w:fldCharType="begin"/>
          </w:r>
          <w:r>
            <w:instrText xml:space="preserve"> TOC \o "1-3" \h \z \u </w:instrText>
          </w:r>
          <w:r>
            <w:fldChar w:fldCharType="separate"/>
          </w:r>
          <w:hyperlink w:anchor="_Toc101544032" w:history="1">
            <w:r w:rsidR="006A7CCE" w:rsidRPr="000D30A4">
              <w:rPr>
                <w:rStyle w:val="Hyperlink"/>
                <w:rFonts w:eastAsiaTheme="minorHAnsi"/>
                <w:noProof/>
              </w:rPr>
              <w:t>LIST OF TABLES</w:t>
            </w:r>
            <w:r w:rsidR="006A7CCE">
              <w:rPr>
                <w:noProof/>
                <w:webHidden/>
              </w:rPr>
              <w:tab/>
            </w:r>
            <w:r w:rsidR="006A7CCE">
              <w:rPr>
                <w:noProof/>
                <w:webHidden/>
              </w:rPr>
              <w:fldChar w:fldCharType="begin"/>
            </w:r>
            <w:r w:rsidR="006A7CCE">
              <w:rPr>
                <w:noProof/>
                <w:webHidden/>
              </w:rPr>
              <w:instrText xml:space="preserve"> PAGEREF _Toc101544032 \h </w:instrText>
            </w:r>
            <w:r w:rsidR="006A7CCE">
              <w:rPr>
                <w:noProof/>
                <w:webHidden/>
              </w:rPr>
            </w:r>
            <w:r w:rsidR="006A7CCE">
              <w:rPr>
                <w:noProof/>
                <w:webHidden/>
              </w:rPr>
              <w:fldChar w:fldCharType="separate"/>
            </w:r>
            <w:r w:rsidR="006A7CCE">
              <w:rPr>
                <w:noProof/>
                <w:webHidden/>
              </w:rPr>
              <w:t>vii</w:t>
            </w:r>
            <w:r w:rsidR="006A7CCE">
              <w:rPr>
                <w:noProof/>
                <w:webHidden/>
              </w:rPr>
              <w:fldChar w:fldCharType="end"/>
            </w:r>
          </w:hyperlink>
        </w:p>
        <w:p w14:paraId="21A82993" w14:textId="4A5DFE8D" w:rsidR="006A7CCE" w:rsidRDefault="009C5FA2">
          <w:pPr>
            <w:pStyle w:val="TOC1"/>
            <w:tabs>
              <w:tab w:val="right" w:leader="dot" w:pos="9350"/>
            </w:tabs>
            <w:rPr>
              <w:rFonts w:cstheme="minorBidi"/>
              <w:noProof/>
            </w:rPr>
          </w:pPr>
          <w:hyperlink w:anchor="_Toc101544033" w:history="1">
            <w:r w:rsidR="006A7CCE" w:rsidRPr="000D30A4">
              <w:rPr>
                <w:rStyle w:val="Hyperlink"/>
                <w:rFonts w:eastAsiaTheme="minorHAnsi"/>
                <w:noProof/>
              </w:rPr>
              <w:t>LIST OF FIGURES</w:t>
            </w:r>
            <w:r w:rsidR="006A7CCE">
              <w:rPr>
                <w:noProof/>
                <w:webHidden/>
              </w:rPr>
              <w:tab/>
            </w:r>
            <w:r w:rsidR="006A7CCE">
              <w:rPr>
                <w:noProof/>
                <w:webHidden/>
              </w:rPr>
              <w:fldChar w:fldCharType="begin"/>
            </w:r>
            <w:r w:rsidR="006A7CCE">
              <w:rPr>
                <w:noProof/>
                <w:webHidden/>
              </w:rPr>
              <w:instrText xml:space="preserve"> PAGEREF _Toc101544033 \h </w:instrText>
            </w:r>
            <w:r w:rsidR="006A7CCE">
              <w:rPr>
                <w:noProof/>
                <w:webHidden/>
              </w:rPr>
            </w:r>
            <w:r w:rsidR="006A7CCE">
              <w:rPr>
                <w:noProof/>
                <w:webHidden/>
              </w:rPr>
              <w:fldChar w:fldCharType="separate"/>
            </w:r>
            <w:r w:rsidR="006A7CCE">
              <w:rPr>
                <w:noProof/>
                <w:webHidden/>
              </w:rPr>
              <w:t>viii</w:t>
            </w:r>
            <w:r w:rsidR="006A7CCE">
              <w:rPr>
                <w:noProof/>
                <w:webHidden/>
              </w:rPr>
              <w:fldChar w:fldCharType="end"/>
            </w:r>
          </w:hyperlink>
        </w:p>
        <w:p w14:paraId="4B4FA499" w14:textId="1ECA3E79" w:rsidR="006A7CCE" w:rsidRDefault="009C5FA2">
          <w:pPr>
            <w:pStyle w:val="TOC1"/>
            <w:tabs>
              <w:tab w:val="right" w:leader="dot" w:pos="9350"/>
            </w:tabs>
            <w:rPr>
              <w:rFonts w:cstheme="minorBidi"/>
              <w:noProof/>
            </w:rPr>
          </w:pPr>
          <w:hyperlink w:anchor="_Toc101544034" w:history="1">
            <w:r w:rsidR="006A7CCE" w:rsidRPr="000D30A4">
              <w:rPr>
                <w:rStyle w:val="Hyperlink"/>
                <w:noProof/>
              </w:rPr>
              <w:t>BACKGROUND ON REFUGEES &amp; THE US FEDERAL GOVERNMENT REFUGEE RESETTLEMENT SYSTEM</w:t>
            </w:r>
            <w:r w:rsidR="006A7CCE">
              <w:rPr>
                <w:noProof/>
                <w:webHidden/>
              </w:rPr>
              <w:tab/>
            </w:r>
            <w:r w:rsidR="006A7CCE">
              <w:rPr>
                <w:noProof/>
                <w:webHidden/>
              </w:rPr>
              <w:fldChar w:fldCharType="begin"/>
            </w:r>
            <w:r w:rsidR="006A7CCE">
              <w:rPr>
                <w:noProof/>
                <w:webHidden/>
              </w:rPr>
              <w:instrText xml:space="preserve"> PAGEREF _Toc101544034 \h </w:instrText>
            </w:r>
            <w:r w:rsidR="006A7CCE">
              <w:rPr>
                <w:noProof/>
                <w:webHidden/>
              </w:rPr>
            </w:r>
            <w:r w:rsidR="006A7CCE">
              <w:rPr>
                <w:noProof/>
                <w:webHidden/>
              </w:rPr>
              <w:fldChar w:fldCharType="separate"/>
            </w:r>
            <w:r w:rsidR="006A7CCE">
              <w:rPr>
                <w:noProof/>
                <w:webHidden/>
              </w:rPr>
              <w:t>2</w:t>
            </w:r>
            <w:r w:rsidR="006A7CCE">
              <w:rPr>
                <w:noProof/>
                <w:webHidden/>
              </w:rPr>
              <w:fldChar w:fldCharType="end"/>
            </w:r>
          </w:hyperlink>
        </w:p>
        <w:p w14:paraId="496A6443" w14:textId="08F5C7AE" w:rsidR="006A7CCE" w:rsidRDefault="009C5FA2">
          <w:pPr>
            <w:pStyle w:val="TOC2"/>
            <w:tabs>
              <w:tab w:val="right" w:leader="dot" w:pos="9350"/>
            </w:tabs>
            <w:rPr>
              <w:rFonts w:cstheme="minorBidi"/>
              <w:noProof/>
            </w:rPr>
          </w:pPr>
          <w:hyperlink w:anchor="_Toc101544035" w:history="1">
            <w:r w:rsidR="006A7CCE" w:rsidRPr="000D30A4">
              <w:rPr>
                <w:rStyle w:val="Hyperlink"/>
                <w:noProof/>
              </w:rPr>
              <w:t>The Diverse Origins of Refugees in the U.S.</w:t>
            </w:r>
            <w:r w:rsidR="006A7CCE">
              <w:rPr>
                <w:noProof/>
                <w:webHidden/>
              </w:rPr>
              <w:tab/>
            </w:r>
            <w:r w:rsidR="006A7CCE">
              <w:rPr>
                <w:noProof/>
                <w:webHidden/>
              </w:rPr>
              <w:fldChar w:fldCharType="begin"/>
            </w:r>
            <w:r w:rsidR="006A7CCE">
              <w:rPr>
                <w:noProof/>
                <w:webHidden/>
              </w:rPr>
              <w:instrText xml:space="preserve"> PAGEREF _Toc101544035 \h </w:instrText>
            </w:r>
            <w:r w:rsidR="006A7CCE">
              <w:rPr>
                <w:noProof/>
                <w:webHidden/>
              </w:rPr>
            </w:r>
            <w:r w:rsidR="006A7CCE">
              <w:rPr>
                <w:noProof/>
                <w:webHidden/>
              </w:rPr>
              <w:fldChar w:fldCharType="separate"/>
            </w:r>
            <w:r w:rsidR="006A7CCE">
              <w:rPr>
                <w:noProof/>
                <w:webHidden/>
              </w:rPr>
              <w:t>5</w:t>
            </w:r>
            <w:r w:rsidR="006A7CCE">
              <w:rPr>
                <w:noProof/>
                <w:webHidden/>
              </w:rPr>
              <w:fldChar w:fldCharType="end"/>
            </w:r>
          </w:hyperlink>
        </w:p>
        <w:p w14:paraId="119540A6" w14:textId="3BF88841" w:rsidR="006A7CCE" w:rsidRDefault="009C5FA2">
          <w:pPr>
            <w:pStyle w:val="TOC1"/>
            <w:tabs>
              <w:tab w:val="right" w:leader="dot" w:pos="9350"/>
            </w:tabs>
            <w:rPr>
              <w:rFonts w:cstheme="minorBidi"/>
              <w:noProof/>
            </w:rPr>
          </w:pPr>
          <w:hyperlink w:anchor="_Toc101544036" w:history="1">
            <w:r w:rsidR="006A7CCE" w:rsidRPr="000D30A4">
              <w:rPr>
                <w:rStyle w:val="Hyperlink"/>
                <w:noProof/>
              </w:rPr>
              <w:t>REFUGEE ECONOMIC INTEGRATION: INDICATORS &amp; DATA LIMITATIONS</w:t>
            </w:r>
            <w:r w:rsidR="006A7CCE">
              <w:rPr>
                <w:noProof/>
                <w:webHidden/>
              </w:rPr>
              <w:tab/>
            </w:r>
            <w:r w:rsidR="006A7CCE">
              <w:rPr>
                <w:noProof/>
                <w:webHidden/>
              </w:rPr>
              <w:fldChar w:fldCharType="begin"/>
            </w:r>
            <w:r w:rsidR="006A7CCE">
              <w:rPr>
                <w:noProof/>
                <w:webHidden/>
              </w:rPr>
              <w:instrText xml:space="preserve"> PAGEREF _Toc101544036 \h </w:instrText>
            </w:r>
            <w:r w:rsidR="006A7CCE">
              <w:rPr>
                <w:noProof/>
                <w:webHidden/>
              </w:rPr>
            </w:r>
            <w:r w:rsidR="006A7CCE">
              <w:rPr>
                <w:noProof/>
                <w:webHidden/>
              </w:rPr>
              <w:fldChar w:fldCharType="separate"/>
            </w:r>
            <w:r w:rsidR="006A7CCE">
              <w:rPr>
                <w:noProof/>
                <w:webHidden/>
              </w:rPr>
              <w:t>7</w:t>
            </w:r>
            <w:r w:rsidR="006A7CCE">
              <w:rPr>
                <w:noProof/>
                <w:webHidden/>
              </w:rPr>
              <w:fldChar w:fldCharType="end"/>
            </w:r>
          </w:hyperlink>
        </w:p>
        <w:p w14:paraId="25DDDFC5" w14:textId="5D8A018D" w:rsidR="006A7CCE" w:rsidRDefault="009C5FA2">
          <w:pPr>
            <w:pStyle w:val="TOC2"/>
            <w:tabs>
              <w:tab w:val="right" w:leader="dot" w:pos="9350"/>
            </w:tabs>
            <w:rPr>
              <w:rFonts w:cstheme="minorBidi"/>
              <w:noProof/>
            </w:rPr>
          </w:pPr>
          <w:hyperlink w:anchor="_Toc101544037" w:history="1">
            <w:r w:rsidR="006A7CCE" w:rsidRPr="000D30A4">
              <w:rPr>
                <w:rStyle w:val="Hyperlink"/>
                <w:noProof/>
              </w:rPr>
              <w:t>Three Indicators of Economic Integration Used in this Study</w:t>
            </w:r>
            <w:r w:rsidR="006A7CCE">
              <w:rPr>
                <w:noProof/>
                <w:webHidden/>
              </w:rPr>
              <w:tab/>
            </w:r>
            <w:r w:rsidR="006A7CCE">
              <w:rPr>
                <w:noProof/>
                <w:webHidden/>
              </w:rPr>
              <w:fldChar w:fldCharType="begin"/>
            </w:r>
            <w:r w:rsidR="006A7CCE">
              <w:rPr>
                <w:noProof/>
                <w:webHidden/>
              </w:rPr>
              <w:instrText xml:space="preserve"> PAGEREF _Toc101544037 \h </w:instrText>
            </w:r>
            <w:r w:rsidR="006A7CCE">
              <w:rPr>
                <w:noProof/>
                <w:webHidden/>
              </w:rPr>
            </w:r>
            <w:r w:rsidR="006A7CCE">
              <w:rPr>
                <w:noProof/>
                <w:webHidden/>
              </w:rPr>
              <w:fldChar w:fldCharType="separate"/>
            </w:r>
            <w:r w:rsidR="006A7CCE">
              <w:rPr>
                <w:noProof/>
                <w:webHidden/>
              </w:rPr>
              <w:t>10</w:t>
            </w:r>
            <w:r w:rsidR="006A7CCE">
              <w:rPr>
                <w:noProof/>
                <w:webHidden/>
              </w:rPr>
              <w:fldChar w:fldCharType="end"/>
            </w:r>
          </w:hyperlink>
        </w:p>
        <w:p w14:paraId="4BDE5CA3" w14:textId="1C3D950A" w:rsidR="006A7CCE" w:rsidRDefault="009C5FA2">
          <w:pPr>
            <w:pStyle w:val="TOC1"/>
            <w:tabs>
              <w:tab w:val="right" w:leader="dot" w:pos="9350"/>
            </w:tabs>
            <w:rPr>
              <w:rFonts w:cstheme="minorBidi"/>
              <w:noProof/>
            </w:rPr>
          </w:pPr>
          <w:hyperlink w:anchor="_Toc101544038" w:history="1">
            <w:r w:rsidR="006A7CCE" w:rsidRPr="000D30A4">
              <w:rPr>
                <w:rStyle w:val="Hyperlink"/>
                <w:noProof/>
              </w:rPr>
              <w:t>ECONOMIC INTEGRATION THEORY &amp; PREDICTORS</w:t>
            </w:r>
            <w:r w:rsidR="006A7CCE">
              <w:rPr>
                <w:noProof/>
                <w:webHidden/>
              </w:rPr>
              <w:tab/>
            </w:r>
            <w:r w:rsidR="006A7CCE">
              <w:rPr>
                <w:noProof/>
                <w:webHidden/>
              </w:rPr>
              <w:fldChar w:fldCharType="begin"/>
            </w:r>
            <w:r w:rsidR="006A7CCE">
              <w:rPr>
                <w:noProof/>
                <w:webHidden/>
              </w:rPr>
              <w:instrText xml:space="preserve"> PAGEREF _Toc101544038 \h </w:instrText>
            </w:r>
            <w:r w:rsidR="006A7CCE">
              <w:rPr>
                <w:noProof/>
                <w:webHidden/>
              </w:rPr>
            </w:r>
            <w:r w:rsidR="006A7CCE">
              <w:rPr>
                <w:noProof/>
                <w:webHidden/>
              </w:rPr>
              <w:fldChar w:fldCharType="separate"/>
            </w:r>
            <w:r w:rsidR="006A7CCE">
              <w:rPr>
                <w:noProof/>
                <w:webHidden/>
              </w:rPr>
              <w:t>11</w:t>
            </w:r>
            <w:r w:rsidR="006A7CCE">
              <w:rPr>
                <w:noProof/>
                <w:webHidden/>
              </w:rPr>
              <w:fldChar w:fldCharType="end"/>
            </w:r>
          </w:hyperlink>
        </w:p>
        <w:p w14:paraId="2C94AB6A" w14:textId="7B71EEA9" w:rsidR="006A7CCE" w:rsidRDefault="009C5FA2">
          <w:pPr>
            <w:pStyle w:val="TOC2"/>
            <w:tabs>
              <w:tab w:val="right" w:leader="dot" w:pos="9350"/>
            </w:tabs>
            <w:rPr>
              <w:rFonts w:cstheme="minorBidi"/>
              <w:noProof/>
            </w:rPr>
          </w:pPr>
          <w:hyperlink w:anchor="_Toc101544039" w:history="1">
            <w:r w:rsidR="006A7CCE" w:rsidRPr="000D30A4">
              <w:rPr>
                <w:rStyle w:val="Hyperlink"/>
                <w:noProof/>
              </w:rPr>
              <w:t>Pre-Migration Human Capital</w:t>
            </w:r>
            <w:r w:rsidR="006A7CCE">
              <w:rPr>
                <w:noProof/>
                <w:webHidden/>
              </w:rPr>
              <w:tab/>
            </w:r>
            <w:r w:rsidR="006A7CCE">
              <w:rPr>
                <w:noProof/>
                <w:webHidden/>
              </w:rPr>
              <w:fldChar w:fldCharType="begin"/>
            </w:r>
            <w:r w:rsidR="006A7CCE">
              <w:rPr>
                <w:noProof/>
                <w:webHidden/>
              </w:rPr>
              <w:instrText xml:space="preserve"> PAGEREF _Toc101544039 \h </w:instrText>
            </w:r>
            <w:r w:rsidR="006A7CCE">
              <w:rPr>
                <w:noProof/>
                <w:webHidden/>
              </w:rPr>
            </w:r>
            <w:r w:rsidR="006A7CCE">
              <w:rPr>
                <w:noProof/>
                <w:webHidden/>
              </w:rPr>
              <w:fldChar w:fldCharType="separate"/>
            </w:r>
            <w:r w:rsidR="006A7CCE">
              <w:rPr>
                <w:noProof/>
                <w:webHidden/>
              </w:rPr>
              <w:t>12</w:t>
            </w:r>
            <w:r w:rsidR="006A7CCE">
              <w:rPr>
                <w:noProof/>
                <w:webHidden/>
              </w:rPr>
              <w:fldChar w:fldCharType="end"/>
            </w:r>
          </w:hyperlink>
        </w:p>
        <w:p w14:paraId="5E80BEF3" w14:textId="05779133" w:rsidR="006A7CCE" w:rsidRDefault="009C5FA2">
          <w:pPr>
            <w:pStyle w:val="TOC2"/>
            <w:tabs>
              <w:tab w:val="right" w:leader="dot" w:pos="9350"/>
            </w:tabs>
            <w:rPr>
              <w:rFonts w:cstheme="minorBidi"/>
              <w:noProof/>
            </w:rPr>
          </w:pPr>
          <w:hyperlink w:anchor="_Toc101544040" w:history="1">
            <w:r w:rsidR="006A7CCE" w:rsidRPr="000D30A4">
              <w:rPr>
                <w:rStyle w:val="Hyperlink"/>
                <w:noProof/>
              </w:rPr>
              <w:t>Post-Migration Human Capital</w:t>
            </w:r>
            <w:r w:rsidR="006A7CCE">
              <w:rPr>
                <w:noProof/>
                <w:webHidden/>
              </w:rPr>
              <w:tab/>
            </w:r>
            <w:r w:rsidR="006A7CCE">
              <w:rPr>
                <w:noProof/>
                <w:webHidden/>
              </w:rPr>
              <w:fldChar w:fldCharType="begin"/>
            </w:r>
            <w:r w:rsidR="006A7CCE">
              <w:rPr>
                <w:noProof/>
                <w:webHidden/>
              </w:rPr>
              <w:instrText xml:space="preserve"> PAGEREF _Toc101544040 \h </w:instrText>
            </w:r>
            <w:r w:rsidR="006A7CCE">
              <w:rPr>
                <w:noProof/>
                <w:webHidden/>
              </w:rPr>
            </w:r>
            <w:r w:rsidR="006A7CCE">
              <w:rPr>
                <w:noProof/>
                <w:webHidden/>
              </w:rPr>
              <w:fldChar w:fldCharType="separate"/>
            </w:r>
            <w:r w:rsidR="006A7CCE">
              <w:rPr>
                <w:noProof/>
                <w:webHidden/>
              </w:rPr>
              <w:t>13</w:t>
            </w:r>
            <w:r w:rsidR="006A7CCE">
              <w:rPr>
                <w:noProof/>
                <w:webHidden/>
              </w:rPr>
              <w:fldChar w:fldCharType="end"/>
            </w:r>
          </w:hyperlink>
        </w:p>
        <w:p w14:paraId="0C2A4806" w14:textId="503003DB" w:rsidR="006A7CCE" w:rsidRDefault="009C5FA2">
          <w:pPr>
            <w:pStyle w:val="TOC2"/>
            <w:tabs>
              <w:tab w:val="right" w:leader="dot" w:pos="9350"/>
            </w:tabs>
            <w:rPr>
              <w:rFonts w:cstheme="minorBidi"/>
              <w:noProof/>
            </w:rPr>
          </w:pPr>
          <w:hyperlink w:anchor="_Toc101544041" w:history="1">
            <w:r w:rsidR="006A7CCE" w:rsidRPr="000D30A4">
              <w:rPr>
                <w:rStyle w:val="Hyperlink"/>
                <w:noProof/>
              </w:rPr>
              <w:t>Pre-Migration Context</w:t>
            </w:r>
            <w:r w:rsidR="006A7CCE">
              <w:rPr>
                <w:noProof/>
                <w:webHidden/>
              </w:rPr>
              <w:tab/>
            </w:r>
            <w:r w:rsidR="006A7CCE">
              <w:rPr>
                <w:noProof/>
                <w:webHidden/>
              </w:rPr>
              <w:fldChar w:fldCharType="begin"/>
            </w:r>
            <w:r w:rsidR="006A7CCE">
              <w:rPr>
                <w:noProof/>
                <w:webHidden/>
              </w:rPr>
              <w:instrText xml:space="preserve"> PAGEREF _Toc101544041 \h </w:instrText>
            </w:r>
            <w:r w:rsidR="006A7CCE">
              <w:rPr>
                <w:noProof/>
                <w:webHidden/>
              </w:rPr>
            </w:r>
            <w:r w:rsidR="006A7CCE">
              <w:rPr>
                <w:noProof/>
                <w:webHidden/>
              </w:rPr>
              <w:fldChar w:fldCharType="separate"/>
            </w:r>
            <w:r w:rsidR="006A7CCE">
              <w:rPr>
                <w:noProof/>
                <w:webHidden/>
              </w:rPr>
              <w:t>14</w:t>
            </w:r>
            <w:r w:rsidR="006A7CCE">
              <w:rPr>
                <w:noProof/>
                <w:webHidden/>
              </w:rPr>
              <w:fldChar w:fldCharType="end"/>
            </w:r>
          </w:hyperlink>
        </w:p>
        <w:p w14:paraId="4D19B631" w14:textId="35928B9C" w:rsidR="006A7CCE" w:rsidRDefault="009C5FA2">
          <w:pPr>
            <w:pStyle w:val="TOC2"/>
            <w:tabs>
              <w:tab w:val="right" w:leader="dot" w:pos="9350"/>
            </w:tabs>
            <w:rPr>
              <w:rFonts w:cstheme="minorBidi"/>
              <w:noProof/>
            </w:rPr>
          </w:pPr>
          <w:hyperlink w:anchor="_Toc101544042" w:history="1">
            <w:r w:rsidR="006A7CCE" w:rsidRPr="000D30A4">
              <w:rPr>
                <w:rStyle w:val="Hyperlink"/>
                <w:noProof/>
              </w:rPr>
              <w:t>Post-Migration Context</w:t>
            </w:r>
            <w:r w:rsidR="006A7CCE">
              <w:rPr>
                <w:noProof/>
                <w:webHidden/>
              </w:rPr>
              <w:tab/>
            </w:r>
            <w:r w:rsidR="006A7CCE">
              <w:rPr>
                <w:noProof/>
                <w:webHidden/>
              </w:rPr>
              <w:fldChar w:fldCharType="begin"/>
            </w:r>
            <w:r w:rsidR="006A7CCE">
              <w:rPr>
                <w:noProof/>
                <w:webHidden/>
              </w:rPr>
              <w:instrText xml:space="preserve"> PAGEREF _Toc101544042 \h </w:instrText>
            </w:r>
            <w:r w:rsidR="006A7CCE">
              <w:rPr>
                <w:noProof/>
                <w:webHidden/>
              </w:rPr>
            </w:r>
            <w:r w:rsidR="006A7CCE">
              <w:rPr>
                <w:noProof/>
                <w:webHidden/>
              </w:rPr>
              <w:fldChar w:fldCharType="separate"/>
            </w:r>
            <w:r w:rsidR="006A7CCE">
              <w:rPr>
                <w:noProof/>
                <w:webHidden/>
              </w:rPr>
              <w:t>15</w:t>
            </w:r>
            <w:r w:rsidR="006A7CCE">
              <w:rPr>
                <w:noProof/>
                <w:webHidden/>
              </w:rPr>
              <w:fldChar w:fldCharType="end"/>
            </w:r>
          </w:hyperlink>
        </w:p>
        <w:p w14:paraId="6E6F4F7D" w14:textId="07A0EC13" w:rsidR="006A7CCE" w:rsidRDefault="009C5FA2">
          <w:pPr>
            <w:pStyle w:val="TOC3"/>
            <w:tabs>
              <w:tab w:val="right" w:leader="dot" w:pos="9350"/>
            </w:tabs>
            <w:rPr>
              <w:rFonts w:cstheme="minorBidi"/>
              <w:noProof/>
            </w:rPr>
          </w:pPr>
          <w:hyperlink w:anchor="_Toc101544043" w:history="1">
            <w:r w:rsidR="006A7CCE" w:rsidRPr="000D30A4">
              <w:rPr>
                <w:rStyle w:val="Hyperlink"/>
                <w:noProof/>
              </w:rPr>
              <w:t>Locality.</w:t>
            </w:r>
            <w:r w:rsidR="006A7CCE">
              <w:rPr>
                <w:noProof/>
                <w:webHidden/>
              </w:rPr>
              <w:tab/>
            </w:r>
            <w:r w:rsidR="006A7CCE">
              <w:rPr>
                <w:noProof/>
                <w:webHidden/>
              </w:rPr>
              <w:fldChar w:fldCharType="begin"/>
            </w:r>
            <w:r w:rsidR="006A7CCE">
              <w:rPr>
                <w:noProof/>
                <w:webHidden/>
              </w:rPr>
              <w:instrText xml:space="preserve"> PAGEREF _Toc101544043 \h </w:instrText>
            </w:r>
            <w:r w:rsidR="006A7CCE">
              <w:rPr>
                <w:noProof/>
                <w:webHidden/>
              </w:rPr>
            </w:r>
            <w:r w:rsidR="006A7CCE">
              <w:rPr>
                <w:noProof/>
                <w:webHidden/>
              </w:rPr>
              <w:fldChar w:fldCharType="separate"/>
            </w:r>
            <w:r w:rsidR="006A7CCE">
              <w:rPr>
                <w:noProof/>
                <w:webHidden/>
              </w:rPr>
              <w:t>16</w:t>
            </w:r>
            <w:r w:rsidR="006A7CCE">
              <w:rPr>
                <w:noProof/>
                <w:webHidden/>
              </w:rPr>
              <w:fldChar w:fldCharType="end"/>
            </w:r>
          </w:hyperlink>
        </w:p>
        <w:p w14:paraId="3F495882" w14:textId="6F4B650F" w:rsidR="006A7CCE" w:rsidRDefault="009C5FA2">
          <w:pPr>
            <w:pStyle w:val="TOC3"/>
            <w:tabs>
              <w:tab w:val="right" w:leader="dot" w:pos="9350"/>
            </w:tabs>
            <w:rPr>
              <w:rFonts w:cstheme="minorBidi"/>
              <w:noProof/>
            </w:rPr>
          </w:pPr>
          <w:hyperlink w:anchor="_Toc101544044" w:history="1">
            <w:r w:rsidR="006A7CCE" w:rsidRPr="000D30A4">
              <w:rPr>
                <w:rStyle w:val="Hyperlink"/>
                <w:noProof/>
              </w:rPr>
              <w:t>Discourse.</w:t>
            </w:r>
            <w:r w:rsidR="006A7CCE">
              <w:rPr>
                <w:noProof/>
                <w:webHidden/>
              </w:rPr>
              <w:tab/>
            </w:r>
            <w:r w:rsidR="006A7CCE">
              <w:rPr>
                <w:noProof/>
                <w:webHidden/>
              </w:rPr>
              <w:fldChar w:fldCharType="begin"/>
            </w:r>
            <w:r w:rsidR="006A7CCE">
              <w:rPr>
                <w:noProof/>
                <w:webHidden/>
              </w:rPr>
              <w:instrText xml:space="preserve"> PAGEREF _Toc101544044 \h </w:instrText>
            </w:r>
            <w:r w:rsidR="006A7CCE">
              <w:rPr>
                <w:noProof/>
                <w:webHidden/>
              </w:rPr>
            </w:r>
            <w:r w:rsidR="006A7CCE">
              <w:rPr>
                <w:noProof/>
                <w:webHidden/>
              </w:rPr>
              <w:fldChar w:fldCharType="separate"/>
            </w:r>
            <w:r w:rsidR="006A7CCE">
              <w:rPr>
                <w:noProof/>
                <w:webHidden/>
              </w:rPr>
              <w:t>16</w:t>
            </w:r>
            <w:r w:rsidR="006A7CCE">
              <w:rPr>
                <w:noProof/>
                <w:webHidden/>
              </w:rPr>
              <w:fldChar w:fldCharType="end"/>
            </w:r>
          </w:hyperlink>
        </w:p>
        <w:p w14:paraId="7BD554DB" w14:textId="7504C452" w:rsidR="006A7CCE" w:rsidRDefault="009C5FA2">
          <w:pPr>
            <w:pStyle w:val="TOC3"/>
            <w:tabs>
              <w:tab w:val="right" w:leader="dot" w:pos="9350"/>
            </w:tabs>
            <w:rPr>
              <w:rFonts w:cstheme="minorBidi"/>
              <w:noProof/>
            </w:rPr>
          </w:pPr>
          <w:hyperlink w:anchor="_Toc101544045" w:history="1">
            <w:r w:rsidR="006A7CCE" w:rsidRPr="000D30A4">
              <w:rPr>
                <w:rStyle w:val="Hyperlink"/>
                <w:noProof/>
              </w:rPr>
              <w:t>Relations</w:t>
            </w:r>
            <w:r w:rsidR="006A7CCE">
              <w:rPr>
                <w:noProof/>
                <w:webHidden/>
              </w:rPr>
              <w:tab/>
            </w:r>
            <w:r w:rsidR="006A7CCE">
              <w:rPr>
                <w:noProof/>
                <w:webHidden/>
              </w:rPr>
              <w:fldChar w:fldCharType="begin"/>
            </w:r>
            <w:r w:rsidR="006A7CCE">
              <w:rPr>
                <w:noProof/>
                <w:webHidden/>
              </w:rPr>
              <w:instrText xml:space="preserve"> PAGEREF _Toc101544045 \h </w:instrText>
            </w:r>
            <w:r w:rsidR="006A7CCE">
              <w:rPr>
                <w:noProof/>
                <w:webHidden/>
              </w:rPr>
            </w:r>
            <w:r w:rsidR="006A7CCE">
              <w:rPr>
                <w:noProof/>
                <w:webHidden/>
              </w:rPr>
              <w:fldChar w:fldCharType="separate"/>
            </w:r>
            <w:r w:rsidR="006A7CCE">
              <w:rPr>
                <w:noProof/>
                <w:webHidden/>
              </w:rPr>
              <w:t>17</w:t>
            </w:r>
            <w:r w:rsidR="006A7CCE">
              <w:rPr>
                <w:noProof/>
                <w:webHidden/>
              </w:rPr>
              <w:fldChar w:fldCharType="end"/>
            </w:r>
          </w:hyperlink>
        </w:p>
        <w:p w14:paraId="42254966" w14:textId="37282AA8" w:rsidR="006A7CCE" w:rsidRDefault="009C5FA2">
          <w:pPr>
            <w:pStyle w:val="TOC3"/>
            <w:tabs>
              <w:tab w:val="right" w:leader="dot" w:pos="9350"/>
            </w:tabs>
            <w:rPr>
              <w:rFonts w:cstheme="minorBidi"/>
              <w:noProof/>
            </w:rPr>
          </w:pPr>
          <w:hyperlink w:anchor="_Toc101544046" w:history="1">
            <w:r w:rsidR="006A7CCE" w:rsidRPr="000D30A4">
              <w:rPr>
                <w:rStyle w:val="Hyperlink"/>
                <w:noProof/>
              </w:rPr>
              <w:t>Structure.</w:t>
            </w:r>
            <w:r w:rsidR="006A7CCE">
              <w:rPr>
                <w:noProof/>
                <w:webHidden/>
              </w:rPr>
              <w:tab/>
            </w:r>
            <w:r w:rsidR="006A7CCE">
              <w:rPr>
                <w:noProof/>
                <w:webHidden/>
              </w:rPr>
              <w:fldChar w:fldCharType="begin"/>
            </w:r>
            <w:r w:rsidR="006A7CCE">
              <w:rPr>
                <w:noProof/>
                <w:webHidden/>
              </w:rPr>
              <w:instrText xml:space="preserve"> PAGEREF _Toc101544046 \h </w:instrText>
            </w:r>
            <w:r w:rsidR="006A7CCE">
              <w:rPr>
                <w:noProof/>
                <w:webHidden/>
              </w:rPr>
            </w:r>
            <w:r w:rsidR="006A7CCE">
              <w:rPr>
                <w:noProof/>
                <w:webHidden/>
              </w:rPr>
              <w:fldChar w:fldCharType="separate"/>
            </w:r>
            <w:r w:rsidR="006A7CCE">
              <w:rPr>
                <w:noProof/>
                <w:webHidden/>
              </w:rPr>
              <w:t>17</w:t>
            </w:r>
            <w:r w:rsidR="006A7CCE">
              <w:rPr>
                <w:noProof/>
                <w:webHidden/>
              </w:rPr>
              <w:fldChar w:fldCharType="end"/>
            </w:r>
          </w:hyperlink>
        </w:p>
        <w:p w14:paraId="2B7DA100" w14:textId="6A1B5922" w:rsidR="006A7CCE" w:rsidRDefault="009C5FA2">
          <w:pPr>
            <w:pStyle w:val="TOC3"/>
            <w:tabs>
              <w:tab w:val="right" w:leader="dot" w:pos="9350"/>
            </w:tabs>
            <w:rPr>
              <w:rFonts w:cstheme="minorBidi"/>
              <w:noProof/>
            </w:rPr>
          </w:pPr>
          <w:hyperlink w:anchor="_Toc101544047" w:history="1">
            <w:r w:rsidR="006A7CCE" w:rsidRPr="000D30A4">
              <w:rPr>
                <w:rStyle w:val="Hyperlink"/>
                <w:noProof/>
              </w:rPr>
              <w:t>Initiatives and Support.</w:t>
            </w:r>
            <w:r w:rsidR="006A7CCE">
              <w:rPr>
                <w:noProof/>
                <w:webHidden/>
              </w:rPr>
              <w:tab/>
            </w:r>
            <w:r w:rsidR="006A7CCE">
              <w:rPr>
                <w:noProof/>
                <w:webHidden/>
              </w:rPr>
              <w:fldChar w:fldCharType="begin"/>
            </w:r>
            <w:r w:rsidR="006A7CCE">
              <w:rPr>
                <w:noProof/>
                <w:webHidden/>
              </w:rPr>
              <w:instrText xml:space="preserve"> PAGEREF _Toc101544047 \h </w:instrText>
            </w:r>
            <w:r w:rsidR="006A7CCE">
              <w:rPr>
                <w:noProof/>
                <w:webHidden/>
              </w:rPr>
            </w:r>
            <w:r w:rsidR="006A7CCE">
              <w:rPr>
                <w:noProof/>
                <w:webHidden/>
              </w:rPr>
              <w:fldChar w:fldCharType="separate"/>
            </w:r>
            <w:r w:rsidR="006A7CCE">
              <w:rPr>
                <w:noProof/>
                <w:webHidden/>
              </w:rPr>
              <w:t>17</w:t>
            </w:r>
            <w:r w:rsidR="006A7CCE">
              <w:rPr>
                <w:noProof/>
                <w:webHidden/>
              </w:rPr>
              <w:fldChar w:fldCharType="end"/>
            </w:r>
          </w:hyperlink>
        </w:p>
        <w:p w14:paraId="0D9659C4" w14:textId="1A1C4B13" w:rsidR="006A7CCE" w:rsidRDefault="009C5FA2">
          <w:pPr>
            <w:pStyle w:val="TOC1"/>
            <w:tabs>
              <w:tab w:val="right" w:leader="dot" w:pos="9350"/>
            </w:tabs>
            <w:rPr>
              <w:rFonts w:cstheme="minorBidi"/>
              <w:noProof/>
            </w:rPr>
          </w:pPr>
          <w:hyperlink w:anchor="_Toc101544048" w:history="1">
            <w:r w:rsidR="006A7CCE" w:rsidRPr="000D30A4">
              <w:rPr>
                <w:rStyle w:val="Hyperlink"/>
                <w:noProof/>
              </w:rPr>
              <w:t>METHODS</w:t>
            </w:r>
            <w:r w:rsidR="006A7CCE">
              <w:rPr>
                <w:noProof/>
                <w:webHidden/>
              </w:rPr>
              <w:tab/>
            </w:r>
            <w:r w:rsidR="006A7CCE">
              <w:rPr>
                <w:noProof/>
                <w:webHidden/>
              </w:rPr>
              <w:fldChar w:fldCharType="begin"/>
            </w:r>
            <w:r w:rsidR="006A7CCE">
              <w:rPr>
                <w:noProof/>
                <w:webHidden/>
              </w:rPr>
              <w:instrText xml:space="preserve"> PAGEREF _Toc101544048 \h </w:instrText>
            </w:r>
            <w:r w:rsidR="006A7CCE">
              <w:rPr>
                <w:noProof/>
                <w:webHidden/>
              </w:rPr>
            </w:r>
            <w:r w:rsidR="006A7CCE">
              <w:rPr>
                <w:noProof/>
                <w:webHidden/>
              </w:rPr>
              <w:fldChar w:fldCharType="separate"/>
            </w:r>
            <w:r w:rsidR="006A7CCE">
              <w:rPr>
                <w:noProof/>
                <w:webHidden/>
              </w:rPr>
              <w:t>18</w:t>
            </w:r>
            <w:r w:rsidR="006A7CCE">
              <w:rPr>
                <w:noProof/>
                <w:webHidden/>
              </w:rPr>
              <w:fldChar w:fldCharType="end"/>
            </w:r>
          </w:hyperlink>
        </w:p>
        <w:p w14:paraId="5BFE62BB" w14:textId="1E155CA5" w:rsidR="006A7CCE" w:rsidRDefault="009C5FA2">
          <w:pPr>
            <w:pStyle w:val="TOC2"/>
            <w:tabs>
              <w:tab w:val="right" w:leader="dot" w:pos="9350"/>
            </w:tabs>
            <w:rPr>
              <w:rFonts w:cstheme="minorBidi"/>
              <w:noProof/>
            </w:rPr>
          </w:pPr>
          <w:hyperlink w:anchor="_Toc101544049" w:history="1">
            <w:r w:rsidR="006A7CCE" w:rsidRPr="000D30A4">
              <w:rPr>
                <w:rStyle w:val="Hyperlink"/>
                <w:noProof/>
              </w:rPr>
              <w:t>Data Source</w:t>
            </w:r>
            <w:r w:rsidR="006A7CCE">
              <w:rPr>
                <w:noProof/>
                <w:webHidden/>
              </w:rPr>
              <w:tab/>
            </w:r>
            <w:r w:rsidR="006A7CCE">
              <w:rPr>
                <w:noProof/>
                <w:webHidden/>
              </w:rPr>
              <w:fldChar w:fldCharType="begin"/>
            </w:r>
            <w:r w:rsidR="006A7CCE">
              <w:rPr>
                <w:noProof/>
                <w:webHidden/>
              </w:rPr>
              <w:instrText xml:space="preserve"> PAGEREF _Toc101544049 \h </w:instrText>
            </w:r>
            <w:r w:rsidR="006A7CCE">
              <w:rPr>
                <w:noProof/>
                <w:webHidden/>
              </w:rPr>
            </w:r>
            <w:r w:rsidR="006A7CCE">
              <w:rPr>
                <w:noProof/>
                <w:webHidden/>
              </w:rPr>
              <w:fldChar w:fldCharType="separate"/>
            </w:r>
            <w:r w:rsidR="006A7CCE">
              <w:rPr>
                <w:noProof/>
                <w:webHidden/>
              </w:rPr>
              <w:t>18</w:t>
            </w:r>
            <w:r w:rsidR="006A7CCE">
              <w:rPr>
                <w:noProof/>
                <w:webHidden/>
              </w:rPr>
              <w:fldChar w:fldCharType="end"/>
            </w:r>
          </w:hyperlink>
        </w:p>
        <w:p w14:paraId="491E986B" w14:textId="455C5E00" w:rsidR="006A7CCE" w:rsidRDefault="009C5FA2">
          <w:pPr>
            <w:pStyle w:val="TOC2"/>
            <w:tabs>
              <w:tab w:val="right" w:leader="dot" w:pos="9350"/>
            </w:tabs>
            <w:rPr>
              <w:rFonts w:cstheme="minorBidi"/>
              <w:noProof/>
            </w:rPr>
          </w:pPr>
          <w:hyperlink w:anchor="_Toc101544050" w:history="1">
            <w:r w:rsidR="006A7CCE" w:rsidRPr="000D30A4">
              <w:rPr>
                <w:rStyle w:val="Hyperlink"/>
                <w:noProof/>
              </w:rPr>
              <w:t>Measures Overview</w:t>
            </w:r>
            <w:r w:rsidR="006A7CCE">
              <w:rPr>
                <w:noProof/>
                <w:webHidden/>
              </w:rPr>
              <w:tab/>
            </w:r>
            <w:r w:rsidR="006A7CCE">
              <w:rPr>
                <w:noProof/>
                <w:webHidden/>
              </w:rPr>
              <w:fldChar w:fldCharType="begin"/>
            </w:r>
            <w:r w:rsidR="006A7CCE">
              <w:rPr>
                <w:noProof/>
                <w:webHidden/>
              </w:rPr>
              <w:instrText xml:space="preserve"> PAGEREF _Toc101544050 \h </w:instrText>
            </w:r>
            <w:r w:rsidR="006A7CCE">
              <w:rPr>
                <w:noProof/>
                <w:webHidden/>
              </w:rPr>
            </w:r>
            <w:r w:rsidR="006A7CCE">
              <w:rPr>
                <w:noProof/>
                <w:webHidden/>
              </w:rPr>
              <w:fldChar w:fldCharType="separate"/>
            </w:r>
            <w:r w:rsidR="006A7CCE">
              <w:rPr>
                <w:noProof/>
                <w:webHidden/>
              </w:rPr>
              <w:t>19</w:t>
            </w:r>
            <w:r w:rsidR="006A7CCE">
              <w:rPr>
                <w:noProof/>
                <w:webHidden/>
              </w:rPr>
              <w:fldChar w:fldCharType="end"/>
            </w:r>
          </w:hyperlink>
        </w:p>
        <w:p w14:paraId="35CA1DB5" w14:textId="0D1F60B5" w:rsidR="006A7CCE" w:rsidRDefault="009C5FA2">
          <w:pPr>
            <w:pStyle w:val="TOC2"/>
            <w:tabs>
              <w:tab w:val="right" w:leader="dot" w:pos="9350"/>
            </w:tabs>
            <w:rPr>
              <w:rFonts w:cstheme="minorBidi"/>
              <w:noProof/>
            </w:rPr>
          </w:pPr>
          <w:hyperlink w:anchor="_Toc101544051" w:history="1">
            <w:r w:rsidR="006A7CCE" w:rsidRPr="000D30A4">
              <w:rPr>
                <w:rStyle w:val="Hyperlink"/>
                <w:noProof/>
              </w:rPr>
              <w:t>Dependent Variables</w:t>
            </w:r>
            <w:r w:rsidR="006A7CCE">
              <w:rPr>
                <w:noProof/>
                <w:webHidden/>
              </w:rPr>
              <w:tab/>
            </w:r>
            <w:r w:rsidR="006A7CCE">
              <w:rPr>
                <w:noProof/>
                <w:webHidden/>
              </w:rPr>
              <w:fldChar w:fldCharType="begin"/>
            </w:r>
            <w:r w:rsidR="006A7CCE">
              <w:rPr>
                <w:noProof/>
                <w:webHidden/>
              </w:rPr>
              <w:instrText xml:space="preserve"> PAGEREF _Toc101544051 \h </w:instrText>
            </w:r>
            <w:r w:rsidR="006A7CCE">
              <w:rPr>
                <w:noProof/>
                <w:webHidden/>
              </w:rPr>
            </w:r>
            <w:r w:rsidR="006A7CCE">
              <w:rPr>
                <w:noProof/>
                <w:webHidden/>
              </w:rPr>
              <w:fldChar w:fldCharType="separate"/>
            </w:r>
            <w:r w:rsidR="006A7CCE">
              <w:rPr>
                <w:noProof/>
                <w:webHidden/>
              </w:rPr>
              <w:t>19</w:t>
            </w:r>
            <w:r w:rsidR="006A7CCE">
              <w:rPr>
                <w:noProof/>
                <w:webHidden/>
              </w:rPr>
              <w:fldChar w:fldCharType="end"/>
            </w:r>
          </w:hyperlink>
        </w:p>
        <w:p w14:paraId="25E2849E" w14:textId="5CA6029F" w:rsidR="006A7CCE" w:rsidRDefault="009C5FA2">
          <w:pPr>
            <w:pStyle w:val="TOC3"/>
            <w:tabs>
              <w:tab w:val="right" w:leader="dot" w:pos="9350"/>
            </w:tabs>
            <w:rPr>
              <w:rFonts w:cstheme="minorBidi"/>
              <w:noProof/>
            </w:rPr>
          </w:pPr>
          <w:hyperlink w:anchor="_Toc101544052" w:history="1">
            <w:r w:rsidR="006A7CCE" w:rsidRPr="000D30A4">
              <w:rPr>
                <w:rStyle w:val="Hyperlink"/>
                <w:noProof/>
              </w:rPr>
              <w:t>Did R find a job within their first year in the U.S.?</w:t>
            </w:r>
            <w:r w:rsidR="006A7CCE">
              <w:rPr>
                <w:noProof/>
                <w:webHidden/>
              </w:rPr>
              <w:tab/>
            </w:r>
            <w:r w:rsidR="006A7CCE">
              <w:rPr>
                <w:noProof/>
                <w:webHidden/>
              </w:rPr>
              <w:fldChar w:fldCharType="begin"/>
            </w:r>
            <w:r w:rsidR="006A7CCE">
              <w:rPr>
                <w:noProof/>
                <w:webHidden/>
              </w:rPr>
              <w:instrText xml:space="preserve"> PAGEREF _Toc101544052 \h </w:instrText>
            </w:r>
            <w:r w:rsidR="006A7CCE">
              <w:rPr>
                <w:noProof/>
                <w:webHidden/>
              </w:rPr>
            </w:r>
            <w:r w:rsidR="006A7CCE">
              <w:rPr>
                <w:noProof/>
                <w:webHidden/>
              </w:rPr>
              <w:fldChar w:fldCharType="separate"/>
            </w:r>
            <w:r w:rsidR="006A7CCE">
              <w:rPr>
                <w:noProof/>
                <w:webHidden/>
              </w:rPr>
              <w:t>19</w:t>
            </w:r>
            <w:r w:rsidR="006A7CCE">
              <w:rPr>
                <w:noProof/>
                <w:webHidden/>
              </w:rPr>
              <w:fldChar w:fldCharType="end"/>
            </w:r>
          </w:hyperlink>
        </w:p>
        <w:p w14:paraId="7E066F65" w14:textId="72C84856" w:rsidR="006A7CCE" w:rsidRDefault="009C5FA2">
          <w:pPr>
            <w:pStyle w:val="TOC3"/>
            <w:tabs>
              <w:tab w:val="right" w:leader="dot" w:pos="9350"/>
            </w:tabs>
            <w:rPr>
              <w:rFonts w:cstheme="minorBidi"/>
              <w:noProof/>
            </w:rPr>
          </w:pPr>
          <w:hyperlink w:anchor="_Toc101544053" w:history="1">
            <w:r w:rsidR="006A7CCE" w:rsidRPr="000D30A4">
              <w:rPr>
                <w:rStyle w:val="Hyperlink"/>
                <w:noProof/>
              </w:rPr>
              <w:t>Economic self-sufficiency</w:t>
            </w:r>
            <w:r w:rsidR="006A7CCE">
              <w:rPr>
                <w:noProof/>
                <w:webHidden/>
              </w:rPr>
              <w:tab/>
            </w:r>
            <w:r w:rsidR="006A7CCE">
              <w:rPr>
                <w:noProof/>
                <w:webHidden/>
              </w:rPr>
              <w:fldChar w:fldCharType="begin"/>
            </w:r>
            <w:r w:rsidR="006A7CCE">
              <w:rPr>
                <w:noProof/>
                <w:webHidden/>
              </w:rPr>
              <w:instrText xml:space="preserve"> PAGEREF _Toc101544053 \h </w:instrText>
            </w:r>
            <w:r w:rsidR="006A7CCE">
              <w:rPr>
                <w:noProof/>
                <w:webHidden/>
              </w:rPr>
            </w:r>
            <w:r w:rsidR="006A7CCE">
              <w:rPr>
                <w:noProof/>
                <w:webHidden/>
              </w:rPr>
              <w:fldChar w:fldCharType="separate"/>
            </w:r>
            <w:r w:rsidR="006A7CCE">
              <w:rPr>
                <w:noProof/>
                <w:webHidden/>
              </w:rPr>
              <w:t>20</w:t>
            </w:r>
            <w:r w:rsidR="006A7CCE">
              <w:rPr>
                <w:noProof/>
                <w:webHidden/>
              </w:rPr>
              <w:fldChar w:fldCharType="end"/>
            </w:r>
          </w:hyperlink>
        </w:p>
        <w:p w14:paraId="57EC7944" w14:textId="53DCEBEB" w:rsidR="006A7CCE" w:rsidRDefault="009C5FA2">
          <w:pPr>
            <w:pStyle w:val="TOC3"/>
            <w:tabs>
              <w:tab w:val="right" w:leader="dot" w:pos="9350"/>
            </w:tabs>
            <w:rPr>
              <w:rFonts w:cstheme="minorBidi"/>
              <w:noProof/>
            </w:rPr>
          </w:pPr>
          <w:hyperlink w:anchor="_Toc101544054" w:history="1">
            <w:r w:rsidR="006A7CCE" w:rsidRPr="000D30A4">
              <w:rPr>
                <w:rStyle w:val="Hyperlink"/>
                <w:noProof/>
              </w:rPr>
              <w:t>Natural log of weekly working hours</w:t>
            </w:r>
            <w:r w:rsidR="006A7CCE">
              <w:rPr>
                <w:noProof/>
                <w:webHidden/>
              </w:rPr>
              <w:tab/>
            </w:r>
            <w:r w:rsidR="006A7CCE">
              <w:rPr>
                <w:noProof/>
                <w:webHidden/>
              </w:rPr>
              <w:fldChar w:fldCharType="begin"/>
            </w:r>
            <w:r w:rsidR="006A7CCE">
              <w:rPr>
                <w:noProof/>
                <w:webHidden/>
              </w:rPr>
              <w:instrText xml:space="preserve"> PAGEREF _Toc101544054 \h </w:instrText>
            </w:r>
            <w:r w:rsidR="006A7CCE">
              <w:rPr>
                <w:noProof/>
                <w:webHidden/>
              </w:rPr>
            </w:r>
            <w:r w:rsidR="006A7CCE">
              <w:rPr>
                <w:noProof/>
                <w:webHidden/>
              </w:rPr>
              <w:fldChar w:fldCharType="separate"/>
            </w:r>
            <w:r w:rsidR="006A7CCE">
              <w:rPr>
                <w:noProof/>
                <w:webHidden/>
              </w:rPr>
              <w:t>20</w:t>
            </w:r>
            <w:r w:rsidR="006A7CCE">
              <w:rPr>
                <w:noProof/>
                <w:webHidden/>
              </w:rPr>
              <w:fldChar w:fldCharType="end"/>
            </w:r>
          </w:hyperlink>
        </w:p>
        <w:p w14:paraId="25F4FE0C" w14:textId="4AD02B23" w:rsidR="006A7CCE" w:rsidRDefault="009C5FA2">
          <w:pPr>
            <w:pStyle w:val="TOC2"/>
            <w:tabs>
              <w:tab w:val="right" w:leader="dot" w:pos="9350"/>
            </w:tabs>
            <w:rPr>
              <w:rFonts w:cstheme="minorBidi"/>
              <w:noProof/>
            </w:rPr>
          </w:pPr>
          <w:hyperlink w:anchor="_Toc101544055" w:history="1">
            <w:r w:rsidR="006A7CCE" w:rsidRPr="000D30A4">
              <w:rPr>
                <w:rStyle w:val="Hyperlink"/>
                <w:noProof/>
              </w:rPr>
              <w:t>Independent Variables</w:t>
            </w:r>
            <w:r w:rsidR="006A7CCE">
              <w:rPr>
                <w:noProof/>
                <w:webHidden/>
              </w:rPr>
              <w:tab/>
            </w:r>
            <w:r w:rsidR="006A7CCE">
              <w:rPr>
                <w:noProof/>
                <w:webHidden/>
              </w:rPr>
              <w:fldChar w:fldCharType="begin"/>
            </w:r>
            <w:r w:rsidR="006A7CCE">
              <w:rPr>
                <w:noProof/>
                <w:webHidden/>
              </w:rPr>
              <w:instrText xml:space="preserve"> PAGEREF _Toc101544055 \h </w:instrText>
            </w:r>
            <w:r w:rsidR="006A7CCE">
              <w:rPr>
                <w:noProof/>
                <w:webHidden/>
              </w:rPr>
            </w:r>
            <w:r w:rsidR="006A7CCE">
              <w:rPr>
                <w:noProof/>
                <w:webHidden/>
              </w:rPr>
              <w:fldChar w:fldCharType="separate"/>
            </w:r>
            <w:r w:rsidR="006A7CCE">
              <w:rPr>
                <w:noProof/>
                <w:webHidden/>
              </w:rPr>
              <w:t>20</w:t>
            </w:r>
            <w:r w:rsidR="006A7CCE">
              <w:rPr>
                <w:noProof/>
                <w:webHidden/>
              </w:rPr>
              <w:fldChar w:fldCharType="end"/>
            </w:r>
          </w:hyperlink>
        </w:p>
        <w:p w14:paraId="42C2CBC1" w14:textId="09F8E66C" w:rsidR="006A7CCE" w:rsidRDefault="009C5FA2">
          <w:pPr>
            <w:pStyle w:val="TOC3"/>
            <w:tabs>
              <w:tab w:val="right" w:leader="dot" w:pos="9350"/>
            </w:tabs>
            <w:rPr>
              <w:rFonts w:cstheme="minorBidi"/>
              <w:noProof/>
            </w:rPr>
          </w:pPr>
          <w:hyperlink w:anchor="_Toc101544056" w:history="1">
            <w:r w:rsidR="006A7CCE" w:rsidRPr="000D30A4">
              <w:rPr>
                <w:rStyle w:val="Hyperlink"/>
                <w:noProof/>
              </w:rPr>
              <w:t>Pre- and Post-Migration Human capital variables</w:t>
            </w:r>
            <w:r w:rsidR="006A7CCE">
              <w:rPr>
                <w:noProof/>
                <w:webHidden/>
              </w:rPr>
              <w:tab/>
            </w:r>
            <w:r w:rsidR="006A7CCE">
              <w:rPr>
                <w:noProof/>
                <w:webHidden/>
              </w:rPr>
              <w:fldChar w:fldCharType="begin"/>
            </w:r>
            <w:r w:rsidR="006A7CCE">
              <w:rPr>
                <w:noProof/>
                <w:webHidden/>
              </w:rPr>
              <w:instrText xml:space="preserve"> PAGEREF _Toc101544056 \h </w:instrText>
            </w:r>
            <w:r w:rsidR="006A7CCE">
              <w:rPr>
                <w:noProof/>
                <w:webHidden/>
              </w:rPr>
            </w:r>
            <w:r w:rsidR="006A7CCE">
              <w:rPr>
                <w:noProof/>
                <w:webHidden/>
              </w:rPr>
              <w:fldChar w:fldCharType="separate"/>
            </w:r>
            <w:r w:rsidR="006A7CCE">
              <w:rPr>
                <w:noProof/>
                <w:webHidden/>
              </w:rPr>
              <w:t>20</w:t>
            </w:r>
            <w:r w:rsidR="006A7CCE">
              <w:rPr>
                <w:noProof/>
                <w:webHidden/>
              </w:rPr>
              <w:fldChar w:fldCharType="end"/>
            </w:r>
          </w:hyperlink>
        </w:p>
        <w:p w14:paraId="460F8A32" w14:textId="21A09F00" w:rsidR="006A7CCE" w:rsidRDefault="009C5FA2">
          <w:pPr>
            <w:pStyle w:val="TOC3"/>
            <w:tabs>
              <w:tab w:val="right" w:leader="dot" w:pos="9350"/>
            </w:tabs>
            <w:rPr>
              <w:rFonts w:cstheme="minorBidi"/>
              <w:noProof/>
            </w:rPr>
          </w:pPr>
          <w:hyperlink w:anchor="_Toc101544057" w:history="1">
            <w:r w:rsidR="006A7CCE" w:rsidRPr="000D30A4">
              <w:rPr>
                <w:rStyle w:val="Hyperlink"/>
                <w:noProof/>
              </w:rPr>
              <w:t>Pre- and Post-Migration Context-level variables.</w:t>
            </w:r>
            <w:r w:rsidR="006A7CCE">
              <w:rPr>
                <w:noProof/>
                <w:webHidden/>
              </w:rPr>
              <w:tab/>
            </w:r>
            <w:r w:rsidR="006A7CCE">
              <w:rPr>
                <w:noProof/>
                <w:webHidden/>
              </w:rPr>
              <w:fldChar w:fldCharType="begin"/>
            </w:r>
            <w:r w:rsidR="006A7CCE">
              <w:rPr>
                <w:noProof/>
                <w:webHidden/>
              </w:rPr>
              <w:instrText xml:space="preserve"> PAGEREF _Toc101544057 \h </w:instrText>
            </w:r>
            <w:r w:rsidR="006A7CCE">
              <w:rPr>
                <w:noProof/>
                <w:webHidden/>
              </w:rPr>
            </w:r>
            <w:r w:rsidR="006A7CCE">
              <w:rPr>
                <w:noProof/>
                <w:webHidden/>
              </w:rPr>
              <w:fldChar w:fldCharType="separate"/>
            </w:r>
            <w:r w:rsidR="006A7CCE">
              <w:rPr>
                <w:noProof/>
                <w:webHidden/>
              </w:rPr>
              <w:t>21</w:t>
            </w:r>
            <w:r w:rsidR="006A7CCE">
              <w:rPr>
                <w:noProof/>
                <w:webHidden/>
              </w:rPr>
              <w:fldChar w:fldCharType="end"/>
            </w:r>
          </w:hyperlink>
        </w:p>
        <w:p w14:paraId="5D358D42" w14:textId="6B9F80C7" w:rsidR="006A7CCE" w:rsidRDefault="009C5FA2">
          <w:pPr>
            <w:pStyle w:val="TOC3"/>
            <w:tabs>
              <w:tab w:val="right" w:leader="dot" w:pos="9350"/>
            </w:tabs>
            <w:rPr>
              <w:rFonts w:cstheme="minorBidi"/>
              <w:noProof/>
            </w:rPr>
          </w:pPr>
          <w:hyperlink w:anchor="_Toc101544058" w:history="1">
            <w:r w:rsidR="006A7CCE" w:rsidRPr="000D30A4">
              <w:rPr>
                <w:rStyle w:val="Hyperlink"/>
                <w:noProof/>
              </w:rPr>
              <w:t>Demographics/Controls.</w:t>
            </w:r>
            <w:r w:rsidR="006A7CCE">
              <w:rPr>
                <w:noProof/>
                <w:webHidden/>
              </w:rPr>
              <w:tab/>
            </w:r>
            <w:r w:rsidR="006A7CCE">
              <w:rPr>
                <w:noProof/>
                <w:webHidden/>
              </w:rPr>
              <w:fldChar w:fldCharType="begin"/>
            </w:r>
            <w:r w:rsidR="006A7CCE">
              <w:rPr>
                <w:noProof/>
                <w:webHidden/>
              </w:rPr>
              <w:instrText xml:space="preserve"> PAGEREF _Toc101544058 \h </w:instrText>
            </w:r>
            <w:r w:rsidR="006A7CCE">
              <w:rPr>
                <w:noProof/>
                <w:webHidden/>
              </w:rPr>
            </w:r>
            <w:r w:rsidR="006A7CCE">
              <w:rPr>
                <w:noProof/>
                <w:webHidden/>
              </w:rPr>
              <w:fldChar w:fldCharType="separate"/>
            </w:r>
            <w:r w:rsidR="006A7CCE">
              <w:rPr>
                <w:noProof/>
                <w:webHidden/>
              </w:rPr>
              <w:t>22</w:t>
            </w:r>
            <w:r w:rsidR="006A7CCE">
              <w:rPr>
                <w:noProof/>
                <w:webHidden/>
              </w:rPr>
              <w:fldChar w:fldCharType="end"/>
            </w:r>
          </w:hyperlink>
        </w:p>
        <w:p w14:paraId="6A7908CC" w14:textId="4CE1E4F7" w:rsidR="006A7CCE" w:rsidRDefault="009C5FA2">
          <w:pPr>
            <w:pStyle w:val="TOC2"/>
            <w:tabs>
              <w:tab w:val="right" w:leader="dot" w:pos="9350"/>
            </w:tabs>
            <w:rPr>
              <w:rFonts w:cstheme="minorBidi"/>
              <w:noProof/>
            </w:rPr>
          </w:pPr>
          <w:hyperlink w:anchor="_Toc101544059" w:history="1">
            <w:r w:rsidR="006A7CCE" w:rsidRPr="000D30A4">
              <w:rPr>
                <w:rStyle w:val="Hyperlink"/>
                <w:noProof/>
              </w:rPr>
              <w:t>Analytical Strategy</w:t>
            </w:r>
            <w:r w:rsidR="006A7CCE">
              <w:rPr>
                <w:noProof/>
                <w:webHidden/>
              </w:rPr>
              <w:tab/>
            </w:r>
            <w:r w:rsidR="006A7CCE">
              <w:rPr>
                <w:noProof/>
                <w:webHidden/>
              </w:rPr>
              <w:fldChar w:fldCharType="begin"/>
            </w:r>
            <w:r w:rsidR="006A7CCE">
              <w:rPr>
                <w:noProof/>
                <w:webHidden/>
              </w:rPr>
              <w:instrText xml:space="preserve"> PAGEREF _Toc101544059 \h </w:instrText>
            </w:r>
            <w:r w:rsidR="006A7CCE">
              <w:rPr>
                <w:noProof/>
                <w:webHidden/>
              </w:rPr>
            </w:r>
            <w:r w:rsidR="006A7CCE">
              <w:rPr>
                <w:noProof/>
                <w:webHidden/>
              </w:rPr>
              <w:fldChar w:fldCharType="separate"/>
            </w:r>
            <w:r w:rsidR="006A7CCE">
              <w:rPr>
                <w:noProof/>
                <w:webHidden/>
              </w:rPr>
              <w:t>22</w:t>
            </w:r>
            <w:r w:rsidR="006A7CCE">
              <w:rPr>
                <w:noProof/>
                <w:webHidden/>
              </w:rPr>
              <w:fldChar w:fldCharType="end"/>
            </w:r>
          </w:hyperlink>
        </w:p>
        <w:p w14:paraId="4053628F" w14:textId="012BE3FF" w:rsidR="006A7CCE" w:rsidRDefault="009C5FA2">
          <w:pPr>
            <w:pStyle w:val="TOC1"/>
            <w:tabs>
              <w:tab w:val="right" w:leader="dot" w:pos="9350"/>
            </w:tabs>
            <w:rPr>
              <w:rFonts w:cstheme="minorBidi"/>
              <w:noProof/>
            </w:rPr>
          </w:pPr>
          <w:hyperlink w:anchor="_Toc101544060" w:history="1">
            <w:r w:rsidR="006A7CCE" w:rsidRPr="000D30A4">
              <w:rPr>
                <w:rStyle w:val="Hyperlink"/>
                <w:noProof/>
              </w:rPr>
              <w:t>RESULTS</w:t>
            </w:r>
            <w:r w:rsidR="006A7CCE">
              <w:rPr>
                <w:noProof/>
                <w:webHidden/>
              </w:rPr>
              <w:tab/>
            </w:r>
            <w:r w:rsidR="006A7CCE">
              <w:rPr>
                <w:noProof/>
                <w:webHidden/>
              </w:rPr>
              <w:fldChar w:fldCharType="begin"/>
            </w:r>
            <w:r w:rsidR="006A7CCE">
              <w:rPr>
                <w:noProof/>
                <w:webHidden/>
              </w:rPr>
              <w:instrText xml:space="preserve"> PAGEREF _Toc101544060 \h </w:instrText>
            </w:r>
            <w:r w:rsidR="006A7CCE">
              <w:rPr>
                <w:noProof/>
                <w:webHidden/>
              </w:rPr>
            </w:r>
            <w:r w:rsidR="006A7CCE">
              <w:rPr>
                <w:noProof/>
                <w:webHidden/>
              </w:rPr>
              <w:fldChar w:fldCharType="separate"/>
            </w:r>
            <w:r w:rsidR="006A7CCE">
              <w:rPr>
                <w:noProof/>
                <w:webHidden/>
              </w:rPr>
              <w:t>24</w:t>
            </w:r>
            <w:r w:rsidR="006A7CCE">
              <w:rPr>
                <w:noProof/>
                <w:webHidden/>
              </w:rPr>
              <w:fldChar w:fldCharType="end"/>
            </w:r>
          </w:hyperlink>
        </w:p>
        <w:p w14:paraId="59F8E9BB" w14:textId="3739E7B5" w:rsidR="006A7CCE" w:rsidRDefault="009C5FA2">
          <w:pPr>
            <w:pStyle w:val="TOC2"/>
            <w:tabs>
              <w:tab w:val="right" w:leader="dot" w:pos="9350"/>
            </w:tabs>
            <w:rPr>
              <w:rFonts w:cstheme="minorBidi"/>
              <w:noProof/>
            </w:rPr>
          </w:pPr>
          <w:hyperlink w:anchor="_Toc101544061" w:history="1">
            <w:r w:rsidR="006A7CCE" w:rsidRPr="000D30A4">
              <w:rPr>
                <w:rStyle w:val="Hyperlink"/>
                <w:noProof/>
              </w:rPr>
              <w:t>Summary Statistics</w:t>
            </w:r>
            <w:r w:rsidR="006A7CCE">
              <w:rPr>
                <w:noProof/>
                <w:webHidden/>
              </w:rPr>
              <w:tab/>
            </w:r>
            <w:r w:rsidR="006A7CCE">
              <w:rPr>
                <w:noProof/>
                <w:webHidden/>
              </w:rPr>
              <w:fldChar w:fldCharType="begin"/>
            </w:r>
            <w:r w:rsidR="006A7CCE">
              <w:rPr>
                <w:noProof/>
                <w:webHidden/>
              </w:rPr>
              <w:instrText xml:space="preserve"> PAGEREF _Toc101544061 \h </w:instrText>
            </w:r>
            <w:r w:rsidR="006A7CCE">
              <w:rPr>
                <w:noProof/>
                <w:webHidden/>
              </w:rPr>
            </w:r>
            <w:r w:rsidR="006A7CCE">
              <w:rPr>
                <w:noProof/>
                <w:webHidden/>
              </w:rPr>
              <w:fldChar w:fldCharType="separate"/>
            </w:r>
            <w:r w:rsidR="006A7CCE">
              <w:rPr>
                <w:noProof/>
                <w:webHidden/>
              </w:rPr>
              <w:t>24</w:t>
            </w:r>
            <w:r w:rsidR="006A7CCE">
              <w:rPr>
                <w:noProof/>
                <w:webHidden/>
              </w:rPr>
              <w:fldChar w:fldCharType="end"/>
            </w:r>
          </w:hyperlink>
        </w:p>
        <w:p w14:paraId="3D2B8659" w14:textId="4D7FC08E" w:rsidR="006A7CCE" w:rsidRDefault="009C5FA2">
          <w:pPr>
            <w:pStyle w:val="TOC2"/>
            <w:tabs>
              <w:tab w:val="right" w:leader="dot" w:pos="9350"/>
            </w:tabs>
            <w:rPr>
              <w:rFonts w:cstheme="minorBidi"/>
              <w:noProof/>
            </w:rPr>
          </w:pPr>
          <w:hyperlink w:anchor="_Toc101544062" w:history="1">
            <w:r w:rsidR="006A7CCE" w:rsidRPr="000D30A4">
              <w:rPr>
                <w:rStyle w:val="Hyperlink"/>
                <w:noProof/>
              </w:rPr>
              <w:t>Economic Self-Sufficiency</w:t>
            </w:r>
            <w:r w:rsidR="006A7CCE">
              <w:rPr>
                <w:noProof/>
                <w:webHidden/>
              </w:rPr>
              <w:tab/>
            </w:r>
            <w:r w:rsidR="006A7CCE">
              <w:rPr>
                <w:noProof/>
                <w:webHidden/>
              </w:rPr>
              <w:fldChar w:fldCharType="begin"/>
            </w:r>
            <w:r w:rsidR="006A7CCE">
              <w:rPr>
                <w:noProof/>
                <w:webHidden/>
              </w:rPr>
              <w:instrText xml:space="preserve"> PAGEREF _Toc101544062 \h </w:instrText>
            </w:r>
            <w:r w:rsidR="006A7CCE">
              <w:rPr>
                <w:noProof/>
                <w:webHidden/>
              </w:rPr>
            </w:r>
            <w:r w:rsidR="006A7CCE">
              <w:rPr>
                <w:noProof/>
                <w:webHidden/>
              </w:rPr>
              <w:fldChar w:fldCharType="separate"/>
            </w:r>
            <w:r w:rsidR="006A7CCE">
              <w:rPr>
                <w:noProof/>
                <w:webHidden/>
              </w:rPr>
              <w:t>27</w:t>
            </w:r>
            <w:r w:rsidR="006A7CCE">
              <w:rPr>
                <w:noProof/>
                <w:webHidden/>
              </w:rPr>
              <w:fldChar w:fldCharType="end"/>
            </w:r>
          </w:hyperlink>
        </w:p>
        <w:p w14:paraId="49CDCEE3" w14:textId="5A0F90F2" w:rsidR="006A7CCE" w:rsidRDefault="009C5FA2">
          <w:pPr>
            <w:pStyle w:val="TOC3"/>
            <w:tabs>
              <w:tab w:val="right" w:leader="dot" w:pos="9350"/>
            </w:tabs>
            <w:rPr>
              <w:rFonts w:cstheme="minorBidi"/>
              <w:noProof/>
            </w:rPr>
          </w:pPr>
          <w:hyperlink w:anchor="_Toc101544063" w:history="1">
            <w:r w:rsidR="006A7CCE" w:rsidRPr="000D30A4">
              <w:rPr>
                <w:rStyle w:val="Hyperlink"/>
                <w:noProof/>
              </w:rPr>
              <w:t>Pre-resettlement context variables.</w:t>
            </w:r>
            <w:r w:rsidR="006A7CCE">
              <w:rPr>
                <w:noProof/>
                <w:webHidden/>
              </w:rPr>
              <w:tab/>
            </w:r>
            <w:r w:rsidR="006A7CCE">
              <w:rPr>
                <w:noProof/>
                <w:webHidden/>
              </w:rPr>
              <w:fldChar w:fldCharType="begin"/>
            </w:r>
            <w:r w:rsidR="006A7CCE">
              <w:rPr>
                <w:noProof/>
                <w:webHidden/>
              </w:rPr>
              <w:instrText xml:space="preserve"> PAGEREF _Toc101544063 \h </w:instrText>
            </w:r>
            <w:r w:rsidR="006A7CCE">
              <w:rPr>
                <w:noProof/>
                <w:webHidden/>
              </w:rPr>
            </w:r>
            <w:r w:rsidR="006A7CCE">
              <w:rPr>
                <w:noProof/>
                <w:webHidden/>
              </w:rPr>
              <w:fldChar w:fldCharType="separate"/>
            </w:r>
            <w:r w:rsidR="006A7CCE">
              <w:rPr>
                <w:noProof/>
                <w:webHidden/>
              </w:rPr>
              <w:t>28</w:t>
            </w:r>
            <w:r w:rsidR="006A7CCE">
              <w:rPr>
                <w:noProof/>
                <w:webHidden/>
              </w:rPr>
              <w:fldChar w:fldCharType="end"/>
            </w:r>
          </w:hyperlink>
        </w:p>
        <w:p w14:paraId="7786AA09" w14:textId="44B8A8B1" w:rsidR="006A7CCE" w:rsidRDefault="009C5FA2">
          <w:pPr>
            <w:pStyle w:val="TOC3"/>
            <w:tabs>
              <w:tab w:val="right" w:leader="dot" w:pos="9350"/>
            </w:tabs>
            <w:rPr>
              <w:rFonts w:cstheme="minorBidi"/>
              <w:noProof/>
            </w:rPr>
          </w:pPr>
          <w:hyperlink w:anchor="_Toc101544064" w:history="1">
            <w:r w:rsidR="006A7CCE" w:rsidRPr="000D30A4">
              <w:rPr>
                <w:rStyle w:val="Hyperlink"/>
                <w:noProof/>
              </w:rPr>
              <w:t>Post-resettlement context.</w:t>
            </w:r>
            <w:r w:rsidR="006A7CCE">
              <w:rPr>
                <w:noProof/>
                <w:webHidden/>
              </w:rPr>
              <w:tab/>
            </w:r>
            <w:r w:rsidR="006A7CCE">
              <w:rPr>
                <w:noProof/>
                <w:webHidden/>
              </w:rPr>
              <w:fldChar w:fldCharType="begin"/>
            </w:r>
            <w:r w:rsidR="006A7CCE">
              <w:rPr>
                <w:noProof/>
                <w:webHidden/>
              </w:rPr>
              <w:instrText xml:space="preserve"> PAGEREF _Toc101544064 \h </w:instrText>
            </w:r>
            <w:r w:rsidR="006A7CCE">
              <w:rPr>
                <w:noProof/>
                <w:webHidden/>
              </w:rPr>
            </w:r>
            <w:r w:rsidR="006A7CCE">
              <w:rPr>
                <w:noProof/>
                <w:webHidden/>
              </w:rPr>
              <w:fldChar w:fldCharType="separate"/>
            </w:r>
            <w:r w:rsidR="006A7CCE">
              <w:rPr>
                <w:noProof/>
                <w:webHidden/>
              </w:rPr>
              <w:t>29</w:t>
            </w:r>
            <w:r w:rsidR="006A7CCE">
              <w:rPr>
                <w:noProof/>
                <w:webHidden/>
              </w:rPr>
              <w:fldChar w:fldCharType="end"/>
            </w:r>
          </w:hyperlink>
        </w:p>
        <w:p w14:paraId="043617BB" w14:textId="02786362" w:rsidR="006A7CCE" w:rsidRDefault="009C5FA2">
          <w:pPr>
            <w:pStyle w:val="TOC3"/>
            <w:tabs>
              <w:tab w:val="right" w:leader="dot" w:pos="9350"/>
            </w:tabs>
            <w:rPr>
              <w:rFonts w:cstheme="minorBidi"/>
              <w:noProof/>
            </w:rPr>
          </w:pPr>
          <w:hyperlink w:anchor="_Toc101544065" w:history="1">
            <w:r w:rsidR="006A7CCE" w:rsidRPr="000D30A4">
              <w:rPr>
                <w:rStyle w:val="Hyperlink"/>
                <w:noProof/>
              </w:rPr>
              <w:t>Pre-resettlement human capital.</w:t>
            </w:r>
            <w:r w:rsidR="006A7CCE">
              <w:rPr>
                <w:noProof/>
                <w:webHidden/>
              </w:rPr>
              <w:tab/>
            </w:r>
            <w:r w:rsidR="006A7CCE">
              <w:rPr>
                <w:noProof/>
                <w:webHidden/>
              </w:rPr>
              <w:fldChar w:fldCharType="begin"/>
            </w:r>
            <w:r w:rsidR="006A7CCE">
              <w:rPr>
                <w:noProof/>
                <w:webHidden/>
              </w:rPr>
              <w:instrText xml:space="preserve"> PAGEREF _Toc101544065 \h </w:instrText>
            </w:r>
            <w:r w:rsidR="006A7CCE">
              <w:rPr>
                <w:noProof/>
                <w:webHidden/>
              </w:rPr>
            </w:r>
            <w:r w:rsidR="006A7CCE">
              <w:rPr>
                <w:noProof/>
                <w:webHidden/>
              </w:rPr>
              <w:fldChar w:fldCharType="separate"/>
            </w:r>
            <w:r w:rsidR="006A7CCE">
              <w:rPr>
                <w:noProof/>
                <w:webHidden/>
              </w:rPr>
              <w:t>29</w:t>
            </w:r>
            <w:r w:rsidR="006A7CCE">
              <w:rPr>
                <w:noProof/>
                <w:webHidden/>
              </w:rPr>
              <w:fldChar w:fldCharType="end"/>
            </w:r>
          </w:hyperlink>
        </w:p>
        <w:p w14:paraId="2A39092C" w14:textId="2BC40AD5" w:rsidR="006A7CCE" w:rsidRDefault="009C5FA2">
          <w:pPr>
            <w:pStyle w:val="TOC3"/>
            <w:tabs>
              <w:tab w:val="right" w:leader="dot" w:pos="9350"/>
            </w:tabs>
            <w:rPr>
              <w:rFonts w:cstheme="minorBidi"/>
              <w:noProof/>
            </w:rPr>
          </w:pPr>
          <w:hyperlink w:anchor="_Toc101544066" w:history="1">
            <w:r w:rsidR="006A7CCE" w:rsidRPr="000D30A4">
              <w:rPr>
                <w:rStyle w:val="Hyperlink"/>
                <w:noProof/>
              </w:rPr>
              <w:t>Post-resettlement human capital and other measures of economic integration.</w:t>
            </w:r>
            <w:r w:rsidR="006A7CCE">
              <w:rPr>
                <w:noProof/>
                <w:webHidden/>
              </w:rPr>
              <w:tab/>
            </w:r>
            <w:r w:rsidR="006A7CCE">
              <w:rPr>
                <w:noProof/>
                <w:webHidden/>
              </w:rPr>
              <w:fldChar w:fldCharType="begin"/>
            </w:r>
            <w:r w:rsidR="006A7CCE">
              <w:rPr>
                <w:noProof/>
                <w:webHidden/>
              </w:rPr>
              <w:instrText xml:space="preserve"> PAGEREF _Toc101544066 \h </w:instrText>
            </w:r>
            <w:r w:rsidR="006A7CCE">
              <w:rPr>
                <w:noProof/>
                <w:webHidden/>
              </w:rPr>
            </w:r>
            <w:r w:rsidR="006A7CCE">
              <w:rPr>
                <w:noProof/>
                <w:webHidden/>
              </w:rPr>
              <w:fldChar w:fldCharType="separate"/>
            </w:r>
            <w:r w:rsidR="006A7CCE">
              <w:rPr>
                <w:noProof/>
                <w:webHidden/>
              </w:rPr>
              <w:t>30</w:t>
            </w:r>
            <w:r w:rsidR="006A7CCE">
              <w:rPr>
                <w:noProof/>
                <w:webHidden/>
              </w:rPr>
              <w:fldChar w:fldCharType="end"/>
            </w:r>
          </w:hyperlink>
        </w:p>
        <w:p w14:paraId="6921A537" w14:textId="1CBDB937" w:rsidR="006A7CCE" w:rsidRDefault="009C5FA2">
          <w:pPr>
            <w:pStyle w:val="TOC3"/>
            <w:tabs>
              <w:tab w:val="right" w:leader="dot" w:pos="9350"/>
            </w:tabs>
            <w:rPr>
              <w:rFonts w:cstheme="minorBidi"/>
              <w:noProof/>
            </w:rPr>
          </w:pPr>
          <w:hyperlink w:anchor="_Toc101544067" w:history="1">
            <w:r w:rsidR="006A7CCE" w:rsidRPr="000D30A4">
              <w:rPr>
                <w:rStyle w:val="Hyperlink"/>
                <w:noProof/>
              </w:rPr>
              <w:t>Comparing the Relative Importance of human capital and context effects</w:t>
            </w:r>
            <w:r w:rsidR="006A7CCE">
              <w:rPr>
                <w:noProof/>
                <w:webHidden/>
              </w:rPr>
              <w:tab/>
            </w:r>
            <w:r w:rsidR="006A7CCE">
              <w:rPr>
                <w:noProof/>
                <w:webHidden/>
              </w:rPr>
              <w:fldChar w:fldCharType="begin"/>
            </w:r>
            <w:r w:rsidR="006A7CCE">
              <w:rPr>
                <w:noProof/>
                <w:webHidden/>
              </w:rPr>
              <w:instrText xml:space="preserve"> PAGEREF _Toc101544067 \h </w:instrText>
            </w:r>
            <w:r w:rsidR="006A7CCE">
              <w:rPr>
                <w:noProof/>
                <w:webHidden/>
              </w:rPr>
            </w:r>
            <w:r w:rsidR="006A7CCE">
              <w:rPr>
                <w:noProof/>
                <w:webHidden/>
              </w:rPr>
              <w:fldChar w:fldCharType="separate"/>
            </w:r>
            <w:r w:rsidR="006A7CCE">
              <w:rPr>
                <w:noProof/>
                <w:webHidden/>
              </w:rPr>
              <w:t>30</w:t>
            </w:r>
            <w:r w:rsidR="006A7CCE">
              <w:rPr>
                <w:noProof/>
                <w:webHidden/>
              </w:rPr>
              <w:fldChar w:fldCharType="end"/>
            </w:r>
          </w:hyperlink>
        </w:p>
        <w:p w14:paraId="4ACC0CB7" w14:textId="7CFD004B" w:rsidR="006A7CCE" w:rsidRDefault="009C5FA2">
          <w:pPr>
            <w:pStyle w:val="TOC2"/>
            <w:tabs>
              <w:tab w:val="right" w:leader="dot" w:pos="9350"/>
            </w:tabs>
            <w:rPr>
              <w:rFonts w:cstheme="minorBidi"/>
              <w:noProof/>
            </w:rPr>
          </w:pPr>
          <w:hyperlink w:anchor="_Toc101544068" w:history="1">
            <w:r w:rsidR="006A7CCE" w:rsidRPr="000D30A4">
              <w:rPr>
                <w:rStyle w:val="Hyperlink"/>
                <w:noProof/>
              </w:rPr>
              <w:t>Obtaining a Job within the First Year of Resettlement</w:t>
            </w:r>
            <w:r w:rsidR="006A7CCE">
              <w:rPr>
                <w:noProof/>
                <w:webHidden/>
              </w:rPr>
              <w:tab/>
            </w:r>
            <w:r w:rsidR="006A7CCE">
              <w:rPr>
                <w:noProof/>
                <w:webHidden/>
              </w:rPr>
              <w:fldChar w:fldCharType="begin"/>
            </w:r>
            <w:r w:rsidR="006A7CCE">
              <w:rPr>
                <w:noProof/>
                <w:webHidden/>
              </w:rPr>
              <w:instrText xml:space="preserve"> PAGEREF _Toc101544068 \h </w:instrText>
            </w:r>
            <w:r w:rsidR="006A7CCE">
              <w:rPr>
                <w:noProof/>
                <w:webHidden/>
              </w:rPr>
            </w:r>
            <w:r w:rsidR="006A7CCE">
              <w:rPr>
                <w:noProof/>
                <w:webHidden/>
              </w:rPr>
              <w:fldChar w:fldCharType="separate"/>
            </w:r>
            <w:r w:rsidR="006A7CCE">
              <w:rPr>
                <w:noProof/>
                <w:webHidden/>
              </w:rPr>
              <w:t>34</w:t>
            </w:r>
            <w:r w:rsidR="006A7CCE">
              <w:rPr>
                <w:noProof/>
                <w:webHidden/>
              </w:rPr>
              <w:fldChar w:fldCharType="end"/>
            </w:r>
          </w:hyperlink>
        </w:p>
        <w:p w14:paraId="1110AB3D" w14:textId="744CC70B" w:rsidR="006A7CCE" w:rsidRDefault="009C5FA2">
          <w:pPr>
            <w:pStyle w:val="TOC3"/>
            <w:tabs>
              <w:tab w:val="right" w:leader="dot" w:pos="9350"/>
            </w:tabs>
            <w:rPr>
              <w:rFonts w:cstheme="minorBidi"/>
              <w:noProof/>
            </w:rPr>
          </w:pPr>
          <w:hyperlink w:anchor="_Toc101544069" w:history="1">
            <w:r w:rsidR="006A7CCE" w:rsidRPr="000D30A4">
              <w:rPr>
                <w:rStyle w:val="Hyperlink"/>
                <w:noProof/>
              </w:rPr>
              <w:t>Demographic/control variables</w:t>
            </w:r>
            <w:r w:rsidR="006A7CCE">
              <w:rPr>
                <w:noProof/>
                <w:webHidden/>
              </w:rPr>
              <w:tab/>
            </w:r>
            <w:r w:rsidR="006A7CCE">
              <w:rPr>
                <w:noProof/>
                <w:webHidden/>
              </w:rPr>
              <w:fldChar w:fldCharType="begin"/>
            </w:r>
            <w:r w:rsidR="006A7CCE">
              <w:rPr>
                <w:noProof/>
                <w:webHidden/>
              </w:rPr>
              <w:instrText xml:space="preserve"> PAGEREF _Toc101544069 \h </w:instrText>
            </w:r>
            <w:r w:rsidR="006A7CCE">
              <w:rPr>
                <w:noProof/>
                <w:webHidden/>
              </w:rPr>
            </w:r>
            <w:r w:rsidR="006A7CCE">
              <w:rPr>
                <w:noProof/>
                <w:webHidden/>
              </w:rPr>
              <w:fldChar w:fldCharType="separate"/>
            </w:r>
            <w:r w:rsidR="006A7CCE">
              <w:rPr>
                <w:noProof/>
                <w:webHidden/>
              </w:rPr>
              <w:t>34</w:t>
            </w:r>
            <w:r w:rsidR="006A7CCE">
              <w:rPr>
                <w:noProof/>
                <w:webHidden/>
              </w:rPr>
              <w:fldChar w:fldCharType="end"/>
            </w:r>
          </w:hyperlink>
        </w:p>
        <w:p w14:paraId="47860612" w14:textId="1808521C" w:rsidR="006A7CCE" w:rsidRDefault="009C5FA2">
          <w:pPr>
            <w:pStyle w:val="TOC3"/>
            <w:tabs>
              <w:tab w:val="right" w:leader="dot" w:pos="9350"/>
            </w:tabs>
            <w:rPr>
              <w:rFonts w:cstheme="minorBidi"/>
              <w:noProof/>
            </w:rPr>
          </w:pPr>
          <w:hyperlink w:anchor="_Toc101544070" w:history="1">
            <w:r w:rsidR="006A7CCE" w:rsidRPr="000D30A4">
              <w:rPr>
                <w:rStyle w:val="Hyperlink"/>
                <w:noProof/>
              </w:rPr>
              <w:t>Context factors.</w:t>
            </w:r>
            <w:r w:rsidR="006A7CCE">
              <w:rPr>
                <w:noProof/>
                <w:webHidden/>
              </w:rPr>
              <w:tab/>
            </w:r>
            <w:r w:rsidR="006A7CCE">
              <w:rPr>
                <w:noProof/>
                <w:webHidden/>
              </w:rPr>
              <w:fldChar w:fldCharType="begin"/>
            </w:r>
            <w:r w:rsidR="006A7CCE">
              <w:rPr>
                <w:noProof/>
                <w:webHidden/>
              </w:rPr>
              <w:instrText xml:space="preserve"> PAGEREF _Toc101544070 \h </w:instrText>
            </w:r>
            <w:r w:rsidR="006A7CCE">
              <w:rPr>
                <w:noProof/>
                <w:webHidden/>
              </w:rPr>
            </w:r>
            <w:r w:rsidR="006A7CCE">
              <w:rPr>
                <w:noProof/>
                <w:webHidden/>
              </w:rPr>
              <w:fldChar w:fldCharType="separate"/>
            </w:r>
            <w:r w:rsidR="006A7CCE">
              <w:rPr>
                <w:noProof/>
                <w:webHidden/>
              </w:rPr>
              <w:t>34</w:t>
            </w:r>
            <w:r w:rsidR="006A7CCE">
              <w:rPr>
                <w:noProof/>
                <w:webHidden/>
              </w:rPr>
              <w:fldChar w:fldCharType="end"/>
            </w:r>
          </w:hyperlink>
        </w:p>
        <w:p w14:paraId="7BA3C23E" w14:textId="7FB9F8DD" w:rsidR="006A7CCE" w:rsidRDefault="009C5FA2">
          <w:pPr>
            <w:pStyle w:val="TOC3"/>
            <w:tabs>
              <w:tab w:val="right" w:leader="dot" w:pos="9350"/>
            </w:tabs>
            <w:rPr>
              <w:rFonts w:cstheme="minorBidi"/>
              <w:noProof/>
            </w:rPr>
          </w:pPr>
          <w:hyperlink w:anchor="_Toc101544071" w:history="1">
            <w:r w:rsidR="006A7CCE" w:rsidRPr="000D30A4">
              <w:rPr>
                <w:rStyle w:val="Hyperlink"/>
                <w:noProof/>
              </w:rPr>
              <w:t>Human capital factors.</w:t>
            </w:r>
            <w:r w:rsidR="006A7CCE">
              <w:rPr>
                <w:noProof/>
                <w:webHidden/>
              </w:rPr>
              <w:tab/>
            </w:r>
            <w:r w:rsidR="006A7CCE">
              <w:rPr>
                <w:noProof/>
                <w:webHidden/>
              </w:rPr>
              <w:fldChar w:fldCharType="begin"/>
            </w:r>
            <w:r w:rsidR="006A7CCE">
              <w:rPr>
                <w:noProof/>
                <w:webHidden/>
              </w:rPr>
              <w:instrText xml:space="preserve"> PAGEREF _Toc101544071 \h </w:instrText>
            </w:r>
            <w:r w:rsidR="006A7CCE">
              <w:rPr>
                <w:noProof/>
                <w:webHidden/>
              </w:rPr>
            </w:r>
            <w:r w:rsidR="006A7CCE">
              <w:rPr>
                <w:noProof/>
                <w:webHidden/>
              </w:rPr>
              <w:fldChar w:fldCharType="separate"/>
            </w:r>
            <w:r w:rsidR="006A7CCE">
              <w:rPr>
                <w:noProof/>
                <w:webHidden/>
              </w:rPr>
              <w:t>35</w:t>
            </w:r>
            <w:r w:rsidR="006A7CCE">
              <w:rPr>
                <w:noProof/>
                <w:webHidden/>
              </w:rPr>
              <w:fldChar w:fldCharType="end"/>
            </w:r>
          </w:hyperlink>
        </w:p>
        <w:p w14:paraId="545FBF54" w14:textId="3ADD1900" w:rsidR="006A7CCE" w:rsidRDefault="009C5FA2">
          <w:pPr>
            <w:pStyle w:val="TOC3"/>
            <w:tabs>
              <w:tab w:val="right" w:leader="dot" w:pos="9350"/>
            </w:tabs>
            <w:rPr>
              <w:rFonts w:cstheme="minorBidi"/>
              <w:noProof/>
            </w:rPr>
          </w:pPr>
          <w:hyperlink w:anchor="_Toc101544072" w:history="1">
            <w:r w:rsidR="006A7CCE" w:rsidRPr="000D30A4">
              <w:rPr>
                <w:rStyle w:val="Hyperlink"/>
                <w:noProof/>
              </w:rPr>
              <w:t>Comparing the relative importance of human capital variables with context variables</w:t>
            </w:r>
            <w:r w:rsidR="006A7CCE">
              <w:rPr>
                <w:noProof/>
                <w:webHidden/>
              </w:rPr>
              <w:tab/>
            </w:r>
            <w:r w:rsidR="006A7CCE">
              <w:rPr>
                <w:noProof/>
                <w:webHidden/>
              </w:rPr>
              <w:fldChar w:fldCharType="begin"/>
            </w:r>
            <w:r w:rsidR="006A7CCE">
              <w:rPr>
                <w:noProof/>
                <w:webHidden/>
              </w:rPr>
              <w:instrText xml:space="preserve"> PAGEREF _Toc101544072 \h </w:instrText>
            </w:r>
            <w:r w:rsidR="006A7CCE">
              <w:rPr>
                <w:noProof/>
                <w:webHidden/>
              </w:rPr>
            </w:r>
            <w:r w:rsidR="006A7CCE">
              <w:rPr>
                <w:noProof/>
                <w:webHidden/>
              </w:rPr>
              <w:fldChar w:fldCharType="separate"/>
            </w:r>
            <w:r w:rsidR="006A7CCE">
              <w:rPr>
                <w:noProof/>
                <w:webHidden/>
              </w:rPr>
              <w:t>35</w:t>
            </w:r>
            <w:r w:rsidR="006A7CCE">
              <w:rPr>
                <w:noProof/>
                <w:webHidden/>
              </w:rPr>
              <w:fldChar w:fldCharType="end"/>
            </w:r>
          </w:hyperlink>
        </w:p>
        <w:p w14:paraId="783BEEA0" w14:textId="48541C67" w:rsidR="006A7CCE" w:rsidRDefault="009C5FA2">
          <w:pPr>
            <w:pStyle w:val="TOC2"/>
            <w:tabs>
              <w:tab w:val="right" w:leader="dot" w:pos="9350"/>
            </w:tabs>
            <w:rPr>
              <w:rFonts w:cstheme="minorBidi"/>
              <w:noProof/>
            </w:rPr>
          </w:pPr>
          <w:hyperlink w:anchor="_Toc101544073" w:history="1">
            <w:r w:rsidR="006A7CCE" w:rsidRPr="000D30A4">
              <w:rPr>
                <w:rStyle w:val="Hyperlink"/>
                <w:noProof/>
              </w:rPr>
              <w:t>Predictors of Weekly Working Hours t</w:t>
            </w:r>
            <w:r w:rsidR="006A7CCE">
              <w:rPr>
                <w:noProof/>
                <w:webHidden/>
              </w:rPr>
              <w:tab/>
            </w:r>
            <w:r w:rsidR="006A7CCE">
              <w:rPr>
                <w:noProof/>
                <w:webHidden/>
              </w:rPr>
              <w:fldChar w:fldCharType="begin"/>
            </w:r>
            <w:r w:rsidR="006A7CCE">
              <w:rPr>
                <w:noProof/>
                <w:webHidden/>
              </w:rPr>
              <w:instrText xml:space="preserve"> PAGEREF _Toc101544073 \h </w:instrText>
            </w:r>
            <w:r w:rsidR="006A7CCE">
              <w:rPr>
                <w:noProof/>
                <w:webHidden/>
              </w:rPr>
            </w:r>
            <w:r w:rsidR="006A7CCE">
              <w:rPr>
                <w:noProof/>
                <w:webHidden/>
              </w:rPr>
              <w:fldChar w:fldCharType="separate"/>
            </w:r>
            <w:r w:rsidR="006A7CCE">
              <w:rPr>
                <w:noProof/>
                <w:webHidden/>
              </w:rPr>
              <w:t>37</w:t>
            </w:r>
            <w:r w:rsidR="006A7CCE">
              <w:rPr>
                <w:noProof/>
                <w:webHidden/>
              </w:rPr>
              <w:fldChar w:fldCharType="end"/>
            </w:r>
          </w:hyperlink>
        </w:p>
        <w:p w14:paraId="2E3E6CA8" w14:textId="399498D9" w:rsidR="006A7CCE" w:rsidRDefault="009C5FA2">
          <w:pPr>
            <w:pStyle w:val="TOC3"/>
            <w:tabs>
              <w:tab w:val="right" w:leader="dot" w:pos="9350"/>
            </w:tabs>
            <w:rPr>
              <w:rFonts w:cstheme="minorBidi"/>
              <w:noProof/>
            </w:rPr>
          </w:pPr>
          <w:hyperlink w:anchor="_Toc101544074" w:history="1">
            <w:r w:rsidR="006A7CCE" w:rsidRPr="000D30A4">
              <w:rPr>
                <w:rStyle w:val="Hyperlink"/>
                <w:noProof/>
              </w:rPr>
              <w:t>Demographic/Control variables</w:t>
            </w:r>
            <w:r w:rsidR="006A7CCE">
              <w:rPr>
                <w:noProof/>
                <w:webHidden/>
              </w:rPr>
              <w:tab/>
            </w:r>
            <w:r w:rsidR="006A7CCE">
              <w:rPr>
                <w:noProof/>
                <w:webHidden/>
              </w:rPr>
              <w:fldChar w:fldCharType="begin"/>
            </w:r>
            <w:r w:rsidR="006A7CCE">
              <w:rPr>
                <w:noProof/>
                <w:webHidden/>
              </w:rPr>
              <w:instrText xml:space="preserve"> PAGEREF _Toc101544074 \h </w:instrText>
            </w:r>
            <w:r w:rsidR="006A7CCE">
              <w:rPr>
                <w:noProof/>
                <w:webHidden/>
              </w:rPr>
            </w:r>
            <w:r w:rsidR="006A7CCE">
              <w:rPr>
                <w:noProof/>
                <w:webHidden/>
              </w:rPr>
              <w:fldChar w:fldCharType="separate"/>
            </w:r>
            <w:r w:rsidR="006A7CCE">
              <w:rPr>
                <w:noProof/>
                <w:webHidden/>
              </w:rPr>
              <w:t>37</w:t>
            </w:r>
            <w:r w:rsidR="006A7CCE">
              <w:rPr>
                <w:noProof/>
                <w:webHidden/>
              </w:rPr>
              <w:fldChar w:fldCharType="end"/>
            </w:r>
          </w:hyperlink>
        </w:p>
        <w:p w14:paraId="2BDB3EAD" w14:textId="3A16C0F5" w:rsidR="006A7CCE" w:rsidRDefault="009C5FA2">
          <w:pPr>
            <w:pStyle w:val="TOC3"/>
            <w:tabs>
              <w:tab w:val="right" w:leader="dot" w:pos="9350"/>
            </w:tabs>
            <w:rPr>
              <w:rFonts w:cstheme="minorBidi"/>
              <w:noProof/>
            </w:rPr>
          </w:pPr>
          <w:hyperlink w:anchor="_Toc101544075" w:history="1">
            <w:r w:rsidR="006A7CCE" w:rsidRPr="000D30A4">
              <w:rPr>
                <w:rStyle w:val="Hyperlink"/>
                <w:noProof/>
              </w:rPr>
              <w:t>Pre-resettlement context variables. Context variables generally were significant predictors of weekly working hours.</w:t>
            </w:r>
            <w:r w:rsidR="006A7CCE">
              <w:rPr>
                <w:noProof/>
                <w:webHidden/>
              </w:rPr>
              <w:tab/>
            </w:r>
            <w:r w:rsidR="006A7CCE">
              <w:rPr>
                <w:noProof/>
                <w:webHidden/>
              </w:rPr>
              <w:fldChar w:fldCharType="begin"/>
            </w:r>
            <w:r w:rsidR="006A7CCE">
              <w:rPr>
                <w:noProof/>
                <w:webHidden/>
              </w:rPr>
              <w:instrText xml:space="preserve"> PAGEREF _Toc101544075 \h </w:instrText>
            </w:r>
            <w:r w:rsidR="006A7CCE">
              <w:rPr>
                <w:noProof/>
                <w:webHidden/>
              </w:rPr>
            </w:r>
            <w:r w:rsidR="006A7CCE">
              <w:rPr>
                <w:noProof/>
                <w:webHidden/>
              </w:rPr>
              <w:fldChar w:fldCharType="separate"/>
            </w:r>
            <w:r w:rsidR="006A7CCE">
              <w:rPr>
                <w:noProof/>
                <w:webHidden/>
              </w:rPr>
              <w:t>37</w:t>
            </w:r>
            <w:r w:rsidR="006A7CCE">
              <w:rPr>
                <w:noProof/>
                <w:webHidden/>
              </w:rPr>
              <w:fldChar w:fldCharType="end"/>
            </w:r>
          </w:hyperlink>
        </w:p>
        <w:p w14:paraId="15003DEE" w14:textId="406A430A" w:rsidR="006A7CCE" w:rsidRDefault="009C5FA2">
          <w:pPr>
            <w:pStyle w:val="TOC3"/>
            <w:tabs>
              <w:tab w:val="right" w:leader="dot" w:pos="9350"/>
            </w:tabs>
            <w:rPr>
              <w:rFonts w:cstheme="minorBidi"/>
              <w:noProof/>
            </w:rPr>
          </w:pPr>
          <w:hyperlink w:anchor="_Toc101544076" w:history="1">
            <w:r w:rsidR="006A7CCE" w:rsidRPr="000D30A4">
              <w:rPr>
                <w:rStyle w:val="Hyperlink"/>
                <w:noProof/>
              </w:rPr>
              <w:t>Pre-/post-resettlement human capital.</w:t>
            </w:r>
            <w:r w:rsidR="006A7CCE">
              <w:rPr>
                <w:noProof/>
                <w:webHidden/>
              </w:rPr>
              <w:tab/>
            </w:r>
            <w:r w:rsidR="006A7CCE">
              <w:rPr>
                <w:noProof/>
                <w:webHidden/>
              </w:rPr>
              <w:fldChar w:fldCharType="begin"/>
            </w:r>
            <w:r w:rsidR="006A7CCE">
              <w:rPr>
                <w:noProof/>
                <w:webHidden/>
              </w:rPr>
              <w:instrText xml:space="preserve"> PAGEREF _Toc101544076 \h </w:instrText>
            </w:r>
            <w:r w:rsidR="006A7CCE">
              <w:rPr>
                <w:noProof/>
                <w:webHidden/>
              </w:rPr>
            </w:r>
            <w:r w:rsidR="006A7CCE">
              <w:rPr>
                <w:noProof/>
                <w:webHidden/>
              </w:rPr>
              <w:fldChar w:fldCharType="separate"/>
            </w:r>
            <w:r w:rsidR="006A7CCE">
              <w:rPr>
                <w:noProof/>
                <w:webHidden/>
              </w:rPr>
              <w:t>37</w:t>
            </w:r>
            <w:r w:rsidR="006A7CCE">
              <w:rPr>
                <w:noProof/>
                <w:webHidden/>
              </w:rPr>
              <w:fldChar w:fldCharType="end"/>
            </w:r>
          </w:hyperlink>
        </w:p>
        <w:p w14:paraId="45548716" w14:textId="49E930E4" w:rsidR="006A7CCE" w:rsidRDefault="009C5FA2">
          <w:pPr>
            <w:pStyle w:val="TOC1"/>
            <w:tabs>
              <w:tab w:val="right" w:leader="dot" w:pos="9350"/>
            </w:tabs>
            <w:rPr>
              <w:rFonts w:cstheme="minorBidi"/>
              <w:noProof/>
            </w:rPr>
          </w:pPr>
          <w:hyperlink w:anchor="_Toc101544077" w:history="1">
            <w:r w:rsidR="006A7CCE" w:rsidRPr="000D30A4">
              <w:rPr>
                <w:rStyle w:val="Hyperlink"/>
                <w:noProof/>
              </w:rPr>
              <w:t>DISCUSSION</w:t>
            </w:r>
            <w:r w:rsidR="006A7CCE">
              <w:rPr>
                <w:noProof/>
                <w:webHidden/>
              </w:rPr>
              <w:tab/>
            </w:r>
            <w:r w:rsidR="006A7CCE">
              <w:rPr>
                <w:noProof/>
                <w:webHidden/>
              </w:rPr>
              <w:fldChar w:fldCharType="begin"/>
            </w:r>
            <w:r w:rsidR="006A7CCE">
              <w:rPr>
                <w:noProof/>
                <w:webHidden/>
              </w:rPr>
              <w:instrText xml:space="preserve"> PAGEREF _Toc101544077 \h </w:instrText>
            </w:r>
            <w:r w:rsidR="006A7CCE">
              <w:rPr>
                <w:noProof/>
                <w:webHidden/>
              </w:rPr>
            </w:r>
            <w:r w:rsidR="006A7CCE">
              <w:rPr>
                <w:noProof/>
                <w:webHidden/>
              </w:rPr>
              <w:fldChar w:fldCharType="separate"/>
            </w:r>
            <w:r w:rsidR="006A7CCE">
              <w:rPr>
                <w:noProof/>
                <w:webHidden/>
              </w:rPr>
              <w:t>38</w:t>
            </w:r>
            <w:r w:rsidR="006A7CCE">
              <w:rPr>
                <w:noProof/>
                <w:webHidden/>
              </w:rPr>
              <w:fldChar w:fldCharType="end"/>
            </w:r>
          </w:hyperlink>
        </w:p>
        <w:p w14:paraId="56CF369A" w14:textId="3A145337" w:rsidR="006A7CCE" w:rsidRDefault="009C5FA2">
          <w:pPr>
            <w:pStyle w:val="TOC2"/>
            <w:tabs>
              <w:tab w:val="right" w:leader="dot" w:pos="9350"/>
            </w:tabs>
            <w:rPr>
              <w:rFonts w:cstheme="minorBidi"/>
              <w:noProof/>
            </w:rPr>
          </w:pPr>
          <w:hyperlink w:anchor="_Toc101544078" w:history="1">
            <w:r w:rsidR="006A7CCE" w:rsidRPr="000D30A4">
              <w:rPr>
                <w:rStyle w:val="Hyperlink"/>
                <w:noProof/>
              </w:rPr>
              <w:t>Hypothesis A) Pre-/post- Resettlement Human Capital and Economic Integration in The U.S.</w:t>
            </w:r>
            <w:r w:rsidR="006A7CCE">
              <w:rPr>
                <w:noProof/>
                <w:webHidden/>
              </w:rPr>
              <w:tab/>
            </w:r>
            <w:r w:rsidR="006A7CCE">
              <w:rPr>
                <w:noProof/>
                <w:webHidden/>
              </w:rPr>
              <w:fldChar w:fldCharType="begin"/>
            </w:r>
            <w:r w:rsidR="006A7CCE">
              <w:rPr>
                <w:noProof/>
                <w:webHidden/>
              </w:rPr>
              <w:instrText xml:space="preserve"> PAGEREF _Toc101544078 \h </w:instrText>
            </w:r>
            <w:r w:rsidR="006A7CCE">
              <w:rPr>
                <w:noProof/>
                <w:webHidden/>
              </w:rPr>
            </w:r>
            <w:r w:rsidR="006A7CCE">
              <w:rPr>
                <w:noProof/>
                <w:webHidden/>
              </w:rPr>
              <w:fldChar w:fldCharType="separate"/>
            </w:r>
            <w:r w:rsidR="006A7CCE">
              <w:rPr>
                <w:noProof/>
                <w:webHidden/>
              </w:rPr>
              <w:t>40</w:t>
            </w:r>
            <w:r w:rsidR="006A7CCE">
              <w:rPr>
                <w:noProof/>
                <w:webHidden/>
              </w:rPr>
              <w:fldChar w:fldCharType="end"/>
            </w:r>
          </w:hyperlink>
        </w:p>
        <w:p w14:paraId="666E8317" w14:textId="126FA122" w:rsidR="006A7CCE" w:rsidRDefault="009C5FA2">
          <w:pPr>
            <w:pStyle w:val="TOC2"/>
            <w:tabs>
              <w:tab w:val="right" w:leader="dot" w:pos="9350"/>
            </w:tabs>
            <w:rPr>
              <w:rFonts w:cstheme="minorBidi"/>
              <w:noProof/>
            </w:rPr>
          </w:pPr>
          <w:hyperlink w:anchor="_Toc101544079" w:history="1">
            <w:r w:rsidR="006A7CCE" w:rsidRPr="000D30A4">
              <w:rPr>
                <w:rStyle w:val="Hyperlink"/>
                <w:noProof/>
              </w:rPr>
              <w:t>Hypothesis B) Pre/post- Resettlement Context and Economic Integration in the U.S.</w:t>
            </w:r>
            <w:r w:rsidR="006A7CCE">
              <w:rPr>
                <w:noProof/>
                <w:webHidden/>
              </w:rPr>
              <w:tab/>
            </w:r>
            <w:r w:rsidR="006A7CCE">
              <w:rPr>
                <w:noProof/>
                <w:webHidden/>
              </w:rPr>
              <w:fldChar w:fldCharType="begin"/>
            </w:r>
            <w:r w:rsidR="006A7CCE">
              <w:rPr>
                <w:noProof/>
                <w:webHidden/>
              </w:rPr>
              <w:instrText xml:space="preserve"> PAGEREF _Toc101544079 \h </w:instrText>
            </w:r>
            <w:r w:rsidR="006A7CCE">
              <w:rPr>
                <w:noProof/>
                <w:webHidden/>
              </w:rPr>
            </w:r>
            <w:r w:rsidR="006A7CCE">
              <w:rPr>
                <w:noProof/>
                <w:webHidden/>
              </w:rPr>
              <w:fldChar w:fldCharType="separate"/>
            </w:r>
            <w:r w:rsidR="006A7CCE">
              <w:rPr>
                <w:noProof/>
                <w:webHidden/>
              </w:rPr>
              <w:t>41</w:t>
            </w:r>
            <w:r w:rsidR="006A7CCE">
              <w:rPr>
                <w:noProof/>
                <w:webHidden/>
              </w:rPr>
              <w:fldChar w:fldCharType="end"/>
            </w:r>
          </w:hyperlink>
        </w:p>
        <w:p w14:paraId="38A7FEB2" w14:textId="45C58133" w:rsidR="006A7CCE" w:rsidRDefault="009C5FA2">
          <w:pPr>
            <w:pStyle w:val="TOC2"/>
            <w:tabs>
              <w:tab w:val="right" w:leader="dot" w:pos="9350"/>
            </w:tabs>
            <w:rPr>
              <w:rFonts w:cstheme="minorBidi"/>
              <w:noProof/>
            </w:rPr>
          </w:pPr>
          <w:hyperlink w:anchor="_Toc101544080" w:history="1">
            <w:r w:rsidR="006A7CCE" w:rsidRPr="000D30A4">
              <w:rPr>
                <w:rStyle w:val="Hyperlink"/>
                <w:noProof/>
              </w:rPr>
              <w:t>Hypothesis C) Relative Importance of Human Capital and Context Factors</w:t>
            </w:r>
            <w:r w:rsidR="006A7CCE">
              <w:rPr>
                <w:noProof/>
                <w:webHidden/>
              </w:rPr>
              <w:tab/>
            </w:r>
            <w:r w:rsidR="006A7CCE">
              <w:rPr>
                <w:noProof/>
                <w:webHidden/>
              </w:rPr>
              <w:fldChar w:fldCharType="begin"/>
            </w:r>
            <w:r w:rsidR="006A7CCE">
              <w:rPr>
                <w:noProof/>
                <w:webHidden/>
              </w:rPr>
              <w:instrText xml:space="preserve"> PAGEREF _Toc101544080 \h </w:instrText>
            </w:r>
            <w:r w:rsidR="006A7CCE">
              <w:rPr>
                <w:noProof/>
                <w:webHidden/>
              </w:rPr>
            </w:r>
            <w:r w:rsidR="006A7CCE">
              <w:rPr>
                <w:noProof/>
                <w:webHidden/>
              </w:rPr>
              <w:fldChar w:fldCharType="separate"/>
            </w:r>
            <w:r w:rsidR="006A7CCE">
              <w:rPr>
                <w:noProof/>
                <w:webHidden/>
              </w:rPr>
              <w:t>42</w:t>
            </w:r>
            <w:r w:rsidR="006A7CCE">
              <w:rPr>
                <w:noProof/>
                <w:webHidden/>
              </w:rPr>
              <w:fldChar w:fldCharType="end"/>
            </w:r>
          </w:hyperlink>
        </w:p>
        <w:p w14:paraId="1FE2B760" w14:textId="2A6B14EF" w:rsidR="006A7CCE" w:rsidRDefault="009C5FA2">
          <w:pPr>
            <w:pStyle w:val="TOC1"/>
            <w:tabs>
              <w:tab w:val="right" w:leader="dot" w:pos="9350"/>
            </w:tabs>
            <w:rPr>
              <w:rFonts w:cstheme="minorBidi"/>
              <w:noProof/>
            </w:rPr>
          </w:pPr>
          <w:hyperlink w:anchor="_Toc101544081" w:history="1">
            <w:r w:rsidR="006A7CCE" w:rsidRPr="000D30A4">
              <w:rPr>
                <w:rStyle w:val="Hyperlink"/>
                <w:noProof/>
              </w:rPr>
              <w:t>LIMITATIONS</w:t>
            </w:r>
            <w:r w:rsidR="006A7CCE">
              <w:rPr>
                <w:noProof/>
                <w:webHidden/>
              </w:rPr>
              <w:tab/>
            </w:r>
            <w:r w:rsidR="006A7CCE">
              <w:rPr>
                <w:noProof/>
                <w:webHidden/>
              </w:rPr>
              <w:fldChar w:fldCharType="begin"/>
            </w:r>
            <w:r w:rsidR="006A7CCE">
              <w:rPr>
                <w:noProof/>
                <w:webHidden/>
              </w:rPr>
              <w:instrText xml:space="preserve"> PAGEREF _Toc101544081 \h </w:instrText>
            </w:r>
            <w:r w:rsidR="006A7CCE">
              <w:rPr>
                <w:noProof/>
                <w:webHidden/>
              </w:rPr>
            </w:r>
            <w:r w:rsidR="006A7CCE">
              <w:rPr>
                <w:noProof/>
                <w:webHidden/>
              </w:rPr>
              <w:fldChar w:fldCharType="separate"/>
            </w:r>
            <w:r w:rsidR="006A7CCE">
              <w:rPr>
                <w:noProof/>
                <w:webHidden/>
              </w:rPr>
              <w:t>43</w:t>
            </w:r>
            <w:r w:rsidR="006A7CCE">
              <w:rPr>
                <w:noProof/>
                <w:webHidden/>
              </w:rPr>
              <w:fldChar w:fldCharType="end"/>
            </w:r>
          </w:hyperlink>
        </w:p>
        <w:p w14:paraId="57A1A701" w14:textId="1D5C4300" w:rsidR="006A7CCE" w:rsidRDefault="009C5FA2">
          <w:pPr>
            <w:pStyle w:val="TOC1"/>
            <w:tabs>
              <w:tab w:val="right" w:leader="dot" w:pos="9350"/>
            </w:tabs>
            <w:rPr>
              <w:rFonts w:cstheme="minorBidi"/>
              <w:noProof/>
            </w:rPr>
          </w:pPr>
          <w:hyperlink w:anchor="_Toc101544082" w:history="1">
            <w:r w:rsidR="006A7CCE" w:rsidRPr="000D30A4">
              <w:rPr>
                <w:rStyle w:val="Hyperlink"/>
                <w:noProof/>
              </w:rPr>
              <w:t>CONCLUSION</w:t>
            </w:r>
            <w:r w:rsidR="006A7CCE">
              <w:rPr>
                <w:noProof/>
                <w:webHidden/>
              </w:rPr>
              <w:tab/>
            </w:r>
            <w:r w:rsidR="006A7CCE">
              <w:rPr>
                <w:noProof/>
                <w:webHidden/>
              </w:rPr>
              <w:fldChar w:fldCharType="begin"/>
            </w:r>
            <w:r w:rsidR="006A7CCE">
              <w:rPr>
                <w:noProof/>
                <w:webHidden/>
              </w:rPr>
              <w:instrText xml:space="preserve"> PAGEREF _Toc101544082 \h </w:instrText>
            </w:r>
            <w:r w:rsidR="006A7CCE">
              <w:rPr>
                <w:noProof/>
                <w:webHidden/>
              </w:rPr>
            </w:r>
            <w:r w:rsidR="006A7CCE">
              <w:rPr>
                <w:noProof/>
                <w:webHidden/>
              </w:rPr>
              <w:fldChar w:fldCharType="separate"/>
            </w:r>
            <w:r w:rsidR="006A7CCE">
              <w:rPr>
                <w:noProof/>
                <w:webHidden/>
              </w:rPr>
              <w:t>43</w:t>
            </w:r>
            <w:r w:rsidR="006A7CCE">
              <w:rPr>
                <w:noProof/>
                <w:webHidden/>
              </w:rPr>
              <w:fldChar w:fldCharType="end"/>
            </w:r>
          </w:hyperlink>
        </w:p>
        <w:p w14:paraId="6F90B5FD" w14:textId="28C8D050" w:rsidR="006A7CCE" w:rsidRDefault="009C5FA2">
          <w:pPr>
            <w:pStyle w:val="TOC1"/>
            <w:tabs>
              <w:tab w:val="right" w:leader="dot" w:pos="9350"/>
            </w:tabs>
            <w:rPr>
              <w:rFonts w:cstheme="minorBidi"/>
              <w:noProof/>
            </w:rPr>
          </w:pPr>
          <w:hyperlink w:anchor="_Toc101544083" w:history="1">
            <w:r w:rsidR="006A7CCE" w:rsidRPr="000D30A4">
              <w:rPr>
                <w:rStyle w:val="Hyperlink"/>
                <w:noProof/>
              </w:rPr>
              <w:t>REFERENCES</w:t>
            </w:r>
            <w:r w:rsidR="006A7CCE">
              <w:rPr>
                <w:noProof/>
                <w:webHidden/>
              </w:rPr>
              <w:tab/>
            </w:r>
            <w:r w:rsidR="006A7CCE">
              <w:rPr>
                <w:noProof/>
                <w:webHidden/>
              </w:rPr>
              <w:fldChar w:fldCharType="begin"/>
            </w:r>
            <w:r w:rsidR="006A7CCE">
              <w:rPr>
                <w:noProof/>
                <w:webHidden/>
              </w:rPr>
              <w:instrText xml:space="preserve"> PAGEREF _Toc101544083 \h </w:instrText>
            </w:r>
            <w:r w:rsidR="006A7CCE">
              <w:rPr>
                <w:noProof/>
                <w:webHidden/>
              </w:rPr>
            </w:r>
            <w:r w:rsidR="006A7CCE">
              <w:rPr>
                <w:noProof/>
                <w:webHidden/>
              </w:rPr>
              <w:fldChar w:fldCharType="separate"/>
            </w:r>
            <w:r w:rsidR="006A7CCE">
              <w:rPr>
                <w:noProof/>
                <w:webHidden/>
              </w:rPr>
              <w:t>45</w:t>
            </w:r>
            <w:r w:rsidR="006A7CCE">
              <w:rPr>
                <w:noProof/>
                <w:webHidden/>
              </w:rPr>
              <w:fldChar w:fldCharType="end"/>
            </w:r>
          </w:hyperlink>
        </w:p>
        <w:p w14:paraId="112D02A8" w14:textId="78539ED1" w:rsidR="00715AA7" w:rsidRDefault="00715AA7">
          <w:r>
            <w:rPr>
              <w:b/>
              <w:bCs/>
              <w:noProof/>
            </w:rPr>
            <w:fldChar w:fldCharType="end"/>
          </w:r>
        </w:p>
      </w:sdtContent>
    </w:sdt>
    <w:p w14:paraId="2929C960" w14:textId="7CDCC7A5" w:rsidR="00715AA7" w:rsidRDefault="00715AA7">
      <w:pPr>
        <w:rPr>
          <w:rFonts w:ascii="Arial" w:hAnsi="Arial" w:cs="Arial"/>
          <w:sz w:val="27"/>
          <w:szCs w:val="27"/>
        </w:rPr>
      </w:pPr>
      <w:r>
        <w:rPr>
          <w:rFonts w:ascii="Arial" w:hAnsi="Arial" w:cs="Arial"/>
          <w:sz w:val="27"/>
          <w:szCs w:val="27"/>
        </w:rPr>
        <w:br w:type="page"/>
      </w:r>
    </w:p>
    <w:p w14:paraId="3CE3FC27" w14:textId="77777777" w:rsidR="009151CB" w:rsidRDefault="009151CB" w:rsidP="009151CB">
      <w:pPr>
        <w:rPr>
          <w:rFonts w:ascii="Arial" w:hAnsi="Arial" w:cs="Arial"/>
          <w:sz w:val="27"/>
          <w:szCs w:val="27"/>
        </w:rPr>
      </w:pPr>
    </w:p>
    <w:p w14:paraId="7BD1DCAE" w14:textId="51BF26D1" w:rsidR="00674583" w:rsidRPr="00605D8F" w:rsidRDefault="00C542B5" w:rsidP="00674583">
      <w:pPr>
        <w:pStyle w:val="Heading1"/>
        <w:jc w:val="center"/>
        <w:rPr>
          <w:rFonts w:eastAsiaTheme="minorHAnsi"/>
        </w:rPr>
      </w:pPr>
      <w:bookmarkStart w:id="0" w:name="_Toc101544032"/>
      <w:r w:rsidRPr="00605D8F">
        <w:rPr>
          <w:rStyle w:val="Heading1Char"/>
          <w:rFonts w:eastAsiaTheme="minorHAnsi"/>
        </w:rPr>
        <w:t>L</w:t>
      </w:r>
      <w:r w:rsidR="004F2E41" w:rsidRPr="00605D8F">
        <w:rPr>
          <w:rStyle w:val="Heading1Char"/>
          <w:rFonts w:eastAsiaTheme="minorHAnsi"/>
        </w:rPr>
        <w:t>IST OF TABLES</w:t>
      </w:r>
      <w:bookmarkEnd w:id="0"/>
    </w:p>
    <w:p w14:paraId="0F6DADF8" w14:textId="77777777" w:rsidR="00605D8F" w:rsidRDefault="00605D8F" w:rsidP="00B07791">
      <w:pPr>
        <w:pStyle w:val="NormalWeb"/>
        <w:spacing w:before="240" w:beforeAutospacing="0" w:after="240" w:afterAutospacing="0" w:line="480" w:lineRule="auto"/>
        <w:ind w:firstLine="720"/>
      </w:pPr>
      <w:r w:rsidRPr="00605D8F">
        <w:rPr>
          <w:color w:val="000000"/>
        </w:rPr>
        <w:t>TABLE 1.</w:t>
      </w:r>
      <w:r w:rsidRPr="00605D8F">
        <w:rPr>
          <w:b/>
          <w:color w:val="000000"/>
        </w:rPr>
        <w:t xml:space="preserve"> </w:t>
      </w:r>
      <w:r w:rsidRPr="00605D8F">
        <w:rPr>
          <w:color w:val="000000"/>
        </w:rPr>
        <w:t>Descriptive Statistics from the Annual Survey of Refugees</w:t>
      </w:r>
      <w:r w:rsidRPr="00605D8F">
        <w:t xml:space="preserve"> </w:t>
      </w:r>
    </w:p>
    <w:p w14:paraId="15387B41" w14:textId="2D88FBDE" w:rsidR="00605D8F" w:rsidRDefault="00605D8F" w:rsidP="00B07791">
      <w:pPr>
        <w:pStyle w:val="NormalWeb"/>
        <w:spacing w:before="240" w:beforeAutospacing="0" w:after="240" w:afterAutospacing="0" w:line="480" w:lineRule="auto"/>
        <w:ind w:firstLine="720"/>
      </w:pPr>
      <w:r w:rsidRPr="00605D8F">
        <w:t>TABLE 2</w:t>
      </w:r>
      <w:r>
        <w:t>.</w:t>
      </w:r>
      <w:r w:rsidRPr="00605D8F">
        <w:t xml:space="preserve"> Predicting Economic Self-Sufficiency with Pooled Data (2016-2018)</w:t>
      </w:r>
    </w:p>
    <w:p w14:paraId="18C8E9C2" w14:textId="33D2F1C8" w:rsidR="00605D8F" w:rsidRDefault="00605D8F" w:rsidP="00B07791">
      <w:pPr>
        <w:pStyle w:val="NormalWeb"/>
        <w:spacing w:before="240" w:beforeAutospacing="0" w:after="240" w:afterAutospacing="0" w:line="480" w:lineRule="auto"/>
        <w:ind w:firstLine="720"/>
      </w:pPr>
      <w:r w:rsidRPr="006A7CCE">
        <w:t>TABLE</w:t>
      </w:r>
      <w:r>
        <w:t xml:space="preserve"> 3.</w:t>
      </w:r>
      <w:r w:rsidRPr="006A7CCE">
        <w:t xml:space="preserve"> Predicting Finding a Job within the First Year with Pooled Data (2016-2018)</w:t>
      </w:r>
    </w:p>
    <w:p w14:paraId="3E925994" w14:textId="52A2167C" w:rsidR="00605D8F" w:rsidRDefault="00605D8F" w:rsidP="00605D8F">
      <w:pPr>
        <w:pStyle w:val="NormalWeb"/>
        <w:spacing w:before="240" w:beforeAutospacing="0" w:after="240" w:afterAutospacing="0" w:line="276" w:lineRule="auto"/>
        <w:ind w:left="1440" w:hanging="720"/>
      </w:pPr>
      <w:r w:rsidRPr="006A7CCE">
        <w:t>TABLE</w:t>
      </w:r>
      <w:r>
        <w:t xml:space="preserve"> 4.</w:t>
      </w:r>
      <w:r w:rsidRPr="006A7CCE">
        <w:t xml:space="preserve"> Predicting the Natural Log of Weekly Working Hours with Pooled Data (2016-2018)</w:t>
      </w:r>
    </w:p>
    <w:p w14:paraId="2F457CB2" w14:textId="3AED5610" w:rsidR="00AE438E" w:rsidRDefault="00AE438E" w:rsidP="00605D8F">
      <w:pPr>
        <w:pStyle w:val="NormalWeb"/>
        <w:spacing w:before="240" w:beforeAutospacing="0" w:after="240" w:afterAutospacing="0" w:line="276" w:lineRule="auto"/>
        <w:ind w:left="1440" w:hanging="720"/>
      </w:pPr>
      <w:r>
        <w:t xml:space="preserve">TABLE 5. Comparisons of Final Models </w:t>
      </w:r>
    </w:p>
    <w:p w14:paraId="0C178E63" w14:textId="77777777" w:rsidR="00605D8F" w:rsidRPr="00605D8F" w:rsidRDefault="00605D8F" w:rsidP="00B07791">
      <w:pPr>
        <w:pStyle w:val="NormalWeb"/>
        <w:spacing w:before="240" w:beforeAutospacing="0" w:after="240" w:afterAutospacing="0" w:line="480" w:lineRule="auto"/>
        <w:ind w:firstLine="720"/>
        <w:rPr>
          <w:color w:val="000000"/>
        </w:rPr>
      </w:pPr>
    </w:p>
    <w:p w14:paraId="6C7A401E" w14:textId="28FAA0AE" w:rsidR="00605D8F" w:rsidRDefault="00605D8F">
      <w:pPr>
        <w:rPr>
          <w:rFonts w:ascii="Times New Roman" w:eastAsia="Times New Roman" w:hAnsi="Times New Roman" w:cs="Times New Roman"/>
          <w:i/>
          <w:iCs/>
          <w:color w:val="000000"/>
          <w:sz w:val="24"/>
          <w:szCs w:val="24"/>
        </w:rPr>
      </w:pPr>
      <w:r>
        <w:rPr>
          <w:i/>
          <w:iCs/>
          <w:color w:val="000000"/>
        </w:rPr>
        <w:br w:type="page"/>
      </w:r>
    </w:p>
    <w:p w14:paraId="31F30EB3" w14:textId="77777777" w:rsidR="00605D8F" w:rsidRPr="00B07791" w:rsidRDefault="00605D8F" w:rsidP="00B07791">
      <w:pPr>
        <w:pStyle w:val="NormalWeb"/>
        <w:spacing w:before="240" w:beforeAutospacing="0" w:after="240" w:afterAutospacing="0" w:line="480" w:lineRule="auto"/>
        <w:ind w:firstLine="720"/>
        <w:rPr>
          <w:i/>
          <w:iCs/>
          <w:color w:val="000000"/>
        </w:rPr>
      </w:pPr>
    </w:p>
    <w:p w14:paraId="4850E276" w14:textId="7289255D" w:rsidR="00D50DA9" w:rsidRDefault="00D50DA9" w:rsidP="00D371A9">
      <w:pPr>
        <w:pStyle w:val="NormalWeb"/>
        <w:spacing w:before="240" w:beforeAutospacing="0" w:after="240" w:afterAutospacing="0" w:line="480" w:lineRule="auto"/>
        <w:ind w:firstLine="720"/>
      </w:pPr>
      <w:r>
        <w:rPr>
          <w:color w:val="000000"/>
        </w:rPr>
        <w:t xml:space="preserve">There are 82.5 million displaced persons on Earth at the end of 2020 (United Nations High Commissioner for Refugees 2021). The need for advances in refugee studies is clear: Sociologists have studied integration for nearly a century and identified factors that help people integrate-- achieve parity with natives on important outcomes. While achieving economic self-sufficiency is “among the most important steps for refugees” (Office of Refugee Resettlement 2018:17), little work to date has examined the economic integration of refugees and even less work has elected to study the multi-dimensional nature of economic integration with nationally representative data (Young 2020; Bernstein 2018). Instead, most economic integration research focuses on small scale datasets (Young 2020), and public assistance program use (Nam et al. 2021), which though valuable does not provide a complete understanding of refugees as a whole. This study addresses these limitations by using new large-scale data on immigrant refugees and developing a framework that examines if and how different pre- and post-migration factors shape </w:t>
      </w:r>
      <w:r w:rsidR="00B76F15">
        <w:rPr>
          <w:color w:val="000000"/>
        </w:rPr>
        <w:t>three</w:t>
      </w:r>
      <w:r w:rsidR="00C73E0C">
        <w:rPr>
          <w:color w:val="000000"/>
        </w:rPr>
        <w:t xml:space="preserve"> different indicators of economic integration: time </w:t>
      </w:r>
      <w:r w:rsidR="00144C36">
        <w:rPr>
          <w:color w:val="000000"/>
        </w:rPr>
        <w:t>till</w:t>
      </w:r>
      <w:r w:rsidR="00C73E0C">
        <w:rPr>
          <w:color w:val="000000"/>
        </w:rPr>
        <w:t xml:space="preserve"> first job, economic </w:t>
      </w:r>
      <w:r w:rsidR="002A4D73">
        <w:rPr>
          <w:color w:val="000000"/>
        </w:rPr>
        <w:t>self-sufficiency</w:t>
      </w:r>
      <w:r w:rsidR="00B83D84">
        <w:rPr>
          <w:color w:val="000000"/>
        </w:rPr>
        <w:t xml:space="preserve"> (i.e. no public assistance use)</w:t>
      </w:r>
      <w:r>
        <w:rPr>
          <w:color w:val="000000"/>
        </w:rPr>
        <w:t>, and weekly working hours. </w:t>
      </w:r>
    </w:p>
    <w:p w14:paraId="1EE49567" w14:textId="3AFF1A71" w:rsidR="00CD63D6" w:rsidRPr="00CD63D6" w:rsidRDefault="00C73E0C" w:rsidP="00A42ED9">
      <w:pPr>
        <w:pStyle w:val="NormalWeb"/>
        <w:spacing w:before="240" w:beforeAutospacing="0" w:after="240" w:afterAutospacing="0" w:line="480" w:lineRule="auto"/>
        <w:ind w:firstLine="720"/>
        <w:rPr>
          <w:color w:val="000000"/>
        </w:rPr>
      </w:pPr>
      <w:r>
        <w:rPr>
          <w:color w:val="000000"/>
        </w:rPr>
        <w:t xml:space="preserve">This study uses New Assimilation Theory (Alba and Nee 1997) </w:t>
      </w:r>
      <w:r w:rsidR="002A4D73">
        <w:rPr>
          <w:color w:val="000000"/>
        </w:rPr>
        <w:t>and Phillimore’s</w:t>
      </w:r>
      <w:r>
        <w:rPr>
          <w:color w:val="000000"/>
        </w:rPr>
        <w:t xml:space="preserve"> opportunity structures (2020) —combined with national level data and a series of linear and logit models— to analyze the role of pre/post-migration human capital and pre/post-migration contexts on refugee economic integration.</w:t>
      </w:r>
      <w:r w:rsidR="002A4D73">
        <w:rPr>
          <w:color w:val="000000"/>
        </w:rPr>
        <w:t xml:space="preserve"> </w:t>
      </w:r>
      <w:r>
        <w:rPr>
          <w:color w:val="000000"/>
        </w:rPr>
        <w:t xml:space="preserve">These theories are used to develop </w:t>
      </w:r>
      <w:r w:rsidR="00F63858">
        <w:rPr>
          <w:color w:val="000000"/>
        </w:rPr>
        <w:t xml:space="preserve">three </w:t>
      </w:r>
      <w:r>
        <w:rPr>
          <w:color w:val="000000"/>
        </w:rPr>
        <w:t xml:space="preserve">main research questions: </w:t>
      </w:r>
      <w:r w:rsidR="0031618F">
        <w:t>This study had three main research questions:</w:t>
      </w:r>
      <w:r w:rsidR="0031618F" w:rsidRPr="00F63858">
        <w:rPr>
          <w:color w:val="000000"/>
        </w:rPr>
        <w:t xml:space="preserve"> </w:t>
      </w:r>
      <w:r w:rsidR="00244AD4">
        <w:t>This study had three main research questions:</w:t>
      </w:r>
      <w:r w:rsidR="00244AD4" w:rsidRPr="00F63858">
        <w:rPr>
          <w:color w:val="000000"/>
        </w:rPr>
        <w:t xml:space="preserve"> </w:t>
      </w:r>
      <w:r w:rsidR="00244AD4">
        <w:rPr>
          <w:color w:val="000000"/>
        </w:rPr>
        <w:t xml:space="preserve">1) How do Pre/post-migration human capital affect refugee economic integration in the </w:t>
      </w:r>
      <w:r w:rsidR="00244AD4" w:rsidRPr="00F63858">
        <w:rPr>
          <w:color w:val="000000"/>
        </w:rPr>
        <w:t>U.S.?</w:t>
      </w:r>
      <w:r w:rsidR="00244AD4" w:rsidRPr="00F63858">
        <w:rPr>
          <w:rStyle w:val="CommentReference"/>
          <w:rFonts w:eastAsiaTheme="minorHAnsi"/>
          <w:sz w:val="24"/>
          <w:szCs w:val="24"/>
        </w:rPr>
        <w:t xml:space="preserve">  2</w:t>
      </w:r>
      <w:r w:rsidR="00244AD4">
        <w:rPr>
          <w:color w:val="000000"/>
        </w:rPr>
        <w:t>)</w:t>
      </w:r>
      <w:r w:rsidR="00244AD4" w:rsidRPr="00F63858">
        <w:rPr>
          <w:color w:val="000000"/>
        </w:rPr>
        <w:t xml:space="preserve"> How do</w:t>
      </w:r>
      <w:r w:rsidR="00244AD4">
        <w:rPr>
          <w:color w:val="000000"/>
        </w:rPr>
        <w:t xml:space="preserve"> pre/post-migration context factors (e.g., national identity or region resettled </w:t>
      </w:r>
      <w:r w:rsidR="00244AD4">
        <w:rPr>
          <w:color w:val="000000"/>
        </w:rPr>
        <w:lastRenderedPageBreak/>
        <w:t>to) shape economic integration? 3) What is the relative importance of human capital, and context factors in shaping refugee economic integration?</w:t>
      </w:r>
    </w:p>
    <w:p w14:paraId="1C9C4AF8" w14:textId="0FE80155" w:rsidR="00C73E0C" w:rsidRDefault="00C73E0C" w:rsidP="00D371A9">
      <w:pPr>
        <w:pStyle w:val="NormalWeb"/>
        <w:spacing w:before="240" w:beforeAutospacing="0" w:after="240" w:afterAutospacing="0" w:line="480" w:lineRule="auto"/>
        <w:ind w:firstLine="720"/>
      </w:pPr>
      <w:r>
        <w:rPr>
          <w:color w:val="000000"/>
        </w:rPr>
        <w:t>Pre/post migration human capital and pre/post migration context are important variables identified by the above theories as contributing to integration.</w:t>
      </w:r>
      <w:r w:rsidR="00A42ED9">
        <w:rPr>
          <w:color w:val="000000"/>
        </w:rPr>
        <w:t xml:space="preserve"> </w:t>
      </w:r>
      <w:r>
        <w:rPr>
          <w:color w:val="000000"/>
        </w:rPr>
        <w:t xml:space="preserve"> The impact of pre/post migration human capital and pre/post migration context effects across specific types of refugee economic integration are not entirely understood. These theories either emphasize pre/post migration human capital or pre/post migration context effects</w:t>
      </w:r>
      <w:r w:rsidR="00B83D84">
        <w:rPr>
          <w:color w:val="000000"/>
        </w:rPr>
        <w:t>. This paper will assess which</w:t>
      </w:r>
      <w:r>
        <w:rPr>
          <w:color w:val="000000"/>
        </w:rPr>
        <w:t xml:space="preserve"> is a better fit for</w:t>
      </w:r>
      <w:r w:rsidR="00B83D84">
        <w:rPr>
          <w:color w:val="000000"/>
        </w:rPr>
        <w:t xml:space="preserve"> explaining the</w:t>
      </w:r>
      <w:r>
        <w:rPr>
          <w:color w:val="000000"/>
        </w:rPr>
        <w:t xml:space="preserve"> refugee</w:t>
      </w:r>
      <w:r w:rsidR="00B83D84">
        <w:rPr>
          <w:color w:val="000000"/>
        </w:rPr>
        <w:t xml:space="preserve"> experience.</w:t>
      </w:r>
    </w:p>
    <w:p w14:paraId="32F4C08B" w14:textId="2DFB6F7F" w:rsidR="00D50DA9" w:rsidRDefault="00D50DA9" w:rsidP="00D371A9">
      <w:pPr>
        <w:pStyle w:val="NormalWeb"/>
        <w:spacing w:before="240" w:beforeAutospacing="0" w:after="240" w:afterAutospacing="0" w:line="480" w:lineRule="auto"/>
        <w:ind w:firstLine="720"/>
      </w:pPr>
      <w:r>
        <w:rPr>
          <w:color w:val="000000"/>
        </w:rPr>
        <w:t xml:space="preserve">I first begin with an overview of modern-day refugees and the process of resettling to the United States. Afterward, I discuss frequently used </w:t>
      </w:r>
      <w:r w:rsidR="0024725D">
        <w:rPr>
          <w:color w:val="000000"/>
        </w:rPr>
        <w:t>data</w:t>
      </w:r>
      <w:r w:rsidR="00C73E0C">
        <w:rPr>
          <w:color w:val="000000"/>
        </w:rPr>
        <w:t xml:space="preserve"> </w:t>
      </w:r>
      <w:r>
        <w:rPr>
          <w:color w:val="000000"/>
        </w:rPr>
        <w:t xml:space="preserve">sources for studying refugees in the United States. Next, I discuss economic integration and the </w:t>
      </w:r>
      <w:r w:rsidR="00B76F15">
        <w:rPr>
          <w:color w:val="000000"/>
        </w:rPr>
        <w:t>three</w:t>
      </w:r>
      <w:r>
        <w:rPr>
          <w:color w:val="000000"/>
        </w:rPr>
        <w:t xml:space="preserve"> outcomes focused on in this study: time till obtaining a first job in the U.S., economic self-sufficiency</w:t>
      </w:r>
      <w:r w:rsidR="00B07791">
        <w:rPr>
          <w:color w:val="000000"/>
        </w:rPr>
        <w:t xml:space="preserve">, </w:t>
      </w:r>
      <w:r>
        <w:rPr>
          <w:color w:val="000000"/>
        </w:rPr>
        <w:t xml:space="preserve">weekly working hours. Then, I discuss </w:t>
      </w:r>
      <w:r w:rsidR="009A48C1">
        <w:rPr>
          <w:color w:val="000000"/>
        </w:rPr>
        <w:t>three</w:t>
      </w:r>
      <w:r w:rsidR="00C73E0C">
        <w:rPr>
          <w:color w:val="000000"/>
        </w:rPr>
        <w:t xml:space="preserve"> </w:t>
      </w:r>
      <w:r>
        <w:rPr>
          <w:color w:val="000000"/>
        </w:rPr>
        <w:t>main theories used to analyze economic integration–New Assimilation Theory (Alba and Nee 1997), Phillimore’s opportunity structures (2020</w:t>
      </w:r>
      <w:r w:rsidR="00C73E0C">
        <w:rPr>
          <w:color w:val="000000"/>
        </w:rPr>
        <w:t>)</w:t>
      </w:r>
      <w:r w:rsidR="00EF4140">
        <w:rPr>
          <w:color w:val="000000"/>
        </w:rPr>
        <w:t>,</w:t>
      </w:r>
      <w:r w:rsidR="009E6B9E">
        <w:rPr>
          <w:color w:val="000000"/>
        </w:rPr>
        <w:t xml:space="preserve"> </w:t>
      </w:r>
      <w:r w:rsidR="00EF4140">
        <w:rPr>
          <w:color w:val="000000"/>
        </w:rPr>
        <w:t>and</w:t>
      </w:r>
      <w:r w:rsidR="009E6B9E">
        <w:rPr>
          <w:color w:val="000000"/>
        </w:rPr>
        <w:t xml:space="preserve"> Immigrant</w:t>
      </w:r>
      <w:r w:rsidR="00EF4140">
        <w:rPr>
          <w:color w:val="000000"/>
        </w:rPr>
        <w:t xml:space="preserve"> Selection</w:t>
      </w:r>
      <w:r w:rsidR="00A27D4E">
        <w:rPr>
          <w:color w:val="000000"/>
        </w:rPr>
        <w:t xml:space="preserve"> th</w:t>
      </w:r>
      <w:r w:rsidR="00384011">
        <w:rPr>
          <w:color w:val="000000"/>
        </w:rPr>
        <w:t>eor</w:t>
      </w:r>
      <w:r w:rsidR="009E6B9E">
        <w:rPr>
          <w:color w:val="000000"/>
        </w:rPr>
        <w:t xml:space="preserve">y </w:t>
      </w:r>
      <w:r w:rsidR="00EF4140">
        <w:t xml:space="preserve">(Feliciano and </w:t>
      </w:r>
      <w:proofErr w:type="spellStart"/>
      <w:r w:rsidR="00EF4140">
        <w:t>Lanuza</w:t>
      </w:r>
      <w:proofErr w:type="spellEnd"/>
      <w:r w:rsidR="00EF4140">
        <w:t xml:space="preserve"> 2017)</w:t>
      </w:r>
      <w:r w:rsidR="009A48C1">
        <w:rPr>
          <w:color w:val="000000"/>
        </w:rPr>
        <w:t>.</w:t>
      </w:r>
      <w:r>
        <w:rPr>
          <w:color w:val="000000"/>
        </w:rPr>
        <w:t xml:space="preserve"> I state the hypotheses suggested by the literature and then discuss my methods. </w:t>
      </w:r>
    </w:p>
    <w:p w14:paraId="728B7407" w14:textId="77777777" w:rsidR="00D50DA9" w:rsidRPr="009151CB" w:rsidRDefault="00D50DA9" w:rsidP="009151CB">
      <w:pPr>
        <w:pStyle w:val="Heading1"/>
      </w:pPr>
      <w:bookmarkStart w:id="1" w:name="_Toc101544034"/>
      <w:r w:rsidRPr="009151CB">
        <w:t>BACKGROUND ON REFUGEES &amp; THE US FEDERAL GOVERNMENT REFUGEE RESETTLEMENT SYSTEM</w:t>
      </w:r>
      <w:bookmarkEnd w:id="1"/>
    </w:p>
    <w:p w14:paraId="6AEF2115" w14:textId="77777777" w:rsidR="00D50DA9" w:rsidRDefault="00D50DA9" w:rsidP="00D371A9">
      <w:pPr>
        <w:pStyle w:val="NormalWeb"/>
        <w:spacing w:before="240" w:beforeAutospacing="0" w:after="240" w:afterAutospacing="0" w:line="480" w:lineRule="auto"/>
        <w:ind w:firstLine="720"/>
      </w:pPr>
      <w:r>
        <w:rPr>
          <w:color w:val="000000"/>
        </w:rPr>
        <w:t xml:space="preserve">There are more displaced persons in the world now than at any time since WWII (United Nations High Commissioner for Refugees 2021). </w:t>
      </w:r>
      <w:r w:rsidR="00C73E0C">
        <w:rPr>
          <w:color w:val="000000"/>
        </w:rPr>
        <w:t>People are displaced for many reasons-- for example violence, neglected infrastructure, failing markets, and/or climate change-- and few fit neatly inside any single migration category. </w:t>
      </w:r>
    </w:p>
    <w:p w14:paraId="72D51C3C" w14:textId="32BD8D54" w:rsidR="00D50DA9" w:rsidRDefault="00C73E0C" w:rsidP="00D371A9">
      <w:pPr>
        <w:pStyle w:val="NormalWeb"/>
        <w:spacing w:before="240" w:beforeAutospacing="0" w:after="240" w:afterAutospacing="0" w:line="480" w:lineRule="auto"/>
        <w:ind w:firstLine="720"/>
      </w:pPr>
      <w:r>
        <w:rPr>
          <w:color w:val="000000"/>
        </w:rPr>
        <w:lastRenderedPageBreak/>
        <w:t>Only a small proportion of these</w:t>
      </w:r>
      <w:r w:rsidR="00CA22C4">
        <w:rPr>
          <w:color w:val="000000"/>
        </w:rPr>
        <w:t xml:space="preserve"> displaced</w:t>
      </w:r>
      <w:r w:rsidR="00D50DA9">
        <w:rPr>
          <w:color w:val="000000"/>
        </w:rPr>
        <w:t xml:space="preserve"> people are officially recognized as refugees by the United Nations. ‘Refugee’ is a protected legal status: “someone who is unable or unwilling to return to their country of origin owing to a well-founded fear of being persecuted...” (United Nations 1951:14). U.N. recognized refugees are not asylum seekers or visa holders-- these other labels have their own definitions and uses. Potential refugees submit applications to the U.N. and are screened and processed. Then countries like the United States select some of these U.N recognized refugees for permanent resettlement. In the United States, the President— usually with the advice of the State Department and the Department of Health and Human Services —sets the ceiling for refugee admissions in a fiscal year. Recently this has included a breakdown of how many refugees the United States would like the resettle for various continents and countries. </w:t>
      </w:r>
    </w:p>
    <w:p w14:paraId="74A92281" w14:textId="66B2E542" w:rsidR="00D50DA9" w:rsidDel="004E57CB" w:rsidRDefault="00B07791" w:rsidP="00D371A9">
      <w:pPr>
        <w:pStyle w:val="NormalWeb"/>
        <w:spacing w:before="240" w:beforeAutospacing="0" w:after="240" w:afterAutospacing="0" w:line="480" w:lineRule="auto"/>
        <w:ind w:firstLine="720"/>
        <w:rPr>
          <w:del w:id="2" w:author="Stephanie Potochnick" w:date="2022-04-19T11:25:00Z"/>
        </w:rPr>
      </w:pPr>
      <w:r>
        <w:rPr>
          <w:color w:val="000000"/>
        </w:rPr>
        <w:t>The current</w:t>
      </w:r>
      <w:r w:rsidR="00D50DA9">
        <w:rPr>
          <w:color w:val="000000"/>
        </w:rPr>
        <w:t xml:space="preserve"> resettlement system is limite</w:t>
      </w:r>
      <w:r>
        <w:rPr>
          <w:color w:val="000000"/>
        </w:rPr>
        <w:t>d.</w:t>
      </w:r>
      <w:r w:rsidR="00E242A1">
        <w:rPr>
          <w:color w:val="000000"/>
        </w:rPr>
        <w:t xml:space="preserve"> It resettles tens of thousands of refugees a year, yet there are</w:t>
      </w:r>
      <w:r w:rsidR="00D50DA9">
        <w:rPr>
          <w:color w:val="000000"/>
        </w:rPr>
        <w:t xml:space="preserve"> tens of millions of displaced people in the world right now</w:t>
      </w:r>
      <w:r w:rsidR="00E242A1">
        <w:rPr>
          <w:color w:val="000000"/>
        </w:rPr>
        <w:t>. While limited,</w:t>
      </w:r>
      <w:r w:rsidR="00D50DA9">
        <w:rPr>
          <w:color w:val="000000"/>
        </w:rPr>
        <w:t xml:space="preserve"> </w:t>
      </w:r>
      <w:r w:rsidR="00E242A1">
        <w:rPr>
          <w:color w:val="000000"/>
        </w:rPr>
        <w:t>the current resettlement system</w:t>
      </w:r>
      <w:r w:rsidR="00D50DA9">
        <w:rPr>
          <w:color w:val="000000"/>
        </w:rPr>
        <w:t xml:space="preserve"> does provide sanctuary for the thousands fortunate enough to succeed through the process. </w:t>
      </w:r>
    </w:p>
    <w:p w14:paraId="179DA0AF" w14:textId="1B392334" w:rsidR="00D50DA9" w:rsidRDefault="00D50DA9" w:rsidP="00D371A9">
      <w:pPr>
        <w:pStyle w:val="NormalWeb"/>
        <w:spacing w:before="240" w:beforeAutospacing="0" w:after="240" w:afterAutospacing="0" w:line="480" w:lineRule="auto"/>
        <w:ind w:firstLine="720"/>
      </w:pPr>
      <w:r>
        <w:rPr>
          <w:color w:val="000000"/>
        </w:rPr>
        <w:t>Refugees come from unique circumstances and these circumstances preclude many strategies other migrants use</w:t>
      </w:r>
      <w:r w:rsidR="004E57CB">
        <w:rPr>
          <w:color w:val="000000"/>
        </w:rPr>
        <w:t xml:space="preserve"> to adapt to their new settlement country</w:t>
      </w:r>
      <w:r>
        <w:rPr>
          <w:color w:val="000000"/>
        </w:rPr>
        <w:t xml:space="preserve">. Refugees struggle to build independent lives, in part due to the relative lack of resources and the impossibility of planning next steps (Ager and Strang 2008). Refugees are typically exposed to trauma and violence, resources are often destroyed or used to flee. Refugees are not told where they will be resettled until they are selected by a </w:t>
      </w:r>
      <w:r w:rsidR="00734F72">
        <w:rPr>
          <w:color w:val="000000"/>
        </w:rPr>
        <w:t>country.</w:t>
      </w:r>
      <w:r>
        <w:rPr>
          <w:color w:val="000000"/>
        </w:rPr>
        <w:t xml:space="preserve"> Thus, language preparation and cultural orientation is limited until a host country </w:t>
      </w:r>
      <w:proofErr w:type="gramStart"/>
      <w:r>
        <w:rPr>
          <w:color w:val="000000"/>
        </w:rPr>
        <w:t>volunteers</w:t>
      </w:r>
      <w:proofErr w:type="gramEnd"/>
      <w:r>
        <w:rPr>
          <w:color w:val="000000"/>
        </w:rPr>
        <w:t xml:space="preserve"> itself. </w:t>
      </w:r>
      <w:r w:rsidR="00C73E0C">
        <w:rPr>
          <w:color w:val="000000"/>
        </w:rPr>
        <w:t xml:space="preserve">Once a host country is found and a </w:t>
      </w:r>
      <w:r w:rsidR="00040F71">
        <w:rPr>
          <w:color w:val="000000"/>
        </w:rPr>
        <w:t>displaced person</w:t>
      </w:r>
      <w:r w:rsidR="00C73E0C">
        <w:rPr>
          <w:color w:val="000000"/>
        </w:rPr>
        <w:t xml:space="preserve"> is </w:t>
      </w:r>
      <w:r w:rsidR="00C73E0C">
        <w:rPr>
          <w:color w:val="000000"/>
        </w:rPr>
        <w:lastRenderedPageBreak/>
        <w:t>vetted</w:t>
      </w:r>
      <w:r w:rsidR="00040F71">
        <w:rPr>
          <w:color w:val="000000"/>
        </w:rPr>
        <w:t xml:space="preserve"> and given refugee status</w:t>
      </w:r>
      <w:r>
        <w:rPr>
          <w:color w:val="000000"/>
        </w:rPr>
        <w:t>, both host and refugee are anxious to begin resettlement (United States Office of Refugee Resettlement 2021).</w:t>
      </w:r>
    </w:p>
    <w:p w14:paraId="152A09C2" w14:textId="10B262BF" w:rsidR="00C73E0C" w:rsidRDefault="00C73E0C" w:rsidP="00D371A9">
      <w:pPr>
        <w:pStyle w:val="NormalWeb"/>
        <w:spacing w:before="240" w:beforeAutospacing="0" w:after="240" w:afterAutospacing="0" w:line="480" w:lineRule="auto"/>
        <w:ind w:firstLine="720"/>
      </w:pPr>
      <w:r>
        <w:rPr>
          <w:color w:val="000000"/>
        </w:rPr>
        <w:t xml:space="preserve">During the first 90 days of a refugee’s arrival to the United States, private refugee resettlement agencies partner with the State Department’s Bureau of Population, Refugees, and Migration for reception and placement. Resettlement agencies are bound by the standards of the State Department, and prioritize economic </w:t>
      </w:r>
      <w:r w:rsidR="00040F71">
        <w:rPr>
          <w:color w:val="000000"/>
        </w:rPr>
        <w:t>wellbeing</w:t>
      </w:r>
      <w:r>
        <w:rPr>
          <w:color w:val="000000"/>
        </w:rPr>
        <w:t xml:space="preserve">. According to the Bureau of Population, Refugees, and Migration, refugees experience the following in their first days of </w:t>
      </w:r>
      <w:r w:rsidR="00452DD4">
        <w:rPr>
          <w:color w:val="000000"/>
        </w:rPr>
        <w:t>re</w:t>
      </w:r>
      <w:r w:rsidR="00040F71">
        <w:rPr>
          <w:color w:val="000000"/>
        </w:rPr>
        <w:t>settlement:</w:t>
      </w:r>
    </w:p>
    <w:p w14:paraId="08C50317" w14:textId="77777777" w:rsidR="00D50DA9" w:rsidRDefault="00D50DA9" w:rsidP="00D371A9">
      <w:pPr>
        <w:pStyle w:val="NormalWeb"/>
        <w:spacing w:before="240" w:beforeAutospacing="0" w:after="240" w:afterAutospacing="0" w:line="480" w:lineRule="auto"/>
        <w:ind w:left="720"/>
      </w:pPr>
      <w:r>
        <w:rPr>
          <w:color w:val="000000"/>
        </w:rPr>
        <w:t> </w:t>
      </w:r>
      <w:r>
        <w:rPr>
          <w:color w:val="333333"/>
        </w:rPr>
        <w:t>[Refugees] are taken to their initial housing, which has essential furnishings, appropriate food, and other basic necessities.  The resettlement agencies assist refugees during their initial resettlement in the United States, including enrolling in employment services, registering youth for school, applying for Social Security cards, and connecting them with necessary social or language services.  In coordination with publicly supported refugee service and assistance programs, resettlement agencies focus on assisting refugees to achieve economic self-sufficiency through employment as soon as possible after their arrival in the United States.</w:t>
      </w:r>
    </w:p>
    <w:p w14:paraId="091431E5" w14:textId="77777777" w:rsidR="00D50DA9" w:rsidRDefault="00D50DA9" w:rsidP="00D371A9">
      <w:pPr>
        <w:pStyle w:val="NormalWeb"/>
        <w:spacing w:before="280" w:beforeAutospacing="0" w:after="360" w:afterAutospacing="0" w:line="480" w:lineRule="auto"/>
        <w:ind w:left="720"/>
      </w:pPr>
      <w:r>
        <w:rPr>
          <w:color w:val="333333"/>
        </w:rPr>
        <w:t>Refugees receive employment authorization upon arrival and are encouraged to become employed as soon as possible. Bureau of Population, Refugees, and Migration (2021:1)</w:t>
      </w:r>
    </w:p>
    <w:p w14:paraId="66CADBEE" w14:textId="77777777" w:rsidR="00D50DA9" w:rsidRDefault="00D50DA9" w:rsidP="00D371A9">
      <w:pPr>
        <w:pStyle w:val="NormalWeb"/>
        <w:spacing w:before="280" w:beforeAutospacing="0" w:after="360" w:afterAutospacing="0" w:line="480" w:lineRule="auto"/>
        <w:ind w:firstLine="720"/>
      </w:pPr>
      <w:r>
        <w:rPr>
          <w:color w:val="000000"/>
        </w:rPr>
        <w:t xml:space="preserve">After the first 90 days of resettlement, refugees continue to receive assistance from their refugee resettlement agency through a partnership with the Department of Health and Welfare’s Office of Refugee Resettlement-- which also focuses on economic well-being: “Full employment is among the most important steps for refugees... on the path to self-sufficiency and full </w:t>
      </w:r>
      <w:r>
        <w:rPr>
          <w:color w:val="000000"/>
        </w:rPr>
        <w:lastRenderedPageBreak/>
        <w:t>integration into American society” (Office of Refugee Resettlement 2018:17). Despite the importance of economic integration and its central place in resettlement strategy little work has been done to investigate its processes. </w:t>
      </w:r>
    </w:p>
    <w:p w14:paraId="0F642D14" w14:textId="0FA97679" w:rsidR="00D50DA9" w:rsidRPr="009151CB" w:rsidRDefault="00D50DA9" w:rsidP="009151CB">
      <w:pPr>
        <w:pStyle w:val="Heading2"/>
      </w:pPr>
      <w:bookmarkStart w:id="3" w:name="_Toc101544035"/>
      <w:r w:rsidRPr="009151CB">
        <w:t>The Diverse Origins of Refugees in the U.S.</w:t>
      </w:r>
      <w:bookmarkEnd w:id="3"/>
    </w:p>
    <w:p w14:paraId="11221629" w14:textId="657D4279" w:rsidR="00D50DA9" w:rsidRDefault="00D50DA9" w:rsidP="00DE22D0">
      <w:pPr>
        <w:pStyle w:val="NormalWeb"/>
        <w:spacing w:before="240" w:beforeAutospacing="0" w:after="240" w:afterAutospacing="0" w:line="480" w:lineRule="auto"/>
        <w:ind w:firstLine="720"/>
      </w:pPr>
      <w:r>
        <w:rPr>
          <w:color w:val="000000"/>
        </w:rPr>
        <w:t xml:space="preserve">Most recently admitted (2011-2018) refugees to the United States come from Burma/Myanmar, Iraq, Iran, Somalia, and the Democratic Republic of the Congo (Annual Survey of Refugees 2016-2018). The majority (~50%) of refugee households arrived with just one member (Annual Survey of Refugees 2016-2018). Fewer than 15% of refugee arrivals had more than five people in their group (Annual Survey of Refugees 2016-2018). Most refugees are resettled into the </w:t>
      </w:r>
      <w:r w:rsidR="00734F72">
        <w:rPr>
          <w:color w:val="000000"/>
        </w:rPr>
        <w:t>U. S’s</w:t>
      </w:r>
      <w:r>
        <w:rPr>
          <w:color w:val="000000"/>
        </w:rPr>
        <w:t xml:space="preserve"> “South” census region (Annual Survey of Refugees 2016-2018). The majority of refugees are usually resettled, in order of states resettling the greatest percentage of total refugees, to California, Washington, </w:t>
      </w:r>
      <w:r w:rsidR="00734F72">
        <w:rPr>
          <w:color w:val="000000"/>
        </w:rPr>
        <w:t>Texas,</w:t>
      </w:r>
      <w:r>
        <w:rPr>
          <w:color w:val="000000"/>
        </w:rPr>
        <w:t xml:space="preserve"> or New York (United States Department of State 2021; United States Department of Health and Human Services 2021).</w:t>
      </w:r>
    </w:p>
    <w:p w14:paraId="63B8D7B8" w14:textId="07B299DF" w:rsidR="00D50DA9" w:rsidRDefault="00D50DA9" w:rsidP="00D371A9">
      <w:pPr>
        <w:pStyle w:val="NormalWeb"/>
        <w:spacing w:before="240" w:beforeAutospacing="0" w:after="240" w:afterAutospacing="0" w:line="480" w:lineRule="auto"/>
        <w:ind w:firstLine="720"/>
      </w:pPr>
      <w:r>
        <w:rPr>
          <w:color w:val="000000"/>
        </w:rPr>
        <w:t xml:space="preserve">The top five national identities admitted into the United States from 2011-2018 are the Iranians, the Burmese, the Iraqis, the Somalians, and people from the Democratic Republic of the Congo. These different nationalities have differing pre- and post-migration </w:t>
      </w:r>
      <w:r w:rsidR="00734F72">
        <w:rPr>
          <w:color w:val="000000"/>
        </w:rPr>
        <w:t>experiences.</w:t>
      </w:r>
    </w:p>
    <w:p w14:paraId="453889DB" w14:textId="77777777" w:rsidR="00D50DA9" w:rsidRDefault="00D50DA9" w:rsidP="00D371A9">
      <w:pPr>
        <w:pStyle w:val="NormalWeb"/>
        <w:spacing w:before="240" w:beforeAutospacing="0" w:after="240" w:afterAutospacing="0" w:line="480" w:lineRule="auto"/>
        <w:ind w:firstLine="720"/>
      </w:pPr>
      <w:r>
        <w:rPr>
          <w:color w:val="000000"/>
        </w:rPr>
        <w:t xml:space="preserve">Iranians are one of the top five main refugee groups in the United States. The initial thrust of Iranian refugees occurred after the revolution of 1978-1979. Most of the refugees arriving to the United States after this time are fleeing religious or social persecution (Koirala and </w:t>
      </w:r>
      <w:proofErr w:type="spellStart"/>
      <w:r>
        <w:rPr>
          <w:color w:val="000000"/>
        </w:rPr>
        <w:t>Eshghavi</w:t>
      </w:r>
      <w:proofErr w:type="spellEnd"/>
      <w:r>
        <w:rPr>
          <w:color w:val="000000"/>
        </w:rPr>
        <w:t xml:space="preserve"> 2017). Like many other refugees from predominantly Islamic countries, Iranian refugees report some persecution from Americans after resettlement (Koirala and </w:t>
      </w:r>
      <w:proofErr w:type="spellStart"/>
      <w:r>
        <w:rPr>
          <w:color w:val="000000"/>
        </w:rPr>
        <w:t>Eshghavi</w:t>
      </w:r>
      <w:proofErr w:type="spellEnd"/>
      <w:r>
        <w:rPr>
          <w:color w:val="000000"/>
        </w:rPr>
        <w:t xml:space="preserve"> 2017). </w:t>
      </w:r>
    </w:p>
    <w:p w14:paraId="250D727F" w14:textId="694A72ED" w:rsidR="00D50DA9" w:rsidRDefault="00D50DA9" w:rsidP="00D371A9">
      <w:pPr>
        <w:pStyle w:val="NormalWeb"/>
        <w:spacing w:before="240" w:beforeAutospacing="0" w:after="240" w:afterAutospacing="0" w:line="480" w:lineRule="auto"/>
        <w:ind w:firstLine="720"/>
      </w:pPr>
      <w:r>
        <w:rPr>
          <w:color w:val="000000"/>
        </w:rPr>
        <w:lastRenderedPageBreak/>
        <w:t xml:space="preserve">Burmese refugees are also a main refugee group in the U.S. Burma’s (or Myanmar) modern, </w:t>
      </w:r>
      <w:r w:rsidR="00734F72">
        <w:rPr>
          <w:color w:val="000000"/>
        </w:rPr>
        <w:t>ongoing</w:t>
      </w:r>
      <w:r w:rsidR="00DF0247">
        <w:rPr>
          <w:color w:val="000000"/>
        </w:rPr>
        <w:t xml:space="preserve"> conflict</w:t>
      </w:r>
      <w:r w:rsidR="00C73E0C">
        <w:rPr>
          <w:color w:val="000000"/>
        </w:rPr>
        <w:t xml:space="preserve"> started in the late 1940’s.</w:t>
      </w:r>
      <w:r>
        <w:rPr>
          <w:color w:val="000000"/>
        </w:rPr>
        <w:t xml:space="preserve"> This is the site of the well-known Rohingya conflict. In response to attacks on government installations, </w:t>
      </w:r>
      <w:r w:rsidR="00734F72">
        <w:rPr>
          <w:color w:val="000000"/>
        </w:rPr>
        <w:t>in</w:t>
      </w:r>
      <w:r>
        <w:rPr>
          <w:color w:val="000000"/>
        </w:rPr>
        <w:t xml:space="preserve"> 2017 the Burmese government began a deadly intervention on Muslims living in the Rakhine State. Most of the Burmese refugees arriving to the United States from 2011-2018 are not Rohingya (the recent Rohingya exodus started in 2017). The majority of Burmese refugees don’t speak English at all or very poorly (Annual Survey </w:t>
      </w:r>
      <w:r w:rsidR="00734F72">
        <w:rPr>
          <w:color w:val="000000"/>
        </w:rPr>
        <w:t>of</w:t>
      </w:r>
      <w:r w:rsidR="004C18DC">
        <w:rPr>
          <w:color w:val="000000"/>
        </w:rPr>
        <w:t xml:space="preserve"> Refugees</w:t>
      </w:r>
      <w:r w:rsidR="00C73E0C">
        <w:rPr>
          <w:color w:val="000000"/>
        </w:rPr>
        <w:t xml:space="preserve"> 2016-2018).</w:t>
      </w:r>
      <w:r>
        <w:rPr>
          <w:color w:val="000000"/>
        </w:rPr>
        <w:t> </w:t>
      </w:r>
    </w:p>
    <w:p w14:paraId="0FEE471C" w14:textId="478FB0F4" w:rsidR="00D50DA9" w:rsidRDefault="00D50DA9" w:rsidP="00D371A9">
      <w:pPr>
        <w:pStyle w:val="NormalWeb"/>
        <w:spacing w:before="240" w:beforeAutospacing="0" w:after="240" w:afterAutospacing="0" w:line="480" w:lineRule="auto"/>
        <w:ind w:firstLine="720"/>
      </w:pPr>
      <w:r>
        <w:rPr>
          <w:color w:val="000000"/>
        </w:rPr>
        <w:t>Refugees from Iraq are one of the top five refugee groups in the U.S. The conflict in Iraq is well known to Americans. In 2003 a U.S.-led coalition invaded Iraq, quickly ending the government administered by Saddam Hussein. Iraqis have harder inter-lingual and inter-ethnic boundaries than other migrant groups and so do not tend to settle together</w:t>
      </w:r>
      <w:r w:rsidR="00734F72">
        <w:rPr>
          <w:color w:val="000000"/>
        </w:rPr>
        <w:t xml:space="preserve"> </w:t>
      </w:r>
      <w:r>
        <w:rPr>
          <w:color w:val="000000"/>
        </w:rPr>
        <w:t>(</w:t>
      </w:r>
      <w:proofErr w:type="spellStart"/>
      <w:r>
        <w:rPr>
          <w:color w:val="000000"/>
        </w:rPr>
        <w:t>Shoeb</w:t>
      </w:r>
      <w:proofErr w:type="spellEnd"/>
      <w:r>
        <w:rPr>
          <w:color w:val="000000"/>
        </w:rPr>
        <w:t xml:space="preserve">, Weinstein, and Halpern 2007). Iraqis tend to have similar rates of college completion as Americans but also higher rates of </w:t>
      </w:r>
      <w:r w:rsidR="00734F72">
        <w:rPr>
          <w:color w:val="000000"/>
        </w:rPr>
        <w:t>high school</w:t>
      </w:r>
      <w:r>
        <w:rPr>
          <w:color w:val="000000"/>
        </w:rPr>
        <w:t xml:space="preserve"> dropout Capps et al. 2015). Probably because of their high levels of educational attainment, they tend to have higher reserve wages than other groups– or the lowest wage a person will consider working for (Tran and </w:t>
      </w:r>
      <w:r w:rsidR="00C73E0C">
        <w:rPr>
          <w:color w:val="000000"/>
        </w:rPr>
        <w:t>Lara-Garcia 2020).</w:t>
      </w:r>
      <w:r>
        <w:rPr>
          <w:color w:val="000000"/>
        </w:rPr>
        <w:t> </w:t>
      </w:r>
    </w:p>
    <w:p w14:paraId="432AAFE6" w14:textId="689C82AC" w:rsidR="00D50DA9" w:rsidRDefault="00D50DA9" w:rsidP="00D371A9">
      <w:pPr>
        <w:pStyle w:val="NormalWeb"/>
        <w:spacing w:before="240" w:beforeAutospacing="0" w:after="240" w:afterAutospacing="0" w:line="480" w:lineRule="auto"/>
        <w:ind w:firstLine="720"/>
      </w:pPr>
      <w:r>
        <w:rPr>
          <w:color w:val="000000"/>
        </w:rPr>
        <w:t xml:space="preserve">Refugees from Somalia are one of the top five groups of incoming refugees to the United States. Decades of armed conflict and natural disasters such as drought have brought thousands of Somali refugees to the United States. The pre-migration context in Somalia has deteriorated to rendering many of the privileges of living in a society with a government: travel, exchange of money, and general rule of law, as rarities. </w:t>
      </w:r>
      <w:r w:rsidR="00C73E0C">
        <w:rPr>
          <w:color w:val="000000"/>
        </w:rPr>
        <w:t xml:space="preserve">In contrast with Iraqi </w:t>
      </w:r>
      <w:r w:rsidR="004C18DC">
        <w:rPr>
          <w:color w:val="000000"/>
        </w:rPr>
        <w:t>refugees,</w:t>
      </w:r>
      <w:r>
        <w:rPr>
          <w:color w:val="000000"/>
        </w:rPr>
        <w:t xml:space="preserve"> they tend to work for very low wages. Despite their large family sizes, the median Somali household earns $19,061, well below the poverty threshold in the United States for a moderate family of four (Chambers 2017).</w:t>
      </w:r>
    </w:p>
    <w:p w14:paraId="57AAE345" w14:textId="617E0B28" w:rsidR="00D50DA9" w:rsidRDefault="00D50DA9" w:rsidP="00D371A9">
      <w:pPr>
        <w:pStyle w:val="NormalWeb"/>
        <w:spacing w:before="240" w:beforeAutospacing="0" w:after="240" w:afterAutospacing="0" w:line="480" w:lineRule="auto"/>
        <w:ind w:firstLine="720"/>
      </w:pPr>
      <w:r>
        <w:rPr>
          <w:color w:val="000000"/>
        </w:rPr>
        <w:lastRenderedPageBreak/>
        <w:t xml:space="preserve">The people from the Democratic Republic of the Congo are one of the largest groups of incoming refugees to the United States. The DR Congo crisis is marked by decades of conflict and civil war, as well as numerous disease outbreaks– most notably </w:t>
      </w:r>
      <w:r w:rsidR="00734F72">
        <w:rPr>
          <w:color w:val="000000"/>
        </w:rPr>
        <w:t>Ebola</w:t>
      </w:r>
      <w:r>
        <w:rPr>
          <w:color w:val="000000"/>
        </w:rPr>
        <w:t xml:space="preserve"> and cholera. The brutality, duration, and impacts of sexual violence in DR Congo is extreme (Wachter et al. 2016). As such, many of the refugees arriving to the United States from Dr Congo are at-risk women: “UNHCR considers a woman at risk or a girl to be at risk, if she has protection problems particular to her gender and lacks effective protection normally provided by male family members.” (UNHCR 2013). On top of the effects of sexual violence, many Congolese refugees report feeling isolated and overwhelmed (Wachter et al. 2016). </w:t>
      </w:r>
    </w:p>
    <w:p w14:paraId="51DDAA4D" w14:textId="11B161FB" w:rsidR="00D50DA9" w:rsidRDefault="00D50DA9" w:rsidP="00D371A9">
      <w:pPr>
        <w:pStyle w:val="NormalWeb"/>
        <w:spacing w:before="240" w:beforeAutospacing="0" w:after="240" w:afterAutospacing="0" w:line="480" w:lineRule="auto"/>
        <w:ind w:firstLine="720"/>
      </w:pPr>
      <w:r>
        <w:rPr>
          <w:color w:val="000000"/>
        </w:rPr>
        <w:t>Though each of these 5 main refugee groups have diverse experiences, there are also many similarities in their pre/post-migration contexts.  For instance, in congruence with Segmented Assimilation Theory (</w:t>
      </w:r>
      <w:proofErr w:type="spellStart"/>
      <w:r>
        <w:rPr>
          <w:color w:val="000000"/>
        </w:rPr>
        <w:t>Portes</w:t>
      </w:r>
      <w:proofErr w:type="spellEnd"/>
      <w:r>
        <w:rPr>
          <w:color w:val="000000"/>
        </w:rPr>
        <w:t xml:space="preserve"> and Zhou 1993), reports of prejudice and discrimination are prevalent among all five of the largest incoming refugee national identities, typically for religious or racial reasons. </w:t>
      </w:r>
      <w:r w:rsidR="00E242A1">
        <w:rPr>
          <w:color w:val="000000"/>
        </w:rPr>
        <w:t xml:space="preserve">Despite the universal </w:t>
      </w:r>
      <w:r w:rsidR="002F3499">
        <w:rPr>
          <w:color w:val="000000"/>
        </w:rPr>
        <w:t>reports of discrimination</w:t>
      </w:r>
      <w:r w:rsidR="00C73E0C">
        <w:rPr>
          <w:color w:val="000000"/>
        </w:rPr>
        <w:t>, the</w:t>
      </w:r>
      <w:r>
        <w:rPr>
          <w:color w:val="000000"/>
        </w:rPr>
        <w:t xml:space="preserve"> employment </w:t>
      </w:r>
      <w:r w:rsidR="00E242A1">
        <w:rPr>
          <w:color w:val="000000"/>
        </w:rPr>
        <w:t>opportunities and outcomes</w:t>
      </w:r>
      <w:r w:rsidR="00C73E0C">
        <w:rPr>
          <w:color w:val="000000"/>
        </w:rPr>
        <w:t xml:space="preserve"> </w:t>
      </w:r>
      <w:r w:rsidR="00B32D9A">
        <w:rPr>
          <w:color w:val="000000"/>
        </w:rPr>
        <w:t>seem</w:t>
      </w:r>
      <w:r>
        <w:rPr>
          <w:color w:val="000000"/>
        </w:rPr>
        <w:t xml:space="preserve"> to be predicted by </w:t>
      </w:r>
      <w:r w:rsidR="00C73E0C">
        <w:rPr>
          <w:color w:val="000000"/>
        </w:rPr>
        <w:t>national identities</w:t>
      </w:r>
      <w:r w:rsidR="00E242A1">
        <w:rPr>
          <w:color w:val="000000"/>
        </w:rPr>
        <w:t xml:space="preserve">. </w:t>
      </w:r>
    </w:p>
    <w:p w14:paraId="3FDB3CD1" w14:textId="77777777" w:rsidR="00D50DA9" w:rsidRDefault="00D50DA9" w:rsidP="009151CB">
      <w:pPr>
        <w:pStyle w:val="Heading1"/>
      </w:pPr>
      <w:bookmarkStart w:id="4" w:name="_Toc101544036"/>
      <w:r>
        <w:t>REFUGEE ECONOMIC INTEGRATION: INDICATORS &amp; DATA LIMITATIONS</w:t>
      </w:r>
      <w:bookmarkEnd w:id="4"/>
    </w:p>
    <w:p w14:paraId="3829F4C2" w14:textId="35B52FA0" w:rsidR="00B67586" w:rsidRDefault="00B67586" w:rsidP="00D371A9">
      <w:pPr>
        <w:pStyle w:val="NormalWeb"/>
        <w:spacing w:before="240" w:beforeAutospacing="0" w:after="240" w:afterAutospacing="0" w:line="480" w:lineRule="auto"/>
        <w:ind w:firstLine="720"/>
      </w:pPr>
      <w:r>
        <w:rPr>
          <w:color w:val="000000"/>
        </w:rPr>
        <w:t xml:space="preserve">Most modern investigations into refugee economic indicators start with the fear of public dependence that currently shapes American policy (Nam et al. 2021). </w:t>
      </w:r>
      <w:r w:rsidR="00783E91">
        <w:rPr>
          <w:color w:val="000000"/>
        </w:rPr>
        <w:t xml:space="preserve">In the 90’s researchers were concerned that the immigration system was “Importing Poverty” (Camarota 1999:1; Van Hook, Brown, and </w:t>
      </w:r>
      <w:proofErr w:type="spellStart"/>
      <w:r w:rsidR="00783E91">
        <w:rPr>
          <w:color w:val="000000"/>
        </w:rPr>
        <w:t>Kwenda</w:t>
      </w:r>
      <w:proofErr w:type="spellEnd"/>
      <w:r w:rsidR="00783E91">
        <w:rPr>
          <w:color w:val="000000"/>
        </w:rPr>
        <w:t xml:space="preserve"> 2004), though fear of free-riders and public charges existed before– codified into American law in 1882 (Cincinnati and Graham 2001). Recently, Donald Trump was elected President of the United States with his “America First'' rhetoric and desire to reduce </w:t>
      </w:r>
      <w:r w:rsidR="00783E91">
        <w:rPr>
          <w:color w:val="000000"/>
        </w:rPr>
        <w:lastRenderedPageBreak/>
        <w:t xml:space="preserve">the number of immigrants and refugees “abusing” public assistance programs (Trump 2015). </w:t>
      </w:r>
      <w:r>
        <w:rPr>
          <w:color w:val="000000"/>
        </w:rPr>
        <w:t>American politics and public debates have been concerned over immigration, refugee resettlement and public assistance free-riders for decades. A challenge in resolving these conflicts has been that data on refugees and their economic integration is limited. </w:t>
      </w:r>
    </w:p>
    <w:p w14:paraId="58B8E688" w14:textId="4E745829" w:rsidR="00D50DA9" w:rsidRDefault="00D50DA9" w:rsidP="00D371A9">
      <w:pPr>
        <w:pStyle w:val="NormalWeb"/>
        <w:spacing w:before="240" w:beforeAutospacing="0" w:after="240" w:afterAutospacing="0" w:line="480" w:lineRule="auto"/>
        <w:ind w:firstLine="720"/>
      </w:pPr>
      <w:r w:rsidRPr="00AD419A">
        <w:t>American sociologists often use the terms integration and assimilation interchangeably to describe the adaptation process immigrants undergo when adjusting to their new host country (Phillimore 2020). Alba and Nee (1997) describe assimilation as the achievement of parity with natives in key outcomes like use of social structures, participation in leadership areas, access to upper strata of society, income and/or English language proficiency. This paper considers economic assimilation/integration as</w:t>
      </w:r>
      <w:r w:rsidR="00B56B46">
        <w:t xml:space="preserve"> the gradual process of</w:t>
      </w:r>
      <w:r w:rsidRPr="00AD419A">
        <w:t xml:space="preserve"> </w:t>
      </w:r>
      <w:r w:rsidR="00211F00">
        <w:t>at</w:t>
      </w:r>
      <w:r w:rsidR="00C975D5">
        <w:t>taining economic self-sufficiency</w:t>
      </w:r>
      <w:r w:rsidR="00211F00">
        <w:t xml:space="preserve"> and</w:t>
      </w:r>
      <w:r w:rsidRPr="00AD419A">
        <w:t xml:space="preserve"> similar outcomes as natives in financial matters such as</w:t>
      </w:r>
      <w:r w:rsidR="00EA27B4">
        <w:t xml:space="preserve"> number of</w:t>
      </w:r>
      <w:r w:rsidR="00B56B46">
        <w:t xml:space="preserve"> weekly</w:t>
      </w:r>
      <w:r w:rsidRPr="00AD419A">
        <w:t xml:space="preserve"> working hours. The paper also considers the speed at which first economic integration steps are taken by analyzing </w:t>
      </w:r>
      <w:r w:rsidR="00D918B7">
        <w:t>the factors predicting finding employment within a refugee’s first year in the United States.</w:t>
      </w:r>
      <w:r>
        <w:rPr>
          <w:color w:val="000000"/>
        </w:rPr>
        <w:t> </w:t>
      </w:r>
      <w:r w:rsidR="00B56B46">
        <w:rPr>
          <w:color w:val="000000"/>
        </w:rPr>
        <w:t xml:space="preserve">A major consideration for this definition </w:t>
      </w:r>
      <w:r w:rsidR="000527C1">
        <w:rPr>
          <w:color w:val="000000"/>
        </w:rPr>
        <w:t xml:space="preserve">and for assimilation/integration theories in general is the </w:t>
      </w:r>
      <w:r w:rsidR="005A76B3">
        <w:rPr>
          <w:color w:val="000000"/>
        </w:rPr>
        <w:t>supposed time schedule</w:t>
      </w:r>
      <w:r w:rsidR="000A4E5E">
        <w:rPr>
          <w:color w:val="000000"/>
        </w:rPr>
        <w:t xml:space="preserve"> of assimilation</w:t>
      </w:r>
      <w:r w:rsidR="005A76B3">
        <w:rPr>
          <w:color w:val="000000"/>
        </w:rPr>
        <w:t>/integration</w:t>
      </w:r>
      <w:r w:rsidR="000A4E5E">
        <w:rPr>
          <w:color w:val="000000"/>
        </w:rPr>
        <w:t>.</w:t>
      </w:r>
      <w:r w:rsidR="00F758DC">
        <w:rPr>
          <w:color w:val="000000"/>
        </w:rPr>
        <w:t xml:space="preserve"> </w:t>
      </w:r>
      <w:r w:rsidR="00D32C61">
        <w:rPr>
          <w:color w:val="000000"/>
        </w:rPr>
        <w:t xml:space="preserve">Many recent data and methods have allowed researchers to study different </w:t>
      </w:r>
      <w:r w:rsidR="00690D53">
        <w:rPr>
          <w:color w:val="000000"/>
        </w:rPr>
        <w:t xml:space="preserve">sections of the assimilation/integration time schedule. </w:t>
      </w:r>
    </w:p>
    <w:p w14:paraId="29F3A6EA" w14:textId="737928B4" w:rsidR="00D50DA9" w:rsidRDefault="00D50DA9" w:rsidP="00D371A9">
      <w:pPr>
        <w:pStyle w:val="NormalWeb"/>
        <w:spacing w:before="240" w:beforeAutospacing="0" w:after="240" w:afterAutospacing="0" w:line="480" w:lineRule="auto"/>
        <w:ind w:firstLine="720"/>
      </w:pPr>
      <w:r>
        <w:rPr>
          <w:color w:val="000000"/>
        </w:rPr>
        <w:t xml:space="preserve">In 2015 researchers estimated the rates of lifetime public assistance use for many refugee groups using a proxy measure to identify refugees and pooled data from the American Community Survey (Capps et al. </w:t>
      </w:r>
      <w:r w:rsidR="00C73E0C">
        <w:rPr>
          <w:color w:val="000000"/>
        </w:rPr>
        <w:t>2015).</w:t>
      </w:r>
      <w:r w:rsidR="00B32D9A">
        <w:rPr>
          <w:color w:val="000000"/>
        </w:rPr>
        <w:t xml:space="preserve"> </w:t>
      </w:r>
      <w:r w:rsidR="00734F72">
        <w:rPr>
          <w:color w:val="000000"/>
        </w:rPr>
        <w:t>Th</w:t>
      </w:r>
      <w:r w:rsidR="00872B8A">
        <w:rPr>
          <w:color w:val="000000"/>
        </w:rPr>
        <w:t>is</w:t>
      </w:r>
      <w:r>
        <w:rPr>
          <w:color w:val="000000"/>
        </w:rPr>
        <w:t xml:space="preserve"> study found </w:t>
      </w:r>
      <w:r w:rsidR="00734F72">
        <w:rPr>
          <w:color w:val="000000"/>
        </w:rPr>
        <w:t>that</w:t>
      </w:r>
      <w:r w:rsidR="00C73E0C">
        <w:rPr>
          <w:color w:val="000000"/>
        </w:rPr>
        <w:t xml:space="preserve"> </w:t>
      </w:r>
      <w:r w:rsidR="00734F72">
        <w:rPr>
          <w:color w:val="000000"/>
        </w:rPr>
        <w:t>first</w:t>
      </w:r>
      <w:r>
        <w:rPr>
          <w:color w:val="000000"/>
        </w:rPr>
        <w:t xml:space="preserve"> generation refugees usually maintain higher rates of public assistance use than natives in the United States (Capps et al. 2015). Fix and Evans (2017) found that most refugees end up paying more into the system over their residency than they took out of it by using public assistance programs. They also found that </w:t>
      </w:r>
      <w:r>
        <w:rPr>
          <w:color w:val="000000"/>
        </w:rPr>
        <w:lastRenderedPageBreak/>
        <w:t>while refugee public assistance use is high initially upon resettlement public assistance use rates fall quickly. </w:t>
      </w:r>
    </w:p>
    <w:p w14:paraId="035723CC" w14:textId="77777777" w:rsidR="00D50DA9" w:rsidRDefault="00D50DA9" w:rsidP="00D371A9">
      <w:pPr>
        <w:pStyle w:val="NormalWeb"/>
        <w:spacing w:before="240" w:beforeAutospacing="0" w:after="240" w:afterAutospacing="0" w:line="480" w:lineRule="auto"/>
        <w:ind w:firstLine="720"/>
      </w:pPr>
      <w:r>
        <w:rPr>
          <w:color w:val="000000"/>
        </w:rPr>
        <w:t>Though valuable, the proxy measure technique used in these studies is limited.  Because refugee status is not collected in most national data, researchers often impute refugee status by using country of origin. Though innovative and effective, this technique can overestimate the number of refugees by considering all migrants who came from a certain country in a certain year as refugees. This method can also underestimate some refugee groups by not including refugees from countries with low percentages of refugees (Bernstein 2018). Other researchers have used this method and it remains a popular option because it can estimate assistance use over a lifetime (Fix and Evans 2017, Bernstein 2018).  </w:t>
      </w:r>
    </w:p>
    <w:p w14:paraId="4104F2D8" w14:textId="13F718A7" w:rsidR="00D50DA9" w:rsidRDefault="00D50DA9" w:rsidP="00D371A9">
      <w:pPr>
        <w:pStyle w:val="NormalWeb"/>
        <w:spacing w:before="240" w:beforeAutospacing="0" w:after="240" w:afterAutospacing="0" w:line="480" w:lineRule="auto"/>
      </w:pPr>
      <w:r>
        <w:rPr>
          <w:color w:val="000000"/>
        </w:rPr>
        <w:t xml:space="preserve">    </w:t>
      </w:r>
      <w:ins w:id="5" w:author="Stephanie Potochnick" w:date="2022-04-19T11:34:00Z">
        <w:r w:rsidR="000249BD">
          <w:rPr>
            <w:color w:val="000000"/>
          </w:rPr>
          <w:tab/>
        </w:r>
      </w:ins>
      <w:r>
        <w:rPr>
          <w:color w:val="000000"/>
        </w:rPr>
        <w:t xml:space="preserve">To overcome this data limitation, other researchers have investigated economic integration using administrative datasets. Nam et al. (2021) used county data to estimate the probability of refugees being dependent on public assistance programs. Administrative data is an attractive option because of the depth of information that is available, however it is often limited by geographical region and bound by context. For instance, Nam et al. found no support for the stereotype of the welfare dependent refugee, but these findings were limited to </w:t>
      </w:r>
      <w:r w:rsidR="00103645">
        <w:rPr>
          <w:color w:val="000000"/>
        </w:rPr>
        <w:t>Erie County</w:t>
      </w:r>
      <w:r>
        <w:rPr>
          <w:color w:val="000000"/>
        </w:rPr>
        <w:t xml:space="preserve"> New York. Larger-scale data would be needed to see if this finding extends to other regions.</w:t>
      </w:r>
    </w:p>
    <w:p w14:paraId="75E528F9" w14:textId="4901B4DA" w:rsidR="00D50DA9" w:rsidRDefault="00D50DA9" w:rsidP="00D371A9">
      <w:pPr>
        <w:pStyle w:val="NormalWeb"/>
        <w:spacing w:before="240" w:beforeAutospacing="0" w:after="240" w:afterAutospacing="0" w:line="480" w:lineRule="auto"/>
        <w:ind w:firstLine="720"/>
      </w:pPr>
      <w:r>
        <w:rPr>
          <w:color w:val="000000"/>
        </w:rPr>
        <w:t xml:space="preserve">Another data option is the Annual Survey of Refugees, which Tran and </w:t>
      </w:r>
      <w:r w:rsidR="00C73E0C">
        <w:rPr>
          <w:color w:val="000000"/>
        </w:rPr>
        <w:t>Lara</w:t>
      </w:r>
      <w:r>
        <w:rPr>
          <w:color w:val="000000"/>
        </w:rPr>
        <w:t xml:space="preserve">-Garcia (2020) used in their recent work investigating hourly wage, working hours and education enrollment. The Annual Survey of Refugees is a nationally representative dataset of refugees who arrived in the United States in the past 5 years. It is administered every year by the Office of Refugee Resettlement.  This source focuses on recently arrived refugees and is the best dataset </w:t>
      </w:r>
      <w:r>
        <w:rPr>
          <w:color w:val="000000"/>
        </w:rPr>
        <w:lastRenderedPageBreak/>
        <w:t>available to study the first few years of the refugee experience. </w:t>
      </w:r>
      <w:r w:rsidR="005C24BA">
        <w:rPr>
          <w:color w:val="000000"/>
        </w:rPr>
        <w:t xml:space="preserve">I use this data source for this project. </w:t>
      </w:r>
      <w:r w:rsidR="00554DBD">
        <w:rPr>
          <w:color w:val="000000"/>
        </w:rPr>
        <w:t xml:space="preserve"> </w:t>
      </w:r>
    </w:p>
    <w:p w14:paraId="7361D6DC" w14:textId="5F9DB301" w:rsidR="00D50DA9" w:rsidRDefault="00DF3A31" w:rsidP="009151CB">
      <w:pPr>
        <w:pStyle w:val="Heading2"/>
      </w:pPr>
      <w:bookmarkStart w:id="6" w:name="_Toc101544037"/>
      <w:r>
        <w:t>Three</w:t>
      </w:r>
      <w:r w:rsidR="00D50DA9">
        <w:t xml:space="preserve"> Indicators of Economic Integration Used in this Study</w:t>
      </w:r>
      <w:bookmarkEnd w:id="6"/>
    </w:p>
    <w:p w14:paraId="0B7CA040" w14:textId="6F253323" w:rsidR="00D50DA9" w:rsidRDefault="00D50DA9" w:rsidP="00D371A9">
      <w:pPr>
        <w:pStyle w:val="NormalWeb"/>
        <w:spacing w:before="240" w:beforeAutospacing="0" w:after="240" w:afterAutospacing="0" w:line="480" w:lineRule="auto"/>
        <w:ind w:firstLine="720"/>
      </w:pPr>
      <w:r>
        <w:rPr>
          <w:color w:val="000000"/>
        </w:rPr>
        <w:t xml:space="preserve">To summarize, there are many interdependent layers of economic integration that have been measured by a variety of datasets.  A more holistic vision of economic integration, however, is needed to analyze predictors of economic </w:t>
      </w:r>
      <w:r w:rsidR="00734F72">
        <w:rPr>
          <w:color w:val="000000"/>
        </w:rPr>
        <w:t>integration.</w:t>
      </w:r>
      <w:r w:rsidR="005C24BA">
        <w:rPr>
          <w:color w:val="000000"/>
        </w:rPr>
        <w:t xml:space="preserve"> </w:t>
      </w:r>
      <w:r w:rsidR="00734F72">
        <w:rPr>
          <w:color w:val="000000"/>
        </w:rPr>
        <w:t>Just</w:t>
      </w:r>
      <w:r>
        <w:rPr>
          <w:color w:val="000000"/>
        </w:rPr>
        <w:t xml:space="preserve"> as there are many types of economic integration, it is assumed that these aspects have different indicators (Young 2020). This study will examine the following </w:t>
      </w:r>
      <w:r w:rsidR="009534B6">
        <w:rPr>
          <w:color w:val="000000"/>
        </w:rPr>
        <w:t>three</w:t>
      </w:r>
      <w:r>
        <w:rPr>
          <w:color w:val="000000"/>
        </w:rPr>
        <w:t xml:space="preserve"> indicators: Time in years to first job, </w:t>
      </w:r>
      <w:r w:rsidR="009534B6">
        <w:rPr>
          <w:color w:val="000000"/>
        </w:rPr>
        <w:t>economic self-sufficiency—or the ability to live in the United States without using any public assistance programs</w:t>
      </w:r>
      <w:r>
        <w:rPr>
          <w:color w:val="000000"/>
        </w:rPr>
        <w:t>, and the natural log of weekly working hours. </w:t>
      </w:r>
    </w:p>
    <w:p w14:paraId="471C6123" w14:textId="77777777" w:rsidR="00D50DA9" w:rsidRDefault="00D50DA9" w:rsidP="00D371A9">
      <w:pPr>
        <w:pStyle w:val="NormalWeb"/>
        <w:spacing w:before="240" w:beforeAutospacing="0" w:after="240" w:afterAutospacing="0" w:line="480" w:lineRule="auto"/>
        <w:ind w:firstLine="720"/>
      </w:pPr>
      <w:r>
        <w:rPr>
          <w:color w:val="000000"/>
        </w:rPr>
        <w:t>The first indicator is Time in years till obtaining a first job in the United States. The Office of Refugee Resettlement and the State Department’s Population, Refugee, and Migration Bureau both focus on assisting a refugee obtain a job quickly, perhaps neglecting the quality of the job obtained (</w:t>
      </w:r>
      <w:proofErr w:type="spellStart"/>
      <w:r>
        <w:rPr>
          <w:color w:val="000000"/>
        </w:rPr>
        <w:t>Mathema</w:t>
      </w:r>
      <w:proofErr w:type="spellEnd"/>
      <w:r>
        <w:rPr>
          <w:color w:val="000000"/>
        </w:rPr>
        <w:t xml:space="preserve"> and </w:t>
      </w:r>
      <w:proofErr w:type="spellStart"/>
      <w:r>
        <w:rPr>
          <w:color w:val="000000"/>
        </w:rPr>
        <w:t>Carratala</w:t>
      </w:r>
      <w:proofErr w:type="spellEnd"/>
      <w:r>
        <w:rPr>
          <w:color w:val="000000"/>
        </w:rPr>
        <w:t xml:space="preserve"> 2020; United States Department of State </w:t>
      </w:r>
      <w:proofErr w:type="spellStart"/>
      <w:r>
        <w:rPr>
          <w:color w:val="000000"/>
        </w:rPr>
        <w:t>n.d</w:t>
      </w:r>
      <w:proofErr w:type="spellEnd"/>
      <w:r>
        <w:rPr>
          <w:color w:val="000000"/>
        </w:rPr>
        <w:t>; United States Office of Refugee Resettlement 2021; Capps et al. 2015). Integration is widely considered a multifaceted process where the evidence of integration are also contributors to further integration (Ager and Strang 2008). For example, while obtaining a job indicates some adaptation to the American system, obtaining some social capital, and language mastery, having a job gives refugees more social contacts, work training, and opportunities to master English. </w:t>
      </w:r>
    </w:p>
    <w:p w14:paraId="4580B8E8" w14:textId="40427F41" w:rsidR="00D50DA9" w:rsidRPr="00DA7A09" w:rsidRDefault="00D50DA9" w:rsidP="00D371A9">
      <w:pPr>
        <w:pStyle w:val="NormalWeb"/>
        <w:spacing w:before="280" w:beforeAutospacing="0" w:after="360" w:afterAutospacing="0" w:line="480" w:lineRule="auto"/>
        <w:ind w:firstLine="720"/>
        <w:rPr>
          <w:color w:val="000000"/>
        </w:rPr>
      </w:pPr>
      <w:r>
        <w:rPr>
          <w:color w:val="000000"/>
        </w:rPr>
        <w:t>Economic self-sufficiency is the ability of a refugee to live in the United States without using public assistance programs including public housing, the Supplemental Nutrition Assistance Program, Temporary Assistance for Needy Families,</w:t>
      </w:r>
      <w:r w:rsidR="00146DCE">
        <w:rPr>
          <w:color w:val="000000"/>
        </w:rPr>
        <w:t xml:space="preserve"> Refugee Cash Assistance, </w:t>
      </w:r>
      <w:r w:rsidR="00CD0D18" w:rsidRPr="008B2945">
        <w:lastRenderedPageBreak/>
        <w:t>General Assistance,</w:t>
      </w:r>
      <w:r w:rsidR="008B2945" w:rsidRPr="008B2945">
        <w:t xml:space="preserve"> miscellaneous cash support form sponsors or religious groups,</w:t>
      </w:r>
      <w:r w:rsidRPr="008B2945">
        <w:t xml:space="preserve"> or </w:t>
      </w:r>
      <w:r w:rsidR="00146DCE">
        <w:rPr>
          <w:color w:val="000000"/>
        </w:rPr>
        <w:t xml:space="preserve">Social Security Income. </w:t>
      </w:r>
      <w:r>
        <w:rPr>
          <w:color w:val="000000"/>
        </w:rPr>
        <w:t>Economic self-sufficiency is fundamental to federal objectives: removing barriers to employment, accounting for the spending supporting resettlement services, minimizing tax burdens like public assistance use, and maximizing tax revenue.</w:t>
      </w:r>
      <w:r w:rsidR="009636D2" w:rsidRPr="009636D2">
        <w:rPr>
          <w:color w:val="000000"/>
        </w:rPr>
        <w:t xml:space="preserve"> </w:t>
      </w:r>
      <w:r w:rsidR="009636D2">
        <w:rPr>
          <w:color w:val="000000"/>
        </w:rPr>
        <w:t xml:space="preserve">Besides this measure’s importance in American politics, the Office of Refugee Resettlement carefully tracks this measure every year to address issues while maintaining good stewardship of their tax-payer derived funds (United States Office of Refugee Resettlement 2021). </w:t>
      </w:r>
      <w:r>
        <w:rPr>
          <w:color w:val="000000"/>
        </w:rPr>
        <w:t xml:space="preserve"> Despite economic self-sufficiency’s congruence with federal priorities, stated objectives of the Office of Refugee Resettlement and the Bureau of Population, Refugees and Migration, and the concern from American citizens for welfare </w:t>
      </w:r>
      <w:r w:rsidR="009C4636">
        <w:rPr>
          <w:color w:val="000000"/>
        </w:rPr>
        <w:t xml:space="preserve">dependence, </w:t>
      </w:r>
      <w:r w:rsidR="0080706F">
        <w:rPr>
          <w:color w:val="000000"/>
        </w:rPr>
        <w:t>not</w:t>
      </w:r>
      <w:r w:rsidR="00BC4A71">
        <w:rPr>
          <w:color w:val="000000"/>
        </w:rPr>
        <w:t xml:space="preserve"> enough research has been done to uncover the processes of</w:t>
      </w:r>
      <w:r w:rsidR="0080706F">
        <w:rPr>
          <w:color w:val="000000"/>
        </w:rPr>
        <w:t xml:space="preserve"> economic self-sufficiency.</w:t>
      </w:r>
    </w:p>
    <w:p w14:paraId="76428747" w14:textId="170CE1E6" w:rsidR="00D50DA9" w:rsidRDefault="00D50DA9" w:rsidP="00D371A9">
      <w:pPr>
        <w:pStyle w:val="NormalWeb"/>
        <w:spacing w:before="240" w:beforeAutospacing="0" w:after="240" w:afterAutospacing="0" w:line="480" w:lineRule="auto"/>
        <w:ind w:firstLine="720"/>
      </w:pPr>
      <w:r>
        <w:rPr>
          <w:color w:val="000000"/>
        </w:rPr>
        <w:t xml:space="preserve">The </w:t>
      </w:r>
      <w:r w:rsidR="00AE3633">
        <w:rPr>
          <w:color w:val="000000"/>
        </w:rPr>
        <w:t>third</w:t>
      </w:r>
      <w:r>
        <w:rPr>
          <w:color w:val="000000"/>
        </w:rPr>
        <w:t xml:space="preserve"> indicator is weekly working hours. </w:t>
      </w:r>
      <w:r w:rsidR="000249BD">
        <w:rPr>
          <w:color w:val="000000"/>
        </w:rPr>
        <w:t>Working more hours not only provides more income, but access to other services</w:t>
      </w:r>
      <w:r w:rsidR="002F3499">
        <w:rPr>
          <w:color w:val="000000"/>
        </w:rPr>
        <w:t xml:space="preserve"> and skills</w:t>
      </w:r>
      <w:r w:rsidR="000249BD">
        <w:rPr>
          <w:color w:val="000000"/>
        </w:rPr>
        <w:t>.</w:t>
      </w:r>
      <w:r w:rsidR="002F3499">
        <w:rPr>
          <w:color w:val="000000"/>
        </w:rPr>
        <w:t xml:space="preserve"> </w:t>
      </w:r>
      <w:r w:rsidR="000249BD">
        <w:rPr>
          <w:color w:val="000000"/>
        </w:rPr>
        <w:t xml:space="preserve">For instance, </w:t>
      </w:r>
      <w:r>
        <w:rPr>
          <w:color w:val="000000"/>
        </w:rPr>
        <w:t>jobs are required to offer health insurance to employees working more than 30 hours per week</w:t>
      </w:r>
      <w:r w:rsidR="002F3499">
        <w:rPr>
          <w:color w:val="000000"/>
        </w:rPr>
        <w:t xml:space="preserve">. The other services that come with </w:t>
      </w:r>
      <w:r w:rsidR="0097409D">
        <w:rPr>
          <w:color w:val="000000"/>
        </w:rPr>
        <w:t>more weekly working hours</w:t>
      </w:r>
      <w:r w:rsidR="002F3499">
        <w:rPr>
          <w:color w:val="000000"/>
        </w:rPr>
        <w:t>—like higher English proficiency for most jobs that require communication with Americans—</w:t>
      </w:r>
      <w:r w:rsidR="0097409D">
        <w:rPr>
          <w:color w:val="000000"/>
        </w:rPr>
        <w:t xml:space="preserve"> have a protective effect: more resources can be used to mitigate</w:t>
      </w:r>
      <w:r w:rsidR="002F3499">
        <w:rPr>
          <w:color w:val="000000"/>
        </w:rPr>
        <w:t>, avoid, or pay off</w:t>
      </w:r>
      <w:r w:rsidR="0097409D">
        <w:rPr>
          <w:color w:val="000000"/>
        </w:rPr>
        <w:t xml:space="preserve"> the effects of stressful events</w:t>
      </w:r>
      <w:r w:rsidR="002F3499">
        <w:rPr>
          <w:color w:val="000000"/>
        </w:rPr>
        <w:t xml:space="preserve"> </w:t>
      </w:r>
      <w:r w:rsidR="0097409D">
        <w:rPr>
          <w:color w:val="000000"/>
        </w:rPr>
        <w:t>(</w:t>
      </w:r>
      <w:proofErr w:type="spellStart"/>
      <w:r w:rsidR="0097409D">
        <w:rPr>
          <w:color w:val="000000"/>
        </w:rPr>
        <w:t>Hobfoll</w:t>
      </w:r>
      <w:proofErr w:type="spellEnd"/>
      <w:r w:rsidR="0097409D">
        <w:rPr>
          <w:color w:val="000000"/>
        </w:rPr>
        <w:t xml:space="preserve"> 1989). </w:t>
      </w:r>
      <w:r>
        <w:rPr>
          <w:color w:val="000000"/>
        </w:rPr>
        <w:t xml:space="preserve">Weekly working hours is a measure of the extent of integration because more hours predict important integration outcomes: more money, more exposure to American culture, more social capital by working with coworkers, and better English proficiency from practice with native speakers (Ager and Strang 2008). </w:t>
      </w:r>
    </w:p>
    <w:p w14:paraId="714C9751" w14:textId="77777777" w:rsidR="00D50DA9" w:rsidRDefault="00D50DA9" w:rsidP="009151CB">
      <w:pPr>
        <w:pStyle w:val="Heading1"/>
      </w:pPr>
      <w:bookmarkStart w:id="7" w:name="_Toc101544038"/>
      <w:r>
        <w:t>ECONOMIC INTEGRATION THEORY &amp; PREDICTORS</w:t>
      </w:r>
      <w:bookmarkEnd w:id="7"/>
    </w:p>
    <w:p w14:paraId="2255E741" w14:textId="7A70AF44" w:rsidR="00D50DA9" w:rsidRDefault="00D50DA9" w:rsidP="00D371A9">
      <w:pPr>
        <w:pStyle w:val="NormalWeb"/>
        <w:spacing w:before="240" w:beforeAutospacing="0" w:after="240" w:afterAutospacing="0" w:line="480" w:lineRule="auto"/>
        <w:ind w:firstLine="720"/>
      </w:pPr>
      <w:r>
        <w:rPr>
          <w:color w:val="000000"/>
        </w:rPr>
        <w:lastRenderedPageBreak/>
        <w:t xml:space="preserve">This section highlights </w:t>
      </w:r>
      <w:r w:rsidR="00BF2467">
        <w:rPr>
          <w:color w:val="000000"/>
        </w:rPr>
        <w:t>three</w:t>
      </w:r>
      <w:r>
        <w:rPr>
          <w:color w:val="000000"/>
        </w:rPr>
        <w:t xml:space="preserve"> main theoretical frameworks, each of which highlights how both pre- and post-migration human capital and pre- and post- migration contextual factors shape immigrant and refugee economic integration</w:t>
      </w:r>
      <w:r w:rsidR="00385561">
        <w:rPr>
          <w:color w:val="000000"/>
        </w:rPr>
        <w:t>.</w:t>
      </w:r>
      <w:r w:rsidR="00A73822" w:rsidRPr="00A73822">
        <w:t xml:space="preserve"> </w:t>
      </w:r>
      <w:r w:rsidR="00385561">
        <w:t>N</w:t>
      </w:r>
      <w:r w:rsidR="00A73822">
        <w:t xml:space="preserve">ew </w:t>
      </w:r>
      <w:r w:rsidR="00385561">
        <w:t>A</w:t>
      </w:r>
      <w:r w:rsidR="00A73822">
        <w:t xml:space="preserve">ssimilation </w:t>
      </w:r>
      <w:r w:rsidR="00385561">
        <w:t>T</w:t>
      </w:r>
      <w:r w:rsidR="00A73822">
        <w:t>heory</w:t>
      </w:r>
      <w:r w:rsidR="00385561">
        <w:t xml:space="preserve"> (Alba and Nee 1997)</w:t>
      </w:r>
      <w:r w:rsidR="00A73822">
        <w:t xml:space="preserve"> and </w:t>
      </w:r>
      <w:r w:rsidR="00385561">
        <w:t>S</w:t>
      </w:r>
      <w:r w:rsidR="00A73822">
        <w:t xml:space="preserve">election </w:t>
      </w:r>
      <w:r w:rsidR="00385561">
        <w:t>T</w:t>
      </w:r>
      <w:r w:rsidR="00A73822">
        <w:t xml:space="preserve">heories highlight the importance of both pre- and post-migration human capital and context factors but for immigrants specifically, not refugees. In contrast, </w:t>
      </w:r>
      <w:r w:rsidR="00385561">
        <w:t>Phillimore (2020)</w:t>
      </w:r>
      <w:r w:rsidR="00A73822">
        <w:t xml:space="preserve"> provides unique insights into the refugee experience &amp; suggests that post-migration context and human capital are more relevant for explaining refugee integration than pre-migration human capital and context factors.</w:t>
      </w:r>
    </w:p>
    <w:p w14:paraId="54956095" w14:textId="77777777" w:rsidR="00D50DA9" w:rsidRPr="00BB614D" w:rsidRDefault="00D50DA9" w:rsidP="009151CB">
      <w:pPr>
        <w:pStyle w:val="Heading2"/>
      </w:pPr>
      <w:bookmarkStart w:id="8" w:name="_Toc101544039"/>
      <w:r w:rsidRPr="00BB614D">
        <w:t>Pre-Migration Human Capital</w:t>
      </w:r>
      <w:bookmarkEnd w:id="8"/>
    </w:p>
    <w:p w14:paraId="6AA9B31E" w14:textId="150FD319" w:rsidR="00385561" w:rsidRDefault="006719E7" w:rsidP="00D371A9">
      <w:pPr>
        <w:pStyle w:val="NormalWeb"/>
        <w:spacing w:before="240" w:beforeAutospacing="0" w:after="240" w:afterAutospacing="0" w:line="480" w:lineRule="auto"/>
        <w:ind w:firstLine="720"/>
        <w:rPr>
          <w:color w:val="000000"/>
        </w:rPr>
      </w:pPr>
      <w:r>
        <w:rPr>
          <w:color w:val="000000"/>
        </w:rPr>
        <w:t>New assimilation theory helps inform r</w:t>
      </w:r>
      <w:r w:rsidR="00D50DA9">
        <w:rPr>
          <w:color w:val="000000"/>
        </w:rPr>
        <w:t>esearch question 1</w:t>
      </w:r>
      <w:r w:rsidR="00385561">
        <w:rPr>
          <w:color w:val="000000"/>
        </w:rPr>
        <w:t xml:space="preserve">: </w:t>
      </w:r>
      <w:r w:rsidR="00734F72">
        <w:rPr>
          <w:color w:val="000000"/>
        </w:rPr>
        <w:t>“How</w:t>
      </w:r>
      <w:r w:rsidR="00D50DA9">
        <w:rPr>
          <w:color w:val="000000"/>
        </w:rPr>
        <w:t xml:space="preserve"> do past experiences and training in a refugee’s origin country, i.e. pre/post-migration human capital, help refugee economic integration?”</w:t>
      </w:r>
      <w:r w:rsidR="00DE22D0" w:rsidRPr="00DE22D0">
        <w:rPr>
          <w:color w:val="000000"/>
        </w:rPr>
        <w:t xml:space="preserve"> Refugee integration research frequently assumes that refugees arrive in the United States as blank slates</w:t>
      </w:r>
      <w:r w:rsidR="00DE22D0">
        <w:rPr>
          <w:color w:val="000000"/>
        </w:rPr>
        <w:t xml:space="preserve"> (Tran and Lara-Garcia 2020; Gold 1992). In contrast, </w:t>
      </w:r>
      <w:r w:rsidR="00BB614D">
        <w:rPr>
          <w:color w:val="000000"/>
        </w:rPr>
        <w:t xml:space="preserve">Alba and </w:t>
      </w:r>
      <w:proofErr w:type="spellStart"/>
      <w:r w:rsidR="00BB614D">
        <w:rPr>
          <w:color w:val="000000"/>
        </w:rPr>
        <w:t>Nee’s</w:t>
      </w:r>
      <w:proofErr w:type="spellEnd"/>
      <w:r w:rsidR="00D50DA9">
        <w:rPr>
          <w:color w:val="000000"/>
        </w:rPr>
        <w:t xml:space="preserve"> (199</w:t>
      </w:r>
      <w:r w:rsidR="00BB614D">
        <w:rPr>
          <w:color w:val="000000"/>
        </w:rPr>
        <w:t>7</w:t>
      </w:r>
      <w:r w:rsidR="00D50DA9">
        <w:rPr>
          <w:color w:val="000000"/>
        </w:rPr>
        <w:t xml:space="preserve">) </w:t>
      </w:r>
      <w:r w:rsidR="00BB614D">
        <w:rPr>
          <w:color w:val="000000"/>
        </w:rPr>
        <w:t>New</w:t>
      </w:r>
      <w:r w:rsidR="00D50DA9">
        <w:rPr>
          <w:color w:val="000000"/>
        </w:rPr>
        <w:t xml:space="preserve"> Assimilation</w:t>
      </w:r>
      <w:r w:rsidR="00BB614D">
        <w:rPr>
          <w:color w:val="000000"/>
        </w:rPr>
        <w:t xml:space="preserve"> </w:t>
      </w:r>
      <w:r w:rsidR="00070E5B">
        <w:rPr>
          <w:color w:val="000000"/>
        </w:rPr>
        <w:t>T</w:t>
      </w:r>
      <w:r w:rsidR="00BB614D">
        <w:rPr>
          <w:color w:val="000000"/>
        </w:rPr>
        <w:t>heory</w:t>
      </w:r>
      <w:r w:rsidR="00D50DA9">
        <w:rPr>
          <w:color w:val="000000"/>
        </w:rPr>
        <w:t xml:space="preserve"> explains </w:t>
      </w:r>
      <w:r w:rsidR="009F7CD4">
        <w:rPr>
          <w:color w:val="000000"/>
        </w:rPr>
        <w:t>how</w:t>
      </w:r>
      <w:r w:rsidR="00D50DA9">
        <w:rPr>
          <w:color w:val="000000"/>
        </w:rPr>
        <w:t xml:space="preserve"> migrants</w:t>
      </w:r>
      <w:r w:rsidR="00DE22D0">
        <w:rPr>
          <w:color w:val="000000"/>
        </w:rPr>
        <w:t xml:space="preserve"> (not refugees)</w:t>
      </w:r>
      <w:r w:rsidR="00D50DA9">
        <w:rPr>
          <w:color w:val="000000"/>
        </w:rPr>
        <w:t xml:space="preserve"> </w:t>
      </w:r>
      <w:r w:rsidR="009B1F68">
        <w:rPr>
          <w:color w:val="000000"/>
        </w:rPr>
        <w:t xml:space="preserve">assimilate in the host country context </w:t>
      </w:r>
      <w:r w:rsidR="00070E5B">
        <w:rPr>
          <w:color w:val="000000"/>
        </w:rPr>
        <w:t>over time. New</w:t>
      </w:r>
      <w:r w:rsidR="00D50DA9">
        <w:rPr>
          <w:color w:val="000000"/>
        </w:rPr>
        <w:t xml:space="preserve"> Assimilation </w:t>
      </w:r>
      <w:r w:rsidR="00070E5B">
        <w:rPr>
          <w:color w:val="000000"/>
        </w:rPr>
        <w:t>T</w:t>
      </w:r>
      <w:r w:rsidR="00D50DA9">
        <w:rPr>
          <w:color w:val="000000"/>
        </w:rPr>
        <w:t xml:space="preserve">heory assumes that </w:t>
      </w:r>
      <w:r w:rsidR="00EA1F31">
        <w:rPr>
          <w:color w:val="000000"/>
        </w:rPr>
        <w:t xml:space="preserve">factors like </w:t>
      </w:r>
      <w:r w:rsidR="00D50DA9">
        <w:rPr>
          <w:color w:val="000000"/>
        </w:rPr>
        <w:t>previous human capital</w:t>
      </w:r>
      <w:r w:rsidR="00EA1F31">
        <w:rPr>
          <w:color w:val="000000"/>
        </w:rPr>
        <w:t xml:space="preserve">, </w:t>
      </w:r>
      <w:r w:rsidR="00D50DA9">
        <w:rPr>
          <w:color w:val="000000"/>
        </w:rPr>
        <w:t xml:space="preserve">reaction from host-contexts, and </w:t>
      </w:r>
      <w:r w:rsidR="007803AD">
        <w:rPr>
          <w:color w:val="000000"/>
        </w:rPr>
        <w:t xml:space="preserve">opportunities to interact with the mainstream should </w:t>
      </w:r>
      <w:r w:rsidR="00EA1F31">
        <w:rPr>
          <w:color w:val="000000"/>
        </w:rPr>
        <w:t>affect assimilation</w:t>
      </w:r>
      <w:r w:rsidR="00D50DA9">
        <w:rPr>
          <w:color w:val="000000"/>
        </w:rPr>
        <w:t>. Human capital is the skills, training, and experiences that a person gains over their lives. Previous human capital can include employment sector experience or educational attainment before resettlement and both of these should affect economic integration outcomes because these experiences are valued by the market.</w:t>
      </w:r>
      <w:r w:rsidR="000B357D">
        <w:rPr>
          <w:color w:val="000000"/>
        </w:rPr>
        <w:t xml:space="preserve"> Migrants are not refugees and have different </w:t>
      </w:r>
      <w:r w:rsidR="00F52AEB">
        <w:rPr>
          <w:color w:val="000000"/>
        </w:rPr>
        <w:t>experiences</w:t>
      </w:r>
      <w:r w:rsidR="00035417">
        <w:rPr>
          <w:color w:val="000000"/>
        </w:rPr>
        <w:t xml:space="preserve"> than refugees and so immigrant theories need to be assessed</w:t>
      </w:r>
      <w:r w:rsidR="00F52AEB">
        <w:rPr>
          <w:color w:val="000000"/>
        </w:rPr>
        <w:t xml:space="preserve"> for their fit with refugee populations and circumstances.</w:t>
      </w:r>
    </w:p>
    <w:p w14:paraId="27FEB9E0" w14:textId="1F6CC7B4" w:rsidR="00385561" w:rsidRDefault="00385561" w:rsidP="00B41196">
      <w:pPr>
        <w:pStyle w:val="NormalWeb"/>
        <w:spacing w:before="240" w:beforeAutospacing="0" w:after="240" w:afterAutospacing="0" w:line="480" w:lineRule="auto"/>
        <w:ind w:firstLine="720"/>
        <w:rPr>
          <w:color w:val="000000"/>
        </w:rPr>
      </w:pPr>
      <w:r>
        <w:rPr>
          <w:color w:val="000000"/>
        </w:rPr>
        <w:lastRenderedPageBreak/>
        <w:t xml:space="preserve">In the sociology of immigration, selection is an important idea. Are those who choose to immigrate different from those who stay behind? There is evidence for latent selection effects, those who are able to leave may have more resources than others. They may have connections in their target destination, they may have hard to measure qualities that improve outcomes like grit, creativity, or a strong work ethic. Selection is seldom accounted for, even in immigration research but refugees may be selected as well. Perhaps by different mechanisms: like the ability to endure bureaucracy, interview well, or other hard to measure qualities. </w:t>
      </w:r>
      <w:r w:rsidR="00B41196" w:rsidRPr="00B41196" w:rsidDel="004D405C">
        <w:rPr>
          <w:color w:val="000000"/>
        </w:rPr>
        <w:t xml:space="preserve"> </w:t>
      </w:r>
      <w:r w:rsidR="00B41196">
        <w:rPr>
          <w:color w:val="000000"/>
        </w:rPr>
        <w:t xml:space="preserve">In Feliciano and </w:t>
      </w:r>
      <w:proofErr w:type="spellStart"/>
      <w:r w:rsidR="00B41196">
        <w:rPr>
          <w:color w:val="000000"/>
        </w:rPr>
        <w:t>Lanuza’s</w:t>
      </w:r>
      <w:proofErr w:type="spellEnd"/>
      <w:r w:rsidR="00B41196">
        <w:rPr>
          <w:color w:val="000000"/>
        </w:rPr>
        <w:t xml:space="preserve"> (2017) recent article they measure these hard to measure qualities with “contextual attainment”</w:t>
      </w:r>
      <w:r w:rsidR="00B41196" w:rsidRPr="00B41196">
        <w:t xml:space="preserve"> </w:t>
      </w:r>
      <w:r w:rsidR="00B41196">
        <w:t>(Pong and Landale 2012)</w:t>
      </w:r>
      <w:r w:rsidR="00B41196">
        <w:rPr>
          <w:color w:val="000000"/>
        </w:rPr>
        <w:t xml:space="preserve">. Contextual attainment is the relative standing of an individual outcome to the rest of the context or country. Feliciano and </w:t>
      </w:r>
      <w:proofErr w:type="spellStart"/>
      <w:r w:rsidR="00B41196">
        <w:rPr>
          <w:color w:val="000000"/>
        </w:rPr>
        <w:t>Lanuza</w:t>
      </w:r>
      <w:proofErr w:type="spellEnd"/>
      <w:r w:rsidR="00B41196">
        <w:rPr>
          <w:color w:val="000000"/>
        </w:rPr>
        <w:t xml:space="preserve"> use years of education to proxy socioeconomic status. For example, if the average years of education in a country was 8, and a respondent earned 12 years, this would put them in a high contextual attainment category</w:t>
      </w:r>
      <w:r w:rsidR="009E5F98">
        <w:rPr>
          <w:color w:val="000000"/>
        </w:rPr>
        <w:t xml:space="preserve"> despite being an expected attainment for the United States</w:t>
      </w:r>
      <w:r w:rsidR="00B41196">
        <w:rPr>
          <w:color w:val="000000"/>
        </w:rPr>
        <w:t>.</w:t>
      </w:r>
    </w:p>
    <w:p w14:paraId="392E603D" w14:textId="78101748" w:rsidR="00B41196" w:rsidRDefault="00D50DA9" w:rsidP="00B41196">
      <w:pPr>
        <w:pStyle w:val="NormalWeb"/>
        <w:spacing w:before="240" w:beforeAutospacing="0" w:after="240" w:afterAutospacing="0" w:line="480" w:lineRule="auto"/>
        <w:ind w:firstLine="720"/>
        <w:rPr>
          <w:i/>
          <w:iCs/>
          <w:color w:val="000000"/>
        </w:rPr>
      </w:pPr>
      <w:r>
        <w:rPr>
          <w:color w:val="000000"/>
        </w:rPr>
        <w:t xml:space="preserve"> Th</w:t>
      </w:r>
      <w:r w:rsidR="00385561">
        <w:rPr>
          <w:color w:val="000000"/>
        </w:rPr>
        <w:t>ese theories</w:t>
      </w:r>
      <w:r w:rsidR="00B41196">
        <w:rPr>
          <w:color w:val="000000"/>
        </w:rPr>
        <w:t xml:space="preserve"> jointly</w:t>
      </w:r>
      <w:r>
        <w:rPr>
          <w:color w:val="000000"/>
        </w:rPr>
        <w:t xml:space="preserve"> suppose </w:t>
      </w:r>
      <w:r>
        <w:rPr>
          <w:i/>
          <w:iCs/>
          <w:color w:val="000000"/>
        </w:rPr>
        <w:t>Hypothesis A) Pre-/post- migration Human capital should each predict economic integration outcomes.</w:t>
      </w:r>
      <w:r w:rsidR="00B41196">
        <w:rPr>
          <w:i/>
          <w:iCs/>
          <w:color w:val="000000"/>
        </w:rPr>
        <w:t xml:space="preserve"> </w:t>
      </w:r>
    </w:p>
    <w:p w14:paraId="6DE1CC37" w14:textId="5B1B162B" w:rsidR="00D50DA9" w:rsidRDefault="00D50DA9" w:rsidP="009151CB">
      <w:pPr>
        <w:pStyle w:val="Heading2"/>
      </w:pPr>
      <w:bookmarkStart w:id="9" w:name="_Toc101544040"/>
      <w:r>
        <w:t>Post-Migration Human Capital</w:t>
      </w:r>
      <w:bookmarkEnd w:id="9"/>
    </w:p>
    <w:p w14:paraId="0A64441E" w14:textId="2D3063DB" w:rsidR="00D50DA9" w:rsidRDefault="002D4EF9" w:rsidP="00D371A9">
      <w:pPr>
        <w:pStyle w:val="NormalWeb"/>
        <w:spacing w:before="240" w:beforeAutospacing="0" w:after="240" w:afterAutospacing="0" w:line="480" w:lineRule="auto"/>
        <w:ind w:firstLine="720"/>
      </w:pPr>
      <w:r w:rsidRPr="008B2945">
        <w:rPr>
          <w:color w:val="000000"/>
        </w:rPr>
        <w:t xml:space="preserve">New Assimilation Theory also considers </w:t>
      </w:r>
      <w:r w:rsidR="00D7540E" w:rsidRPr="008B2945">
        <w:rPr>
          <w:color w:val="000000"/>
        </w:rPr>
        <w:t xml:space="preserve">the </w:t>
      </w:r>
      <w:r w:rsidR="00B41196">
        <w:rPr>
          <w:color w:val="000000"/>
        </w:rPr>
        <w:t xml:space="preserve">actions </w:t>
      </w:r>
      <w:r w:rsidR="00D623EF" w:rsidRPr="008B2945">
        <w:rPr>
          <w:color w:val="000000"/>
        </w:rPr>
        <w:t>of migrants</w:t>
      </w:r>
      <w:r w:rsidR="00551235" w:rsidRPr="008B2945">
        <w:rPr>
          <w:color w:val="000000"/>
        </w:rPr>
        <w:t xml:space="preserve"> after resettlement</w:t>
      </w:r>
      <w:r w:rsidR="0043067F" w:rsidRPr="008B2945">
        <w:rPr>
          <w:color w:val="000000"/>
        </w:rPr>
        <w:t>.</w:t>
      </w:r>
      <w:r w:rsidR="00551235" w:rsidRPr="008B2945">
        <w:rPr>
          <w:color w:val="000000"/>
        </w:rPr>
        <w:t xml:space="preserve"> </w:t>
      </w:r>
      <w:r w:rsidR="00890F80" w:rsidRPr="008B2945">
        <w:rPr>
          <w:color w:val="000000"/>
        </w:rPr>
        <w:t>P</w:t>
      </w:r>
      <w:r w:rsidR="00E52ED3" w:rsidRPr="008B2945">
        <w:rPr>
          <w:color w:val="000000"/>
        </w:rPr>
        <w:t>ost-</w:t>
      </w:r>
      <w:r w:rsidR="001E3FFE" w:rsidRPr="008B2945">
        <w:rPr>
          <w:color w:val="000000"/>
        </w:rPr>
        <w:t>migration</w:t>
      </w:r>
      <w:r w:rsidR="00E52ED3" w:rsidRPr="008B2945">
        <w:rPr>
          <w:color w:val="000000"/>
        </w:rPr>
        <w:t xml:space="preserve"> human capital affects integration in many of the same ways as pre-</w:t>
      </w:r>
      <w:r w:rsidR="001E3FFE" w:rsidRPr="008B2945">
        <w:rPr>
          <w:color w:val="000000"/>
        </w:rPr>
        <w:t>migration</w:t>
      </w:r>
      <w:r w:rsidR="00E52ED3" w:rsidRPr="008B2945">
        <w:rPr>
          <w:color w:val="000000"/>
        </w:rPr>
        <w:t xml:space="preserve"> human capital:</w:t>
      </w:r>
      <w:r w:rsidR="00743F9F" w:rsidRPr="008B2945">
        <w:rPr>
          <w:color w:val="000000"/>
        </w:rPr>
        <w:t xml:space="preserve"> factors like</w:t>
      </w:r>
      <w:r w:rsidR="00E52ED3" w:rsidRPr="008B2945">
        <w:rPr>
          <w:color w:val="000000"/>
        </w:rPr>
        <w:t xml:space="preserve"> </w:t>
      </w:r>
      <w:r w:rsidR="00743F9F" w:rsidRPr="008B2945">
        <w:rPr>
          <w:color w:val="000000"/>
        </w:rPr>
        <w:t>education, training, experience, and English language ability</w:t>
      </w:r>
      <w:r w:rsidR="00C65822" w:rsidRPr="008B2945">
        <w:rPr>
          <w:color w:val="000000"/>
        </w:rPr>
        <w:t xml:space="preserve"> </w:t>
      </w:r>
      <w:r w:rsidR="00743F9F" w:rsidRPr="008B2945">
        <w:rPr>
          <w:color w:val="000000"/>
        </w:rPr>
        <w:t>can be developed after resettlement and</w:t>
      </w:r>
      <w:r w:rsidR="002226C7" w:rsidRPr="008B2945">
        <w:rPr>
          <w:color w:val="000000"/>
        </w:rPr>
        <w:t xml:space="preserve"> high levels of these make it easier to find a good paying job</w:t>
      </w:r>
      <w:r w:rsidR="001E3FFE" w:rsidRPr="008B2945">
        <w:rPr>
          <w:color w:val="000000"/>
        </w:rPr>
        <w:t xml:space="preserve"> </w:t>
      </w:r>
      <w:r w:rsidR="002226C7" w:rsidRPr="008B2945">
        <w:rPr>
          <w:color w:val="000000"/>
        </w:rPr>
        <w:t>and navigate a new environment.</w:t>
      </w:r>
      <w:r w:rsidR="00F560E4" w:rsidRPr="008B2945">
        <w:rPr>
          <w:color w:val="000000"/>
        </w:rPr>
        <w:t xml:space="preserve"> </w:t>
      </w:r>
      <w:r w:rsidR="008B2945" w:rsidRPr="008B2945">
        <w:rPr>
          <w:color w:val="000000"/>
        </w:rPr>
        <w:t>Also</w:t>
      </w:r>
      <w:r w:rsidR="00B47767" w:rsidRPr="008B2945">
        <w:rPr>
          <w:color w:val="000000"/>
        </w:rPr>
        <w:t>,</w:t>
      </w:r>
      <w:r w:rsidR="00F560E4" w:rsidRPr="008B2945">
        <w:rPr>
          <w:color w:val="000000"/>
        </w:rPr>
        <w:t xml:space="preserve"> New </w:t>
      </w:r>
      <w:r w:rsidR="00B47767" w:rsidRPr="008B2945">
        <w:rPr>
          <w:color w:val="000000"/>
        </w:rPr>
        <w:t>Assimilation</w:t>
      </w:r>
      <w:r w:rsidR="00F560E4" w:rsidRPr="008B2945">
        <w:rPr>
          <w:color w:val="000000"/>
        </w:rPr>
        <w:t xml:space="preserve"> Theory points out that the pursuit of human capital </w:t>
      </w:r>
      <w:r w:rsidR="00D4094E" w:rsidRPr="008B2945">
        <w:rPr>
          <w:color w:val="000000"/>
        </w:rPr>
        <w:t xml:space="preserve">increases the amount of contact that host-context members and migrants have with </w:t>
      </w:r>
      <w:r w:rsidR="00D4094E" w:rsidRPr="008B2945">
        <w:rPr>
          <w:color w:val="000000"/>
        </w:rPr>
        <w:lastRenderedPageBreak/>
        <w:t xml:space="preserve">each other and </w:t>
      </w:r>
      <w:r w:rsidR="00CE7B07" w:rsidRPr="008B2945">
        <w:rPr>
          <w:color w:val="000000"/>
        </w:rPr>
        <w:t>socializing</w:t>
      </w:r>
      <w:r w:rsidR="00AF5773" w:rsidRPr="008B2945">
        <w:rPr>
          <w:color w:val="000000"/>
        </w:rPr>
        <w:t xml:space="preserve"> </w:t>
      </w:r>
      <w:r w:rsidR="00CE7B07" w:rsidRPr="008B2945">
        <w:rPr>
          <w:color w:val="000000"/>
        </w:rPr>
        <w:t>both groups</w:t>
      </w:r>
      <w:r w:rsidR="00AF5773" w:rsidRPr="008B2945">
        <w:rPr>
          <w:color w:val="000000"/>
        </w:rPr>
        <w:t xml:space="preserve"> to each other’s presence. </w:t>
      </w:r>
      <w:r w:rsidR="008B2945" w:rsidRPr="008B2945">
        <w:rPr>
          <w:color w:val="000000"/>
        </w:rPr>
        <w:t>More contact</w:t>
      </w:r>
      <w:r w:rsidR="00CE7B07" w:rsidRPr="008B2945">
        <w:rPr>
          <w:color w:val="000000"/>
        </w:rPr>
        <w:t xml:space="preserve"> fosters closer interaction</w:t>
      </w:r>
      <w:r w:rsidR="00096E49" w:rsidRPr="008B2945">
        <w:rPr>
          <w:color w:val="000000"/>
        </w:rPr>
        <w:t xml:space="preserve">s </w:t>
      </w:r>
      <w:r w:rsidR="00CE7B07" w:rsidRPr="008B2945">
        <w:rPr>
          <w:color w:val="000000"/>
        </w:rPr>
        <w:t>between the two groups</w:t>
      </w:r>
      <w:r w:rsidR="0057092C" w:rsidRPr="008B2945">
        <w:rPr>
          <w:color w:val="000000"/>
        </w:rPr>
        <w:t xml:space="preserve">, which </w:t>
      </w:r>
      <w:r w:rsidR="00096E49" w:rsidRPr="008B2945">
        <w:rPr>
          <w:color w:val="000000"/>
        </w:rPr>
        <w:t xml:space="preserve">makes it easier </w:t>
      </w:r>
      <w:r w:rsidR="00D96037" w:rsidRPr="008B2945">
        <w:rPr>
          <w:color w:val="000000"/>
        </w:rPr>
        <w:t>for migrants to</w:t>
      </w:r>
      <w:r w:rsidR="00A72A4B" w:rsidRPr="008B2945">
        <w:rPr>
          <w:color w:val="000000"/>
        </w:rPr>
        <w:t xml:space="preserve"> further assimilate into the</w:t>
      </w:r>
      <w:r w:rsidR="00D96037" w:rsidRPr="008B2945">
        <w:rPr>
          <w:color w:val="000000"/>
        </w:rPr>
        <w:t xml:space="preserve"> host context</w:t>
      </w:r>
      <w:r w:rsidR="00A72A4B" w:rsidRPr="008B2945">
        <w:rPr>
          <w:color w:val="000000"/>
        </w:rPr>
        <w:t>.</w:t>
      </w:r>
      <w:r w:rsidR="0007169D" w:rsidRPr="008B2945">
        <w:rPr>
          <w:color w:val="000000"/>
        </w:rPr>
        <w:t xml:space="preserve"> For example, as migrants </w:t>
      </w:r>
      <w:r w:rsidR="00671A2B" w:rsidRPr="008B2945">
        <w:rPr>
          <w:color w:val="000000"/>
        </w:rPr>
        <w:t>attend English classes</w:t>
      </w:r>
      <w:r w:rsidR="00F561AA" w:rsidRPr="008B2945">
        <w:rPr>
          <w:color w:val="000000"/>
        </w:rPr>
        <w:t xml:space="preserve">, they have more opportunities to engage with </w:t>
      </w:r>
      <w:r w:rsidR="005F481E" w:rsidRPr="008B2945">
        <w:rPr>
          <w:color w:val="000000"/>
        </w:rPr>
        <w:t xml:space="preserve">members of the host context and </w:t>
      </w:r>
      <w:r w:rsidR="003704B2" w:rsidRPr="008B2945">
        <w:rPr>
          <w:color w:val="000000"/>
        </w:rPr>
        <w:t>learn about</w:t>
      </w:r>
      <w:r w:rsidR="005F481E" w:rsidRPr="008B2945">
        <w:rPr>
          <w:color w:val="000000"/>
        </w:rPr>
        <w:t xml:space="preserve"> </w:t>
      </w:r>
      <w:r w:rsidR="003704B2" w:rsidRPr="008B2945">
        <w:rPr>
          <w:color w:val="000000"/>
        </w:rPr>
        <w:t>job or schooling opportunities.</w:t>
      </w:r>
      <w:r w:rsidR="00A72A4B" w:rsidRPr="008B2945">
        <w:rPr>
          <w:color w:val="000000"/>
        </w:rPr>
        <w:t xml:space="preserve"> </w:t>
      </w:r>
      <w:r w:rsidR="00F560E4" w:rsidRPr="008B2945">
        <w:rPr>
          <w:color w:val="000000"/>
        </w:rPr>
        <w:t xml:space="preserve">In the refugee studies literature, </w:t>
      </w:r>
      <w:r w:rsidR="00284F5F" w:rsidRPr="008B2945">
        <w:rPr>
          <w:color w:val="000000"/>
        </w:rPr>
        <w:t>Ager and Strang (2008)</w:t>
      </w:r>
      <w:r w:rsidR="00A72A4B" w:rsidRPr="008B2945">
        <w:rPr>
          <w:color w:val="000000"/>
        </w:rPr>
        <w:t xml:space="preserve"> </w:t>
      </w:r>
      <w:r w:rsidR="00257925" w:rsidRPr="008B2945">
        <w:rPr>
          <w:color w:val="000000"/>
        </w:rPr>
        <w:t>also notice</w:t>
      </w:r>
      <w:r w:rsidR="00A72A4B" w:rsidRPr="008B2945">
        <w:rPr>
          <w:color w:val="000000"/>
        </w:rPr>
        <w:t xml:space="preserve"> that </w:t>
      </w:r>
      <w:r w:rsidR="00710160" w:rsidRPr="008B2945">
        <w:rPr>
          <w:color w:val="000000"/>
        </w:rPr>
        <w:t xml:space="preserve">different forms of integration actually </w:t>
      </w:r>
      <w:r w:rsidR="00257925" w:rsidRPr="008B2945">
        <w:rPr>
          <w:color w:val="000000"/>
        </w:rPr>
        <w:t>assist</w:t>
      </w:r>
      <w:r w:rsidR="00710160" w:rsidRPr="008B2945">
        <w:rPr>
          <w:color w:val="000000"/>
        </w:rPr>
        <w:t xml:space="preserve"> other forms. For example, as refugees </w:t>
      </w:r>
      <w:r w:rsidR="008B7713" w:rsidRPr="008B2945">
        <w:rPr>
          <w:color w:val="000000"/>
        </w:rPr>
        <w:t>attend job trainings, they meet new people which improves their English language abilities, which further</w:t>
      </w:r>
      <w:r w:rsidR="00D574F7" w:rsidRPr="008B2945">
        <w:rPr>
          <w:color w:val="000000"/>
        </w:rPr>
        <w:t xml:space="preserve">s their qualifications for </w:t>
      </w:r>
      <w:r w:rsidR="008B7713" w:rsidRPr="008B2945">
        <w:rPr>
          <w:color w:val="000000"/>
        </w:rPr>
        <w:t>their jobs</w:t>
      </w:r>
      <w:r w:rsidR="00763692" w:rsidRPr="008B2945">
        <w:rPr>
          <w:color w:val="000000"/>
        </w:rPr>
        <w:t>.</w:t>
      </w:r>
      <w:r w:rsidR="0007169D" w:rsidRPr="008B2945">
        <w:rPr>
          <w:color w:val="000000"/>
        </w:rPr>
        <w:t xml:space="preserve"> </w:t>
      </w:r>
      <w:r w:rsidR="00763692" w:rsidRPr="008B2945">
        <w:rPr>
          <w:color w:val="000000"/>
        </w:rPr>
        <w:t xml:space="preserve"> </w:t>
      </w:r>
      <w:r w:rsidR="009E183F" w:rsidRPr="008B2945">
        <w:rPr>
          <w:color w:val="000000"/>
        </w:rPr>
        <w:t>Therefore,</w:t>
      </w:r>
      <w:r w:rsidR="00284F5F" w:rsidRPr="008B2945">
        <w:rPr>
          <w:color w:val="000000"/>
        </w:rPr>
        <w:t xml:space="preserve"> </w:t>
      </w:r>
      <w:r w:rsidR="00763692" w:rsidRPr="008B2945">
        <w:rPr>
          <w:color w:val="000000"/>
        </w:rPr>
        <w:t>i</w:t>
      </w:r>
      <w:r w:rsidR="00D50DA9" w:rsidRPr="008B2945">
        <w:rPr>
          <w:color w:val="000000"/>
        </w:rPr>
        <w:t xml:space="preserve">n the </w:t>
      </w:r>
      <w:r w:rsidR="00763692" w:rsidRPr="008B2945">
        <w:rPr>
          <w:color w:val="000000"/>
        </w:rPr>
        <w:t>post-</w:t>
      </w:r>
      <w:r w:rsidR="00D50DA9" w:rsidRPr="008B2945">
        <w:rPr>
          <w:color w:val="000000"/>
        </w:rPr>
        <w:t xml:space="preserve">resettlement context, </w:t>
      </w:r>
      <w:r w:rsidR="009E183F" w:rsidRPr="008B2945">
        <w:rPr>
          <w:color w:val="000000"/>
        </w:rPr>
        <w:t>human capital</w:t>
      </w:r>
      <w:r w:rsidR="00D50DA9" w:rsidRPr="008B2945">
        <w:rPr>
          <w:color w:val="000000"/>
        </w:rPr>
        <w:t xml:space="preserve"> like English proficiency and educational attainment should predict economic integration.</w:t>
      </w:r>
      <w:r w:rsidR="00257925" w:rsidRPr="008B2945">
        <w:rPr>
          <w:color w:val="000000"/>
        </w:rPr>
        <w:t xml:space="preserve"> </w:t>
      </w:r>
      <w:r w:rsidR="00D50DA9" w:rsidRPr="008B2945">
        <w:rPr>
          <w:color w:val="000000"/>
        </w:rPr>
        <w:t xml:space="preserve">These factors are examined in the post-migration aspect of </w:t>
      </w:r>
      <w:r w:rsidR="00D50DA9" w:rsidRPr="008B2945">
        <w:rPr>
          <w:i/>
          <w:iCs/>
          <w:color w:val="000000"/>
        </w:rPr>
        <w:t>Hypothesis A</w:t>
      </w:r>
      <w:r w:rsidR="00D50DA9" w:rsidRPr="008B2945">
        <w:rPr>
          <w:color w:val="000000"/>
        </w:rPr>
        <w:t>.</w:t>
      </w:r>
      <w:r w:rsidR="00D50DA9">
        <w:rPr>
          <w:color w:val="000000"/>
        </w:rPr>
        <w:t> </w:t>
      </w:r>
    </w:p>
    <w:p w14:paraId="4395D6F0" w14:textId="77777777" w:rsidR="00D50DA9" w:rsidRDefault="00D50DA9" w:rsidP="009151CB">
      <w:pPr>
        <w:pStyle w:val="Heading2"/>
      </w:pPr>
      <w:bookmarkStart w:id="10" w:name="_Toc101544041"/>
      <w:r>
        <w:t>Pre-Migration Context</w:t>
      </w:r>
      <w:bookmarkEnd w:id="10"/>
      <w:r>
        <w:t> </w:t>
      </w:r>
    </w:p>
    <w:p w14:paraId="54B91F4F" w14:textId="48CE060A" w:rsidR="008B2945" w:rsidRDefault="00C73E0C" w:rsidP="00D371A9">
      <w:pPr>
        <w:pStyle w:val="NormalWeb"/>
        <w:spacing w:before="240" w:beforeAutospacing="0" w:after="240" w:afterAutospacing="0" w:line="480" w:lineRule="auto"/>
        <w:rPr>
          <w:color w:val="000000"/>
        </w:rPr>
      </w:pPr>
      <w:r>
        <w:rPr>
          <w:color w:val="000000"/>
        </w:rPr>
        <w:t xml:space="preserve">    </w:t>
      </w:r>
      <w:r w:rsidR="00B41196">
        <w:rPr>
          <w:color w:val="000000"/>
        </w:rPr>
        <w:t xml:space="preserve">New Assimilation Theory (Alba and Nee 1997) and Phillimore’s Opportunity Structures (2020) inspire </w:t>
      </w:r>
      <w:r>
        <w:rPr>
          <w:color w:val="000000"/>
        </w:rPr>
        <w:t>Research question 2 is </w:t>
      </w:r>
      <w:r w:rsidR="00734F72">
        <w:rPr>
          <w:color w:val="000000"/>
        </w:rPr>
        <w:t>“</w:t>
      </w:r>
      <w:r w:rsidR="00D50DA9">
        <w:rPr>
          <w:color w:val="000000"/>
        </w:rPr>
        <w:t xml:space="preserve">How do pre/post-migration context factors (e.g., national identity or region resettled to) </w:t>
      </w:r>
      <w:r w:rsidR="00734F72">
        <w:rPr>
          <w:color w:val="000000"/>
        </w:rPr>
        <w:t>shape </w:t>
      </w:r>
      <w:r>
        <w:rPr>
          <w:color w:val="000000"/>
        </w:rPr>
        <w:t>economic integration?”</w:t>
      </w:r>
      <w:r w:rsidR="00467229" w:rsidRPr="00467229">
        <w:rPr>
          <w:color w:val="000000"/>
        </w:rPr>
        <w:t xml:space="preserve"> </w:t>
      </w:r>
      <w:r w:rsidR="00467229">
        <w:rPr>
          <w:color w:val="000000"/>
        </w:rPr>
        <w:t xml:space="preserve">Refugee studies has had recent calls for theory that can bridge the gap between individual characteristics like pre-/post-migration human capital and larger structures like neighborhood and work environment (Strang and Ager 2008). </w:t>
      </w:r>
      <w:r>
        <w:rPr>
          <w:color w:val="000000"/>
        </w:rPr>
        <w:t xml:space="preserve"> </w:t>
      </w:r>
      <w:r w:rsidR="00D50DA9">
        <w:rPr>
          <w:color w:val="000000"/>
        </w:rPr>
        <w:t>Much of the research on pre-migration context effects have been recounted for the five largest refugee groups earlier. I now introduce the studies that complicated the assertion that pre-</w:t>
      </w:r>
      <w:r w:rsidR="00937C61">
        <w:rPr>
          <w:color w:val="000000"/>
        </w:rPr>
        <w:t>m</w:t>
      </w:r>
      <w:r>
        <w:rPr>
          <w:color w:val="000000"/>
        </w:rPr>
        <w:t xml:space="preserve">igration </w:t>
      </w:r>
      <w:r w:rsidR="00036CAB">
        <w:rPr>
          <w:color w:val="000000"/>
        </w:rPr>
        <w:t>human capital</w:t>
      </w:r>
      <w:r>
        <w:rPr>
          <w:color w:val="000000"/>
        </w:rPr>
        <w:t xml:space="preserve"> matter</w:t>
      </w:r>
      <w:r w:rsidR="00036CAB">
        <w:rPr>
          <w:color w:val="000000"/>
        </w:rPr>
        <w:t>s</w:t>
      </w:r>
      <w:r>
        <w:rPr>
          <w:color w:val="000000"/>
        </w:rPr>
        <w:t xml:space="preserve">. </w:t>
      </w:r>
      <w:r w:rsidR="00D50DA9">
        <w:rPr>
          <w:color w:val="000000"/>
        </w:rPr>
        <w:t xml:space="preserve">Using the Annual Survey of Refugees, Tran and </w:t>
      </w:r>
      <w:r>
        <w:rPr>
          <w:color w:val="000000"/>
        </w:rPr>
        <w:t>Lara</w:t>
      </w:r>
      <w:r w:rsidR="00D50DA9">
        <w:rPr>
          <w:color w:val="000000"/>
        </w:rPr>
        <w:t xml:space="preserve">-Garcia (2020) found that previous educational achievement and work experience– pre-migration human capital– does not predict outcomes like attending school, working hours, or </w:t>
      </w:r>
      <w:r w:rsidR="00036CAB">
        <w:rPr>
          <w:color w:val="000000"/>
        </w:rPr>
        <w:t xml:space="preserve">working </w:t>
      </w:r>
      <w:r w:rsidR="00D50DA9">
        <w:rPr>
          <w:color w:val="000000"/>
        </w:rPr>
        <w:t xml:space="preserve">sector upon resettlement. They also found that national identity and area of resettlement (pre/post migration context effects) had little or no effect on their </w:t>
      </w:r>
      <w:r w:rsidR="006C476C">
        <w:rPr>
          <w:color w:val="000000"/>
        </w:rPr>
        <w:t xml:space="preserve">chosen </w:t>
      </w:r>
      <w:r w:rsidR="00D50DA9">
        <w:rPr>
          <w:color w:val="000000"/>
        </w:rPr>
        <w:t xml:space="preserve">integration measures. The authors note that </w:t>
      </w:r>
      <w:r w:rsidR="00D50DA9">
        <w:rPr>
          <w:color w:val="000000"/>
        </w:rPr>
        <w:lastRenderedPageBreak/>
        <w:t xml:space="preserve">“Refugees may not be </w:t>
      </w:r>
      <w:proofErr w:type="gramStart"/>
      <w:r w:rsidR="00734F72">
        <w:rPr>
          <w:color w:val="000000"/>
        </w:rPr>
        <w:t>pre</w:t>
      </w:r>
      <w:r>
        <w:rPr>
          <w:color w:val="000000"/>
        </w:rPr>
        <w:t xml:space="preserve"> </w:t>
      </w:r>
      <w:r w:rsidR="00734F72">
        <w:rPr>
          <w:color w:val="000000"/>
        </w:rPr>
        <w:t>migration</w:t>
      </w:r>
      <w:proofErr w:type="gramEnd"/>
      <w:r w:rsidR="00D50DA9">
        <w:rPr>
          <w:color w:val="000000"/>
        </w:rPr>
        <w:t xml:space="preserve"> blank slates, but their context of reception on arrival in the United States effectively renders them so, at least in the short term</w:t>
      </w:r>
      <w:r w:rsidR="006C476C">
        <w:rPr>
          <w:color w:val="000000"/>
        </w:rPr>
        <w:t>.” (</w:t>
      </w:r>
      <w:r w:rsidR="00D50DA9">
        <w:rPr>
          <w:color w:val="000000"/>
        </w:rPr>
        <w:t xml:space="preserve">Tran and </w:t>
      </w:r>
      <w:r>
        <w:rPr>
          <w:color w:val="000000"/>
        </w:rPr>
        <w:t>Lara Garcia 2020:142) feeding ongoing discussions about why and how-to best support refugee economic integration (Nam et al.</w:t>
      </w:r>
      <w:r w:rsidR="00D50DA9">
        <w:rPr>
          <w:color w:val="000000"/>
        </w:rPr>
        <w:t xml:space="preserve"> 2021; Young 2020).</w:t>
      </w:r>
      <w:r w:rsidR="008B2945">
        <w:rPr>
          <w:color w:val="000000"/>
        </w:rPr>
        <w:t xml:space="preserve"> </w:t>
      </w:r>
    </w:p>
    <w:p w14:paraId="1B99C167" w14:textId="49C701BF" w:rsidR="00021E3F" w:rsidRDefault="008B2945" w:rsidP="00BE4A11">
      <w:pPr>
        <w:pStyle w:val="NormalWeb"/>
        <w:spacing w:before="240" w:beforeAutospacing="0" w:after="240" w:afterAutospacing="0" w:line="480" w:lineRule="auto"/>
        <w:ind w:firstLine="720"/>
        <w:rPr>
          <w:color w:val="000000"/>
        </w:rPr>
      </w:pPr>
      <w:r>
        <w:rPr>
          <w:color w:val="000000"/>
        </w:rPr>
        <w:t>Any “blank slate” findings</w:t>
      </w:r>
      <w:r w:rsidR="00AB6F6F">
        <w:rPr>
          <w:color w:val="000000"/>
        </w:rPr>
        <w:t>—like Tran and Lara-Garcia’s (2020)</w:t>
      </w:r>
      <w:r w:rsidR="00BE4A11">
        <w:rPr>
          <w:color w:val="000000"/>
        </w:rPr>
        <w:t>— are</w:t>
      </w:r>
      <w:r>
        <w:rPr>
          <w:color w:val="000000"/>
        </w:rPr>
        <w:t xml:space="preserve"> directly in </w:t>
      </w:r>
      <w:r w:rsidR="00036CAB">
        <w:rPr>
          <w:color w:val="000000"/>
        </w:rPr>
        <w:t xml:space="preserve">opposition to predictions made by </w:t>
      </w:r>
      <w:r>
        <w:rPr>
          <w:color w:val="000000"/>
        </w:rPr>
        <w:t xml:space="preserve">sociology of immigration theory. </w:t>
      </w:r>
      <w:proofErr w:type="spellStart"/>
      <w:r>
        <w:rPr>
          <w:color w:val="000000"/>
        </w:rPr>
        <w:t>Portes</w:t>
      </w:r>
      <w:proofErr w:type="spellEnd"/>
      <w:r>
        <w:rPr>
          <w:color w:val="000000"/>
        </w:rPr>
        <w:t xml:space="preserve"> and Zhou (1993) explicitly discuss the impact that national origin should have on immigrant assimilation</w:t>
      </w:r>
      <w:r w:rsidR="00A046B7">
        <w:rPr>
          <w:color w:val="000000"/>
        </w:rPr>
        <w:t xml:space="preserve"> by illustrating the differences in legitimacy between immigrant groups in the United States. For example, Cubans and those fleeing communism were seen as more legitimate than migrants fleeing poverty, thereby influencing the</w:t>
      </w:r>
      <w:r w:rsidR="00021E3F">
        <w:rPr>
          <w:color w:val="000000"/>
        </w:rPr>
        <w:t xml:space="preserve"> economic</w:t>
      </w:r>
      <w:r w:rsidR="00A046B7">
        <w:rPr>
          <w:color w:val="000000"/>
        </w:rPr>
        <w:t xml:space="preserve"> </w:t>
      </w:r>
      <w:r w:rsidR="00021E3F">
        <w:rPr>
          <w:color w:val="000000"/>
        </w:rPr>
        <w:t>strata that immigrants assimilated into</w:t>
      </w:r>
      <w:r w:rsidR="00A046B7">
        <w:rPr>
          <w:color w:val="000000"/>
        </w:rPr>
        <w:t xml:space="preserve"> (</w:t>
      </w:r>
      <w:proofErr w:type="spellStart"/>
      <w:r w:rsidR="00A046B7">
        <w:rPr>
          <w:color w:val="000000"/>
        </w:rPr>
        <w:t>Portes</w:t>
      </w:r>
      <w:proofErr w:type="spellEnd"/>
      <w:r w:rsidR="00A046B7">
        <w:rPr>
          <w:color w:val="000000"/>
        </w:rPr>
        <w:t xml:space="preserve"> and Zhou 1993). </w:t>
      </w:r>
      <w:r w:rsidR="00021E3F">
        <w:rPr>
          <w:color w:val="000000"/>
        </w:rPr>
        <w:t xml:space="preserve">Similarly, </w:t>
      </w:r>
      <w:r w:rsidR="00A046B7">
        <w:rPr>
          <w:color w:val="000000"/>
        </w:rPr>
        <w:t>New Assimilation Theory (Alba and Nee 1997) emphasizes insights from</w:t>
      </w:r>
      <w:r w:rsidR="00021E3F">
        <w:rPr>
          <w:color w:val="000000"/>
        </w:rPr>
        <w:t xml:space="preserve"> </w:t>
      </w:r>
      <w:r w:rsidR="00021E3F">
        <w:t xml:space="preserve">Shibutani and Kwan (1965) </w:t>
      </w:r>
      <w:r w:rsidR="00021E3F">
        <w:rPr>
          <w:color w:val="000000"/>
        </w:rPr>
        <w:t>by stating that closeness</w:t>
      </w:r>
      <w:r w:rsidR="009E5F98">
        <w:rPr>
          <w:color w:val="000000"/>
        </w:rPr>
        <w:t xml:space="preserve"> (for example, social, physical, or ideologically)</w:t>
      </w:r>
      <w:r w:rsidR="00021E3F">
        <w:rPr>
          <w:color w:val="000000"/>
        </w:rPr>
        <w:t xml:space="preserve"> </w:t>
      </w:r>
      <w:r w:rsidR="00036CAB">
        <w:rPr>
          <w:color w:val="000000"/>
        </w:rPr>
        <w:t>between social</w:t>
      </w:r>
      <w:r w:rsidR="00021E3F">
        <w:rPr>
          <w:color w:val="000000"/>
        </w:rPr>
        <w:t xml:space="preserve"> group</w:t>
      </w:r>
      <w:r w:rsidR="00036CAB">
        <w:rPr>
          <w:color w:val="000000"/>
        </w:rPr>
        <w:t>s</w:t>
      </w:r>
      <w:r w:rsidR="00021E3F">
        <w:rPr>
          <w:color w:val="000000"/>
        </w:rPr>
        <w:t xml:space="preserve"> will foster assimilation</w:t>
      </w:r>
      <w:r w:rsidR="00BE4A11">
        <w:rPr>
          <w:color w:val="000000"/>
        </w:rPr>
        <w:t xml:space="preserve">. Phillimore (2020) </w:t>
      </w:r>
      <w:r w:rsidR="00AB6F6F">
        <w:rPr>
          <w:color w:val="000000"/>
        </w:rPr>
        <w:t>emphasiz</w:t>
      </w:r>
      <w:r w:rsidR="00BE4A11">
        <w:rPr>
          <w:color w:val="000000"/>
        </w:rPr>
        <w:t xml:space="preserve">es </w:t>
      </w:r>
      <w:r w:rsidR="00AB6F6F">
        <w:rPr>
          <w:color w:val="000000"/>
        </w:rPr>
        <w:t xml:space="preserve">that skills and </w:t>
      </w:r>
      <w:r w:rsidR="00BE4A11">
        <w:rPr>
          <w:color w:val="000000"/>
        </w:rPr>
        <w:t>experiences</w:t>
      </w:r>
      <w:r w:rsidR="00AB6F6F">
        <w:rPr>
          <w:color w:val="000000"/>
        </w:rPr>
        <w:t xml:space="preserve"> are created by contexts and are only as valuable as a refugee’s ability to translate them into the host-context’s preferences</w:t>
      </w:r>
      <w:r w:rsidR="00BE4A11">
        <w:rPr>
          <w:color w:val="000000"/>
        </w:rPr>
        <w:t xml:space="preserve"> (Strang and Ager 2008)</w:t>
      </w:r>
      <w:r w:rsidR="00AB6F6F">
        <w:rPr>
          <w:color w:val="000000"/>
        </w:rPr>
        <w:t xml:space="preserve">. </w:t>
      </w:r>
    </w:p>
    <w:p w14:paraId="66639D30" w14:textId="72A1F1D2" w:rsidR="00D50DA9" w:rsidRPr="00BE4A11" w:rsidRDefault="00021E3F" w:rsidP="00021E3F">
      <w:pPr>
        <w:pStyle w:val="NormalWeb"/>
        <w:spacing w:before="240" w:beforeAutospacing="0" w:after="240" w:afterAutospacing="0" w:line="480" w:lineRule="auto"/>
        <w:ind w:firstLine="720"/>
      </w:pPr>
      <w:r w:rsidRPr="00BE4A11">
        <w:t xml:space="preserve">Reconciling </w:t>
      </w:r>
      <w:r w:rsidR="00BE4A11" w:rsidRPr="00BE4A11">
        <w:t>the theoretical importance of pre-migration context effects with co</w:t>
      </w:r>
      <w:r w:rsidR="00BE4A11">
        <w:t>ntradictory</w:t>
      </w:r>
      <w:r w:rsidR="00BE4A11" w:rsidRPr="00BE4A11">
        <w:t xml:space="preserve"> empirical findings</w:t>
      </w:r>
      <w:r w:rsidR="008B2945" w:rsidRPr="00BE4A11">
        <w:t xml:space="preserve"> </w:t>
      </w:r>
      <w:r w:rsidR="00D50DA9" w:rsidRPr="00BE4A11">
        <w:t xml:space="preserve">requires </w:t>
      </w:r>
      <w:r w:rsidR="00D50DA9" w:rsidRPr="00BE4A11">
        <w:rPr>
          <w:i/>
          <w:iCs/>
        </w:rPr>
        <w:t xml:space="preserve">Hypothesis </w:t>
      </w:r>
      <w:r w:rsidR="009E5F98">
        <w:rPr>
          <w:i/>
          <w:iCs/>
        </w:rPr>
        <w:t>B</w:t>
      </w:r>
      <w:r w:rsidR="00D50DA9" w:rsidRPr="00BE4A11">
        <w:rPr>
          <w:i/>
          <w:iCs/>
        </w:rPr>
        <w:t>) Pre-/post- migration context effects should affect economic integration.</w:t>
      </w:r>
    </w:p>
    <w:p w14:paraId="169218C6" w14:textId="77777777" w:rsidR="00D50DA9" w:rsidRDefault="00D50DA9" w:rsidP="009151CB">
      <w:pPr>
        <w:pStyle w:val="Heading2"/>
      </w:pPr>
      <w:bookmarkStart w:id="11" w:name="_Toc101544042"/>
      <w:r>
        <w:t>Post-Migration Context</w:t>
      </w:r>
      <w:bookmarkEnd w:id="11"/>
    </w:p>
    <w:p w14:paraId="212F2B32" w14:textId="2ABFFD1A" w:rsidR="00AB6F6F" w:rsidRDefault="00D50DA9" w:rsidP="00D50DA9">
      <w:pPr>
        <w:pStyle w:val="NormalWeb"/>
        <w:spacing w:before="240" w:beforeAutospacing="0" w:after="240" w:afterAutospacing="0" w:line="480" w:lineRule="auto"/>
        <w:rPr>
          <w:color w:val="000000"/>
        </w:rPr>
      </w:pPr>
      <w:r>
        <w:rPr>
          <w:i/>
          <w:iCs/>
          <w:color w:val="000000"/>
        </w:rPr>
        <w:t> </w:t>
      </w:r>
      <w:r>
        <w:rPr>
          <w:color w:val="000000"/>
        </w:rPr>
        <w:t>   </w:t>
      </w:r>
      <w:r w:rsidR="009E5F98">
        <w:rPr>
          <w:color w:val="000000"/>
        </w:rPr>
        <w:t>The encouragement from Phillimore (2020) to focus more study on host contexts leads to</w:t>
      </w:r>
      <w:r>
        <w:rPr>
          <w:color w:val="000000"/>
        </w:rPr>
        <w:t xml:space="preserve"> Research question 3 is “What is the relative importance of individual characteristics, including human capital, and context in shaping refugee economic integration?” </w:t>
      </w:r>
    </w:p>
    <w:p w14:paraId="2ACC17FB" w14:textId="2F354EA3" w:rsidR="00AB6F6F" w:rsidRDefault="00AB6F6F" w:rsidP="00AB6F6F">
      <w:pPr>
        <w:pStyle w:val="NormalWeb"/>
        <w:spacing w:before="240" w:beforeAutospacing="0" w:after="240" w:afterAutospacing="0" w:line="480" w:lineRule="auto"/>
        <w:ind w:firstLine="720"/>
        <w:rPr>
          <w:color w:val="000000"/>
        </w:rPr>
      </w:pPr>
      <w:r>
        <w:rPr>
          <w:color w:val="000000"/>
        </w:rPr>
        <w:lastRenderedPageBreak/>
        <w:t xml:space="preserve">Sociologically, New Assimilation Theory (Alba and Nee 1997) emphasizes insights from </w:t>
      </w:r>
      <w:r>
        <w:t xml:space="preserve">Shibutani and Kwan (1965) </w:t>
      </w:r>
      <w:r>
        <w:rPr>
          <w:color w:val="000000"/>
        </w:rPr>
        <w:t>by stating that social closeness to a group will foster assimilation and that social structures such as laws, official stances on issues, media coverage, neighborhood initiatives, school curriculum choice, religious groups, and virtually any other group of people can affect the social distance between migrants and the host context</w:t>
      </w:r>
      <w:r w:rsidR="00BE4A11">
        <w:rPr>
          <w:color w:val="000000"/>
        </w:rPr>
        <w:t xml:space="preserve">—thereby affecting assimilation outcomes. </w:t>
      </w:r>
      <w:proofErr w:type="spellStart"/>
      <w:r w:rsidR="00BE4A11">
        <w:rPr>
          <w:color w:val="000000"/>
        </w:rPr>
        <w:t>Portes</w:t>
      </w:r>
      <w:proofErr w:type="spellEnd"/>
      <w:r w:rsidR="00BE4A11">
        <w:rPr>
          <w:color w:val="000000"/>
        </w:rPr>
        <w:t xml:space="preserve"> and Zhou (1993) explicitly identify host-context racism and perceived legitimacy of migrants as factors that contribute to assimilation into the middle class, cultural segregation, or assimilation into an economic and counter-cultural underclass (Zhou 1997).</w:t>
      </w:r>
    </w:p>
    <w:p w14:paraId="65466675" w14:textId="46A4C11E" w:rsidR="00AB6F6F" w:rsidRPr="00AB6F6F" w:rsidRDefault="00AB6F6F" w:rsidP="00AB6F6F">
      <w:pPr>
        <w:pStyle w:val="NormalWeb"/>
        <w:spacing w:before="240" w:beforeAutospacing="0" w:after="240" w:afterAutospacing="0" w:line="480" w:lineRule="auto"/>
        <w:ind w:firstLine="720"/>
        <w:rPr>
          <w:color w:val="000000"/>
        </w:rPr>
      </w:pPr>
      <w:r>
        <w:rPr>
          <w:color w:val="000000"/>
        </w:rPr>
        <w:t xml:space="preserve">In refugee studies, </w:t>
      </w:r>
      <w:r w:rsidR="00D50DA9">
        <w:rPr>
          <w:color w:val="000000"/>
        </w:rPr>
        <w:t>Phillimore (2020)</w:t>
      </w:r>
      <w:r w:rsidR="00BE4A11">
        <w:rPr>
          <w:color w:val="000000"/>
        </w:rPr>
        <w:t xml:space="preserve"> also stresses the importance of context, though they</w:t>
      </w:r>
      <w:r w:rsidR="00D50DA9">
        <w:rPr>
          <w:color w:val="000000"/>
        </w:rPr>
        <w:t xml:space="preserve"> </w:t>
      </w:r>
      <w:r w:rsidR="00AA045A">
        <w:rPr>
          <w:color w:val="000000"/>
        </w:rPr>
        <w:t xml:space="preserve">also </w:t>
      </w:r>
      <w:r w:rsidR="00BE4A11">
        <w:rPr>
          <w:color w:val="000000"/>
        </w:rPr>
        <w:t>emphasize</w:t>
      </w:r>
      <w:r w:rsidR="00D50DA9">
        <w:rPr>
          <w:color w:val="000000"/>
        </w:rPr>
        <w:t xml:space="preserve"> that contexts are more foundational-- and are more amenable to changing</w:t>
      </w:r>
      <w:r w:rsidR="00104C29">
        <w:rPr>
          <w:color w:val="000000"/>
        </w:rPr>
        <w:t>—</w:t>
      </w:r>
      <w:r w:rsidR="00D50DA9">
        <w:rPr>
          <w:color w:val="000000"/>
        </w:rPr>
        <w:t>than refugee’s pre-/post-migration human capital. They argue that there are five domains of context affecting refugee integration.</w:t>
      </w:r>
    </w:p>
    <w:p w14:paraId="43F8B50F" w14:textId="31DED756" w:rsidR="00D50DA9" w:rsidRDefault="00D50DA9" w:rsidP="00D50DA9">
      <w:pPr>
        <w:pStyle w:val="NormalWeb"/>
        <w:spacing w:before="240" w:beforeAutospacing="0" w:after="240" w:afterAutospacing="0" w:line="480" w:lineRule="auto"/>
      </w:pPr>
      <w:bookmarkStart w:id="12" w:name="_Toc101544043"/>
      <w:r w:rsidRPr="009151CB">
        <w:rPr>
          <w:rStyle w:val="Heading3Char"/>
        </w:rPr>
        <w:t>Locality.</w:t>
      </w:r>
      <w:bookmarkEnd w:id="12"/>
      <w:r>
        <w:rPr>
          <w:color w:val="000000"/>
        </w:rPr>
        <w:t xml:space="preserve"> Locality is the possibilities reflected by a particular location. For example, if there is little affordable housing in an area, this limits a refugee’s ability to achieve parity with natives in housing status in that region.</w:t>
      </w:r>
      <w:r w:rsidR="00B530F2">
        <w:rPr>
          <w:color w:val="000000"/>
        </w:rPr>
        <w:t xml:space="preserve"> </w:t>
      </w:r>
      <w:r w:rsidR="00036CAB">
        <w:rPr>
          <w:color w:val="000000"/>
        </w:rPr>
        <w:t xml:space="preserve">The factors such as the presence of large employers, a competitive wage market, or specific work sectors all influence the ability of an individual to integrate. </w:t>
      </w:r>
    </w:p>
    <w:p w14:paraId="3746E53B" w14:textId="4C9D9479" w:rsidR="00D50DA9" w:rsidRDefault="00D50DA9" w:rsidP="00D50DA9">
      <w:pPr>
        <w:pStyle w:val="NormalWeb"/>
        <w:spacing w:before="240" w:beforeAutospacing="0" w:after="240" w:afterAutospacing="0" w:line="480" w:lineRule="auto"/>
      </w:pPr>
      <w:bookmarkStart w:id="13" w:name="_Toc101544044"/>
      <w:r w:rsidRPr="009151CB">
        <w:rPr>
          <w:rStyle w:val="Heading3Char"/>
        </w:rPr>
        <w:t>Discourse.</w:t>
      </w:r>
      <w:bookmarkEnd w:id="13"/>
      <w:r w:rsidR="00B530F2">
        <w:rPr>
          <w:iCs/>
          <w:color w:val="000000"/>
        </w:rPr>
        <w:t xml:space="preserve"> Discourse is the conversations the host context has about refugees.</w:t>
      </w:r>
      <w:r>
        <w:rPr>
          <w:i/>
          <w:iCs/>
          <w:color w:val="000000"/>
        </w:rPr>
        <w:t xml:space="preserve"> </w:t>
      </w:r>
      <w:proofErr w:type="spellStart"/>
      <w:r>
        <w:rPr>
          <w:color w:val="000000"/>
        </w:rPr>
        <w:t>Esses</w:t>
      </w:r>
      <w:proofErr w:type="spellEnd"/>
      <w:r>
        <w:rPr>
          <w:color w:val="000000"/>
        </w:rPr>
        <w:t xml:space="preserve">, </w:t>
      </w:r>
      <w:proofErr w:type="spellStart"/>
      <w:r>
        <w:rPr>
          <w:color w:val="000000"/>
        </w:rPr>
        <w:t>Medianu</w:t>
      </w:r>
      <w:proofErr w:type="spellEnd"/>
      <w:r>
        <w:rPr>
          <w:color w:val="000000"/>
        </w:rPr>
        <w:t xml:space="preserve">, and Lawson (2013) ran experiments to see how exposure to different types of refugee media shaped perceptions of refugee deserving or un-deservingness. They found that even </w:t>
      </w:r>
      <w:r w:rsidR="00036CAB">
        <w:rPr>
          <w:color w:val="000000"/>
        </w:rPr>
        <w:t>passing and un-remembered</w:t>
      </w:r>
      <w:r>
        <w:rPr>
          <w:color w:val="000000"/>
        </w:rPr>
        <w:t xml:space="preserve"> exposure to negative views shapes perceptions of refugee deservingness and dehumanization-- perceiving people similarly to animals or objects.</w:t>
      </w:r>
    </w:p>
    <w:p w14:paraId="35D4C7AD" w14:textId="7269A5BC" w:rsidR="00D50DA9" w:rsidRDefault="00D50DA9" w:rsidP="00D50DA9">
      <w:pPr>
        <w:pStyle w:val="NormalWeb"/>
        <w:spacing w:before="240" w:beforeAutospacing="0" w:after="240" w:afterAutospacing="0" w:line="480" w:lineRule="auto"/>
      </w:pPr>
      <w:bookmarkStart w:id="14" w:name="_Toc101544045"/>
      <w:r w:rsidRPr="009151CB">
        <w:rPr>
          <w:rStyle w:val="Heading3Char"/>
        </w:rPr>
        <w:lastRenderedPageBreak/>
        <w:t>Relations</w:t>
      </w:r>
      <w:bookmarkEnd w:id="14"/>
      <w:r>
        <w:rPr>
          <w:i/>
          <w:iCs/>
          <w:color w:val="000000"/>
        </w:rPr>
        <w:t>.</w:t>
      </w:r>
      <w:r>
        <w:rPr>
          <w:color w:val="000000"/>
        </w:rPr>
        <w:t xml:space="preserve"> While discourse is the sentiment of conversations about refugees in the host context, relations are the relationships between refugees and host-contexts. A large portion of the host context was vocally against refugees and elected a president who promised to let fewer refugees in and give money set aside for refugees to Americans (Trump 2015). From 2017-2020, the U.S. had 38% of its local resettlement offices shuttered or budgets reduced to zero (</w:t>
      </w:r>
      <w:proofErr w:type="spellStart"/>
      <w:r>
        <w:rPr>
          <w:color w:val="000000"/>
        </w:rPr>
        <w:t>Mathema</w:t>
      </w:r>
      <w:proofErr w:type="spellEnd"/>
      <w:r>
        <w:rPr>
          <w:color w:val="000000"/>
        </w:rPr>
        <w:t xml:space="preserve"> and </w:t>
      </w:r>
      <w:proofErr w:type="spellStart"/>
      <w:r>
        <w:rPr>
          <w:color w:val="000000"/>
        </w:rPr>
        <w:t>Carratala</w:t>
      </w:r>
      <w:proofErr w:type="spellEnd"/>
      <w:r>
        <w:rPr>
          <w:color w:val="000000"/>
        </w:rPr>
        <w:t xml:space="preserve"> 2020:11), indicating that the micro level host-context may have lost some of its hospitality from 2017-2018.</w:t>
      </w:r>
    </w:p>
    <w:p w14:paraId="3EFCF703" w14:textId="186EA3A9" w:rsidR="00D50DA9" w:rsidRDefault="00D50DA9" w:rsidP="00D50DA9">
      <w:pPr>
        <w:pStyle w:val="NormalWeb"/>
        <w:spacing w:before="240" w:beforeAutospacing="0" w:after="240" w:afterAutospacing="0" w:line="480" w:lineRule="auto"/>
      </w:pPr>
      <w:bookmarkStart w:id="15" w:name="_Toc101544046"/>
      <w:r w:rsidRPr="009151CB">
        <w:rPr>
          <w:rStyle w:val="Heading3Char"/>
        </w:rPr>
        <w:t>Structure.</w:t>
      </w:r>
      <w:bookmarkEnd w:id="15"/>
      <w:r>
        <w:rPr>
          <w:i/>
          <w:iCs/>
          <w:color w:val="000000"/>
        </w:rPr>
        <w:t xml:space="preserve"> </w:t>
      </w:r>
      <w:r>
        <w:rPr>
          <w:color w:val="000000"/>
        </w:rPr>
        <w:t>The procedures required of refugees can foster or inhibit integration. Practices like forcing refugees to wait months before being eligible for work-- as is done in the U.K. and other European countries—frustrates refugee efforts to be self-sufficient and integrate quickly.</w:t>
      </w:r>
      <w:r w:rsidR="00B530F2">
        <w:rPr>
          <w:color w:val="000000"/>
        </w:rPr>
        <w:t xml:space="preserve"> </w:t>
      </w:r>
      <w:r>
        <w:rPr>
          <w:color w:val="000000"/>
        </w:rPr>
        <w:t>Changes to</w:t>
      </w:r>
      <w:r w:rsidR="00B530F2">
        <w:rPr>
          <w:color w:val="000000"/>
        </w:rPr>
        <w:t xml:space="preserve"> U.S.</w:t>
      </w:r>
      <w:r>
        <w:rPr>
          <w:color w:val="000000"/>
        </w:rPr>
        <w:t xml:space="preserve"> resettlement procedures from 2016-2018 were modest. The number of refugees selected for resettlement and the nationalities of selected refugees changed a good deal by Trump’s America first policies and Muslim Travel Ban (enacted sporadically throughout 2017). The Bureau of Population, Refugees, and Migration-- in charge of background checks, and first 90 days of resettlement-- received funding increases in 2017 (</w:t>
      </w:r>
      <w:proofErr w:type="spellStart"/>
      <w:r>
        <w:rPr>
          <w:color w:val="000000"/>
        </w:rPr>
        <w:t>Mathema</w:t>
      </w:r>
      <w:proofErr w:type="spellEnd"/>
      <w:r>
        <w:rPr>
          <w:color w:val="000000"/>
        </w:rPr>
        <w:t xml:space="preserve"> and </w:t>
      </w:r>
      <w:proofErr w:type="spellStart"/>
      <w:r>
        <w:rPr>
          <w:color w:val="000000"/>
        </w:rPr>
        <w:t>Carratola</w:t>
      </w:r>
      <w:proofErr w:type="spellEnd"/>
      <w:r>
        <w:rPr>
          <w:color w:val="000000"/>
        </w:rPr>
        <w:t xml:space="preserve"> 2020).</w:t>
      </w:r>
    </w:p>
    <w:p w14:paraId="099D0CA7" w14:textId="74E2A547" w:rsidR="00D50DA9" w:rsidRDefault="00D50DA9" w:rsidP="00D50DA9">
      <w:pPr>
        <w:pStyle w:val="NormalWeb"/>
        <w:spacing w:before="240" w:beforeAutospacing="0" w:after="240" w:afterAutospacing="0" w:line="480" w:lineRule="auto"/>
      </w:pPr>
      <w:bookmarkStart w:id="16" w:name="_Toc101544047"/>
      <w:r w:rsidRPr="009151CB">
        <w:rPr>
          <w:rStyle w:val="Heading3Char"/>
        </w:rPr>
        <w:t>Initiatives and Support.</w:t>
      </w:r>
      <w:bookmarkEnd w:id="16"/>
      <w:r>
        <w:rPr>
          <w:color w:val="000000"/>
        </w:rPr>
        <w:t xml:space="preserve"> The last host-context that theoretically affects integration is the support structures, people, and programs in place to assist refugees. The resources given here are </w:t>
      </w:r>
      <w:r w:rsidR="00B530F2">
        <w:rPr>
          <w:color w:val="000000"/>
        </w:rPr>
        <w:t xml:space="preserve">holistic </w:t>
      </w:r>
      <w:r>
        <w:rPr>
          <w:color w:val="000000"/>
        </w:rPr>
        <w:t>and could include social, educational, cultural, physical, spiritual, and/or emotional resources. As mentioned before, the U.S. lost many of its local resettlement offices from 2017-2020.</w:t>
      </w:r>
      <w:r w:rsidR="00036CAB">
        <w:rPr>
          <w:color w:val="000000"/>
        </w:rPr>
        <w:t xml:space="preserve"> </w:t>
      </w:r>
      <w:r>
        <w:rPr>
          <w:color w:val="000000"/>
        </w:rPr>
        <w:t>There were no significant national-level changes to American initiatives or support offered to refugees from 2016-2018.</w:t>
      </w:r>
      <w:r w:rsidR="00B530F2">
        <w:t xml:space="preserve"> </w:t>
      </w:r>
    </w:p>
    <w:p w14:paraId="5310360C" w14:textId="43AC8713" w:rsidR="00854052" w:rsidRPr="00B76F15" w:rsidDel="00EF07CC" w:rsidRDefault="00D50DA9" w:rsidP="001C63DC">
      <w:pPr>
        <w:pStyle w:val="NormalWeb"/>
        <w:spacing w:before="240" w:beforeAutospacing="0" w:after="240" w:afterAutospacing="0" w:line="480" w:lineRule="auto"/>
        <w:rPr>
          <w:del w:id="17" w:author="Stephanie Potochnick" w:date="2022-04-19T12:23:00Z"/>
          <w:color w:val="000000" w:themeColor="text1"/>
        </w:rPr>
      </w:pPr>
      <w:r>
        <w:rPr>
          <w:color w:val="000000"/>
        </w:rPr>
        <w:lastRenderedPageBreak/>
        <w:t xml:space="preserve">    Phillimore (2020) concludes by discussing the main take away from their article: Researchers should focus on opportunity structures, and by extension, the host context. Host contexts change presidents, enact new policy, and change funding schemes. </w:t>
      </w:r>
      <w:r w:rsidR="00C73E0C">
        <w:rPr>
          <w:color w:val="000000"/>
        </w:rPr>
        <w:t xml:space="preserve">This begs research question </w:t>
      </w:r>
      <w:r w:rsidR="00BE3CF7">
        <w:rPr>
          <w:color w:val="000000"/>
        </w:rPr>
        <w:t>3: What</w:t>
      </w:r>
      <w:r>
        <w:rPr>
          <w:color w:val="000000"/>
        </w:rPr>
        <w:t xml:space="preserve"> is the relative importance of individual characteristics, including human capital, and context in shaping refugee economic integration?</w:t>
      </w:r>
      <w:r w:rsidR="00BE3CF7">
        <w:rPr>
          <w:color w:val="000000"/>
        </w:rPr>
        <w:t xml:space="preserve"> </w:t>
      </w:r>
      <w:r>
        <w:rPr>
          <w:color w:val="000000"/>
        </w:rPr>
        <w:t xml:space="preserve">If host-context characteristics matter more than individual characteristics we expect to see evidence in support of </w:t>
      </w:r>
      <w:r>
        <w:rPr>
          <w:i/>
          <w:iCs/>
          <w:color w:val="000000"/>
        </w:rPr>
        <w:t xml:space="preserve">Hypothesis D) There should be a </w:t>
      </w:r>
      <w:r w:rsidR="00D03F5E">
        <w:rPr>
          <w:i/>
          <w:iCs/>
          <w:color w:val="000000"/>
        </w:rPr>
        <w:t>difference</w:t>
      </w:r>
      <w:r w:rsidR="00B530F2">
        <w:rPr>
          <w:i/>
          <w:iCs/>
          <w:color w:val="000000"/>
        </w:rPr>
        <w:t xml:space="preserve"> in predictive power</w:t>
      </w:r>
      <w:r w:rsidR="00D03F5E">
        <w:rPr>
          <w:i/>
          <w:iCs/>
          <w:color w:val="000000"/>
        </w:rPr>
        <w:t xml:space="preserve"> between</w:t>
      </w:r>
      <w:r>
        <w:rPr>
          <w:i/>
          <w:iCs/>
          <w:color w:val="000000"/>
        </w:rPr>
        <w:t xml:space="preserve"> host-context level variables and </w:t>
      </w:r>
      <w:r w:rsidR="00420D73">
        <w:rPr>
          <w:i/>
          <w:iCs/>
          <w:color w:val="000000"/>
        </w:rPr>
        <w:t>human capital</w:t>
      </w:r>
      <w:r>
        <w:rPr>
          <w:i/>
          <w:iCs/>
          <w:color w:val="000000"/>
        </w:rPr>
        <w:t xml:space="preserve"> variables.</w:t>
      </w:r>
      <w:r w:rsidR="001C63DC" w:rsidRPr="00B76F15" w:rsidDel="00EF07CC">
        <w:rPr>
          <w:color w:val="000000" w:themeColor="text1"/>
        </w:rPr>
        <w:t xml:space="preserve"> </w:t>
      </w:r>
    </w:p>
    <w:p w14:paraId="04E08BDB" w14:textId="7E9B7901" w:rsidR="00D50DA9" w:rsidRDefault="00D50DA9" w:rsidP="00D50DA9">
      <w:pPr>
        <w:pStyle w:val="NormalWeb"/>
        <w:spacing w:before="240" w:beforeAutospacing="0" w:after="240" w:afterAutospacing="0" w:line="480" w:lineRule="auto"/>
        <w:ind w:firstLine="720"/>
      </w:pPr>
      <w:r>
        <w:rPr>
          <w:color w:val="000000"/>
        </w:rPr>
        <w:t xml:space="preserve">In summary the hypotheses are: A) Pre-/post- migration Human capital should each predict economic integration outcomes. B) Pre-/post- migration context effects should affect economic integration. </w:t>
      </w:r>
      <w:r w:rsidR="001C63DC">
        <w:rPr>
          <w:color w:val="000000"/>
        </w:rPr>
        <w:t xml:space="preserve">C) </w:t>
      </w:r>
      <w:r>
        <w:rPr>
          <w:color w:val="000000"/>
        </w:rPr>
        <w:t xml:space="preserve">There should be a significant difference in the </w:t>
      </w:r>
      <w:r w:rsidR="00BE3CF7">
        <w:rPr>
          <w:color w:val="000000"/>
        </w:rPr>
        <w:t>predicted probabilities</w:t>
      </w:r>
      <w:r>
        <w:rPr>
          <w:color w:val="000000"/>
        </w:rPr>
        <w:t xml:space="preserve"> of host-context level variables and individual level variables. Context variables should explain more than human capital variables.</w:t>
      </w:r>
      <w:r>
        <w:rPr>
          <w:i/>
          <w:iCs/>
          <w:color w:val="000000"/>
        </w:rPr>
        <w:t xml:space="preserve"> </w:t>
      </w:r>
      <w:r>
        <w:rPr>
          <w:color w:val="000000"/>
        </w:rPr>
        <w:t> </w:t>
      </w:r>
    </w:p>
    <w:p w14:paraId="35621006" w14:textId="77777777" w:rsidR="00D50DA9" w:rsidRDefault="00D50DA9" w:rsidP="009151CB">
      <w:pPr>
        <w:pStyle w:val="Heading1"/>
      </w:pPr>
      <w:bookmarkStart w:id="18" w:name="_Toc101544048"/>
      <w:r>
        <w:t>METHODS</w:t>
      </w:r>
      <w:bookmarkEnd w:id="18"/>
    </w:p>
    <w:p w14:paraId="0E0D8A41" w14:textId="77777777" w:rsidR="00D50DA9" w:rsidRDefault="00D50DA9" w:rsidP="009151CB">
      <w:pPr>
        <w:pStyle w:val="Heading2"/>
      </w:pPr>
      <w:bookmarkStart w:id="19" w:name="_Toc101544049"/>
      <w:r>
        <w:t>Data Source</w:t>
      </w:r>
      <w:bookmarkEnd w:id="19"/>
    </w:p>
    <w:p w14:paraId="387D8B72" w14:textId="77777777" w:rsidR="00D50DA9" w:rsidRDefault="00D50DA9" w:rsidP="00D50DA9">
      <w:pPr>
        <w:pStyle w:val="NormalWeb"/>
        <w:spacing w:before="240" w:beforeAutospacing="0" w:after="240" w:afterAutospacing="0" w:line="480" w:lineRule="auto"/>
        <w:ind w:firstLine="720"/>
      </w:pPr>
      <w:r>
        <w:rPr>
          <w:color w:val="000000"/>
        </w:rPr>
        <w:t xml:space="preserve">The Annual Survey of Refugees is the only publicly available dataset that is representative of refugees who have arrived in the United States during the past five years. It is administered at the beginning of each year (so the 2016 survey is collected at the beginning of 2017). The sampling frame is the Office of Refugee Resettlement’s Refugee Arrivals Data System. The 2016-2018 data surveys about 1500 households each year. Though each survey year sample is different, they have a response rate that fluctuates mildly around 20- 25%. Included with the data are individual level weights and household level weights. The analyses done here will use the household level weights, thus this data does not represent every refugee in the </w:t>
      </w:r>
      <w:r>
        <w:rPr>
          <w:color w:val="000000"/>
        </w:rPr>
        <w:lastRenderedPageBreak/>
        <w:t>United States, but every household. The survey is available in 16 languages including English and thus covers about 75% of the incoming refugee population in any given year. </w:t>
      </w:r>
    </w:p>
    <w:p w14:paraId="435B7838" w14:textId="39606439" w:rsidR="00D50DA9" w:rsidRDefault="00D50DA9" w:rsidP="00D50DA9">
      <w:pPr>
        <w:pStyle w:val="NormalWeb"/>
        <w:spacing w:before="240" w:beforeAutospacing="0" w:after="240" w:afterAutospacing="0" w:line="480" w:lineRule="auto"/>
        <w:ind w:firstLine="720"/>
      </w:pPr>
      <w:r>
        <w:rPr>
          <w:color w:val="000000"/>
        </w:rPr>
        <w:t xml:space="preserve">The Annual Survey of Refugees is a cross-sectional survey. It draws an entirely new sample every year, but follows the same cohort till the cohort has been in the United States for more than five years. For example, refugee cohorts arriving in 2015 are surveyed till 2021, but the same individual </w:t>
      </w:r>
      <w:r w:rsidR="00787498">
        <w:rPr>
          <w:color w:val="000000"/>
        </w:rPr>
        <w:t xml:space="preserve">will not </w:t>
      </w:r>
      <w:r>
        <w:rPr>
          <w:color w:val="000000"/>
        </w:rPr>
        <w:t>be surveyed twice. The strength of this dataset is that it is the only national-level database on U.S. refugees and it has comprehensive measures on economic integration as well as pre- and post-migration experiences and resources.</w:t>
      </w:r>
    </w:p>
    <w:p w14:paraId="271FD416" w14:textId="77777777" w:rsidR="00D50DA9" w:rsidRDefault="00D50DA9" w:rsidP="009151CB">
      <w:pPr>
        <w:pStyle w:val="Heading2"/>
      </w:pPr>
      <w:bookmarkStart w:id="20" w:name="_Toc101544050"/>
      <w:r>
        <w:t>Measures Overview</w:t>
      </w:r>
      <w:bookmarkEnd w:id="20"/>
    </w:p>
    <w:p w14:paraId="0B181E5F" w14:textId="36A4C61D" w:rsidR="00D50DA9" w:rsidRDefault="00D50DA9" w:rsidP="00D50DA9">
      <w:pPr>
        <w:pStyle w:val="NormalWeb"/>
        <w:spacing w:before="240" w:beforeAutospacing="0" w:after="240" w:afterAutospacing="0" w:line="480" w:lineRule="auto"/>
      </w:pPr>
      <w:r>
        <w:rPr>
          <w:color w:val="000000"/>
        </w:rPr>
        <w:t>A list of all variables and how they are measured are provided in</w:t>
      </w:r>
      <w:r w:rsidR="00682F83">
        <w:rPr>
          <w:color w:val="000000"/>
        </w:rPr>
        <w:t xml:space="preserve"> </w:t>
      </w:r>
      <w:r w:rsidR="00C73E0C">
        <w:rPr>
          <w:color w:val="000000"/>
        </w:rPr>
        <w:t>Table 1</w:t>
      </w:r>
      <w:r w:rsidR="00674583">
        <w:rPr>
          <w:color w:val="000000"/>
        </w:rPr>
        <w:t xml:space="preserve"> toward the end of this section</w:t>
      </w:r>
      <w:r w:rsidR="00C73E0C">
        <w:rPr>
          <w:color w:val="000000"/>
        </w:rPr>
        <w:t>.</w:t>
      </w:r>
      <w:r>
        <w:rPr>
          <w:color w:val="000000"/>
        </w:rPr>
        <w:t xml:space="preserve"> The table also highlights key literatures used to justify the use of these measures and, when applicable, the hypothesis that aligns with each measure.  </w:t>
      </w:r>
    </w:p>
    <w:p w14:paraId="3751D5D7" w14:textId="77777777" w:rsidR="00D50DA9" w:rsidRDefault="00D50DA9" w:rsidP="009151CB">
      <w:pPr>
        <w:pStyle w:val="Heading2"/>
      </w:pPr>
      <w:bookmarkStart w:id="21" w:name="_Toc101544051"/>
      <w:r>
        <w:t>Dependent Variables</w:t>
      </w:r>
      <w:bookmarkEnd w:id="21"/>
    </w:p>
    <w:p w14:paraId="59855CD7" w14:textId="38558CB8" w:rsidR="00D50DA9" w:rsidRDefault="00D50DA9" w:rsidP="00D50DA9">
      <w:pPr>
        <w:pStyle w:val="NormalWeb"/>
        <w:spacing w:before="240" w:beforeAutospacing="0" w:after="240" w:afterAutospacing="0" w:line="480" w:lineRule="auto"/>
      </w:pPr>
      <w:r>
        <w:rPr>
          <w:color w:val="000000"/>
        </w:rPr>
        <w:t xml:space="preserve">There are </w:t>
      </w:r>
      <w:r w:rsidR="00B76F15">
        <w:rPr>
          <w:color w:val="000000"/>
        </w:rPr>
        <w:t>three</w:t>
      </w:r>
      <w:r>
        <w:rPr>
          <w:color w:val="000000"/>
        </w:rPr>
        <w:t xml:space="preserve"> main dependent variables in this project: </w:t>
      </w:r>
      <w:r w:rsidR="006863D7">
        <w:rPr>
          <w:color w:val="000000"/>
        </w:rPr>
        <w:t>Does a refugee obtain a job in the first year in the U.S.?</w:t>
      </w:r>
      <w:r>
        <w:rPr>
          <w:color w:val="000000"/>
        </w:rPr>
        <w:t>, economic self-sufficiency, and the natural log of weekly working hours. Below I describe how each is measured. </w:t>
      </w:r>
    </w:p>
    <w:p w14:paraId="6C4785BC" w14:textId="705EB0E0" w:rsidR="00D50DA9" w:rsidRDefault="00854052" w:rsidP="009151CB">
      <w:pPr>
        <w:pStyle w:val="NormalWeb"/>
        <w:spacing w:before="240" w:beforeAutospacing="0" w:after="240" w:afterAutospacing="0" w:line="480" w:lineRule="auto"/>
      </w:pPr>
      <w:bookmarkStart w:id="22" w:name="_Toc101544052"/>
      <w:r w:rsidRPr="009151CB">
        <w:rPr>
          <w:rStyle w:val="Heading3Char"/>
        </w:rPr>
        <w:t>Did R find a job within their first year in the U.S.?</w:t>
      </w:r>
      <w:bookmarkEnd w:id="22"/>
      <w:r w:rsidR="00D50DA9">
        <w:rPr>
          <w:color w:val="000000"/>
        </w:rPr>
        <w:t xml:space="preserve"> The Annual Survey of Refugees asks respondents “What month and year did (INSERT NAME) enter the U.S. to stay?” The month the respondent indicates is censored in the public version of the dataset but the year remains. Respondents are also asked “When did (INSERT NAME) get his/her first job in the U.S.? Again, responses to this question are censored to only include the year in the public version of the </w:t>
      </w:r>
      <w:r w:rsidR="00D50DA9">
        <w:rPr>
          <w:color w:val="000000"/>
        </w:rPr>
        <w:lastRenderedPageBreak/>
        <w:t>dataset. Time in years till obtaining a first job can then be calculated by subtracting the year a respondent obtained their first job from the year a respondent arrived in the United States</w:t>
      </w:r>
      <w:r>
        <w:rPr>
          <w:color w:val="000000"/>
        </w:rPr>
        <w:t xml:space="preserve"> and then </w:t>
      </w:r>
      <w:r>
        <w:rPr>
          <w:i/>
          <w:iCs/>
          <w:color w:val="000000"/>
        </w:rPr>
        <w:t xml:space="preserve">Did R find a job within their first year in the U.S.? </w:t>
      </w:r>
      <w:r>
        <w:rPr>
          <w:color w:val="000000"/>
        </w:rPr>
        <w:t>can be dichotomized from there</w:t>
      </w:r>
      <w:r w:rsidR="00D50DA9">
        <w:rPr>
          <w:color w:val="000000"/>
        </w:rPr>
        <w:t>.  </w:t>
      </w:r>
    </w:p>
    <w:p w14:paraId="201B1EAA" w14:textId="3DFE5407" w:rsidR="00D50DA9" w:rsidRDefault="00D50DA9" w:rsidP="009151CB">
      <w:pPr>
        <w:pStyle w:val="NormalWeb"/>
        <w:spacing w:before="240" w:beforeAutospacing="0" w:after="240" w:afterAutospacing="0" w:line="480" w:lineRule="auto"/>
      </w:pPr>
      <w:bookmarkStart w:id="23" w:name="_Toc101544053"/>
      <w:r w:rsidRPr="009151CB">
        <w:rPr>
          <w:rStyle w:val="Heading3Char"/>
        </w:rPr>
        <w:t>Economic self-sufficiency</w:t>
      </w:r>
      <w:bookmarkEnd w:id="23"/>
      <w:r>
        <w:rPr>
          <w:i/>
          <w:iCs/>
          <w:color w:val="000000"/>
        </w:rPr>
        <w:t>.</w:t>
      </w:r>
      <w:r>
        <w:rPr>
          <w:color w:val="000000"/>
        </w:rPr>
        <w:t xml:space="preserve"> The Annual Survey of Refugees asks refugees a series of questions about their public assistance usage and income. </w:t>
      </w:r>
      <w:r w:rsidR="005D6F1D">
        <w:rPr>
          <w:color w:val="000000"/>
        </w:rPr>
        <w:t>H</w:t>
      </w:r>
      <w:r w:rsidR="00EB5DB9">
        <w:rPr>
          <w:color w:val="000000"/>
        </w:rPr>
        <w:t xml:space="preserve">eads of </w:t>
      </w:r>
      <w:proofErr w:type="gramStart"/>
      <w:r w:rsidR="00F477CF">
        <w:rPr>
          <w:color w:val="000000"/>
        </w:rPr>
        <w:t>households</w:t>
      </w:r>
      <w:proofErr w:type="gramEnd"/>
      <w:r w:rsidR="00EB5DB9">
        <w:rPr>
          <w:color w:val="000000"/>
        </w:rPr>
        <w:t xml:space="preserve"> report whether they or anyone in their household </w:t>
      </w:r>
      <w:r w:rsidR="00D04D25">
        <w:rPr>
          <w:color w:val="000000"/>
        </w:rPr>
        <w:t>has used the</w:t>
      </w:r>
      <w:r w:rsidR="00EB5DB9">
        <w:rPr>
          <w:color w:val="000000"/>
        </w:rPr>
        <w:t xml:space="preserve"> Supplemental Nutri</w:t>
      </w:r>
      <w:r w:rsidR="00D04D25">
        <w:rPr>
          <w:color w:val="000000"/>
        </w:rPr>
        <w:t>ti</w:t>
      </w:r>
      <w:r w:rsidR="00EB5DB9">
        <w:rPr>
          <w:color w:val="000000"/>
        </w:rPr>
        <w:t>on Assistance Program, Temporary</w:t>
      </w:r>
      <w:r w:rsidR="00D04D25">
        <w:rPr>
          <w:color w:val="000000"/>
        </w:rPr>
        <w:t xml:space="preserve"> Assistance for Needy Families, </w:t>
      </w:r>
      <w:r w:rsidR="00E008EF">
        <w:rPr>
          <w:color w:val="000000"/>
        </w:rPr>
        <w:t>Refugee Cash Assistance, General Assistance, Social Security Income,</w:t>
      </w:r>
      <w:r w:rsidR="00F477CF">
        <w:rPr>
          <w:color w:val="000000"/>
        </w:rPr>
        <w:t xml:space="preserve"> public housing</w:t>
      </w:r>
      <w:r w:rsidR="00D75B8E">
        <w:rPr>
          <w:color w:val="000000"/>
        </w:rPr>
        <w:t>, or Miscellaneous cash assistance from their sponsor/sponsor agency, religious group, charitable organization</w:t>
      </w:r>
      <w:r w:rsidR="00F477CF">
        <w:rPr>
          <w:color w:val="000000"/>
        </w:rPr>
        <w:t xml:space="preserve"> in the past 12 months. </w:t>
      </w:r>
      <w:r w:rsidR="00787498">
        <w:rPr>
          <w:color w:val="000000"/>
        </w:rPr>
        <w:t xml:space="preserve">Based on this, I created a dichotomous variable </w:t>
      </w:r>
      <w:r w:rsidR="00C93488">
        <w:rPr>
          <w:color w:val="000000"/>
        </w:rPr>
        <w:t xml:space="preserve">that indicates whether a refugee is living independently of public assistance programs or uses at least one of them. </w:t>
      </w:r>
    </w:p>
    <w:p w14:paraId="4B741628" w14:textId="6BF2EE42" w:rsidR="00D50DA9" w:rsidRDefault="00D50DA9" w:rsidP="009151CB">
      <w:pPr>
        <w:pStyle w:val="NormalWeb"/>
        <w:spacing w:before="240" w:beforeAutospacing="0" w:after="240" w:afterAutospacing="0" w:line="480" w:lineRule="auto"/>
      </w:pPr>
      <w:bookmarkStart w:id="24" w:name="_Toc101544054"/>
      <w:r w:rsidRPr="009151CB">
        <w:rPr>
          <w:rStyle w:val="Heading3Char"/>
        </w:rPr>
        <w:t>Natural log of weekly working hours</w:t>
      </w:r>
      <w:bookmarkEnd w:id="24"/>
      <w:r>
        <w:rPr>
          <w:i/>
          <w:iCs/>
          <w:color w:val="000000"/>
        </w:rPr>
        <w:t>.</w:t>
      </w:r>
      <w:r>
        <w:rPr>
          <w:color w:val="000000"/>
        </w:rPr>
        <w:t xml:space="preserve"> The Annual Survey of Refugees asks respondents “How many hours did this person work at his/her primary job last week?”. The measure ranges from 0-96. Because weekly working hours are not normally </w:t>
      </w:r>
      <w:r w:rsidR="00F477CF">
        <w:rPr>
          <w:color w:val="000000"/>
        </w:rPr>
        <w:t>distributed,</w:t>
      </w:r>
      <w:r>
        <w:rPr>
          <w:color w:val="000000"/>
        </w:rPr>
        <w:t xml:space="preserve"> I take the natural log of this number</w:t>
      </w:r>
      <w:r w:rsidR="009B6D11">
        <w:rPr>
          <w:color w:val="C00000"/>
        </w:rPr>
        <w:t xml:space="preserve">. </w:t>
      </w:r>
      <w:r w:rsidR="009B6D11" w:rsidRPr="00481934">
        <w:t xml:space="preserve">To handle the </w:t>
      </w:r>
      <w:r w:rsidR="00C8605C" w:rsidRPr="00481934">
        <w:t>few people who had jobs, but worked zero hours in the past week,</w:t>
      </w:r>
      <w:r w:rsidR="0030698E" w:rsidRPr="00481934">
        <w:t xml:space="preserve"> I </w:t>
      </w:r>
      <w:r w:rsidR="00481934">
        <w:t xml:space="preserve">follow the method proposed by </w:t>
      </w:r>
      <w:proofErr w:type="spellStart"/>
      <w:r w:rsidR="00481934">
        <w:t>Stahel</w:t>
      </w:r>
      <w:proofErr w:type="spellEnd"/>
      <w:r w:rsidR="00481934">
        <w:t xml:space="preserve"> (2008) and add a constant to every reported value of weekly working </w:t>
      </w:r>
      <w:proofErr w:type="gramStart"/>
      <w:r w:rsidR="00481934">
        <w:t>hours</w:t>
      </w:r>
      <w:proofErr w:type="gramEnd"/>
      <w:r w:rsidR="00481934">
        <w:t xml:space="preserve">. The constant is the squared first quartile divided by the third quartile </w:t>
      </w:r>
      <w:proofErr w:type="spellStart"/>
      <w:r w:rsidR="00481934">
        <w:t>Stahel</w:t>
      </w:r>
      <w:proofErr w:type="spellEnd"/>
      <w:r w:rsidR="00481934">
        <w:t xml:space="preserve"> (2008). In the pooled data for weekly working hours, this constant results in (33^2)/40=27.225. </w:t>
      </w:r>
    </w:p>
    <w:p w14:paraId="64839253" w14:textId="2D13910A" w:rsidR="00674583" w:rsidRPr="00674583" w:rsidRDefault="00D50DA9" w:rsidP="00674583">
      <w:pPr>
        <w:pStyle w:val="Heading2"/>
      </w:pPr>
      <w:r>
        <w:t xml:space="preserve"> </w:t>
      </w:r>
      <w:bookmarkStart w:id="25" w:name="_Toc101544055"/>
      <w:r>
        <w:t>Independent Variables</w:t>
      </w:r>
      <w:bookmarkEnd w:id="25"/>
    </w:p>
    <w:p w14:paraId="1812D69D" w14:textId="77777777" w:rsidR="00C93488" w:rsidRDefault="002D0E2A" w:rsidP="00D50DA9">
      <w:pPr>
        <w:pStyle w:val="NormalWeb"/>
        <w:spacing w:before="240" w:beforeAutospacing="0" w:after="240" w:afterAutospacing="0" w:line="480" w:lineRule="auto"/>
        <w:rPr>
          <w:color w:val="000000"/>
        </w:rPr>
      </w:pPr>
      <w:bookmarkStart w:id="26" w:name="_Toc101544056"/>
      <w:r w:rsidRPr="009151CB">
        <w:rPr>
          <w:rStyle w:val="Heading3Char"/>
        </w:rPr>
        <w:t>Pre-</w:t>
      </w:r>
      <w:r w:rsidR="00D50DA9" w:rsidRPr="009151CB">
        <w:rPr>
          <w:rStyle w:val="Heading3Char"/>
        </w:rPr>
        <w:t xml:space="preserve"> and Post-Migration Human capital variables</w:t>
      </w:r>
      <w:bookmarkEnd w:id="26"/>
      <w:r w:rsidR="00D50DA9">
        <w:rPr>
          <w:i/>
          <w:iCs/>
          <w:color w:val="000000"/>
        </w:rPr>
        <w:t>.</w:t>
      </w:r>
      <w:r w:rsidR="00F477CF">
        <w:rPr>
          <w:i/>
          <w:iCs/>
          <w:color w:val="000000"/>
        </w:rPr>
        <w:t xml:space="preserve"> </w:t>
      </w:r>
      <w:r w:rsidR="00D50DA9">
        <w:rPr>
          <w:color w:val="000000"/>
        </w:rPr>
        <w:t>Pre-migration human capital variables include: Years of education is a continuous variable ranging from 0 years and capped at 20 years.</w:t>
      </w:r>
    </w:p>
    <w:p w14:paraId="18A914B9" w14:textId="5B2AE7FE" w:rsidR="00D50DA9" w:rsidRPr="008A0086" w:rsidRDefault="00D50DA9" w:rsidP="00C93488">
      <w:pPr>
        <w:pStyle w:val="NormalWeb"/>
        <w:spacing w:before="240" w:beforeAutospacing="0" w:after="240" w:afterAutospacing="0" w:line="480" w:lineRule="auto"/>
        <w:ind w:firstLine="720"/>
      </w:pPr>
      <w:r w:rsidRPr="008A0086">
        <w:rPr>
          <w:color w:val="000000"/>
        </w:rPr>
        <w:lastRenderedPageBreak/>
        <w:t>Also included are dichotomous pre-resettlement enrollment in English or employment training programs. Pre-resettlement English proficiency is estimated by the respondent at the time of interview on a four item Likert scale:1-Very well and 4- Not at all.</w:t>
      </w:r>
    </w:p>
    <w:p w14:paraId="298CB3AE" w14:textId="7D1673AD" w:rsidR="00D50DA9" w:rsidRPr="008A0086" w:rsidRDefault="00D50DA9" w:rsidP="00D50DA9">
      <w:pPr>
        <w:pStyle w:val="NormalWeb"/>
        <w:spacing w:before="240" w:beforeAutospacing="0" w:after="240" w:afterAutospacing="0" w:line="480" w:lineRule="auto"/>
        <w:ind w:firstLine="720"/>
        <w:rPr>
          <w:color w:val="000000"/>
        </w:rPr>
      </w:pPr>
      <w:r w:rsidRPr="008A0086">
        <w:rPr>
          <w:color w:val="000000"/>
        </w:rPr>
        <w:t xml:space="preserve">Post-migration variables include: Present enrollment in English or employment training programs is measured dichotomously enrolled/not enrolled. I test present enrollment in English or training programs as both a context and a human capital variable because the presence, quality, and accessibility of the training programs are controlled by the context, even though the skills gained from these programs are human capital. The time spent enrolled in these programs will be short, does this reflect the quality of the program or the capital available </w:t>
      </w:r>
      <w:r w:rsidR="00C93488" w:rsidRPr="008A0086">
        <w:rPr>
          <w:color w:val="000000"/>
        </w:rPr>
        <w:t>to</w:t>
      </w:r>
      <w:r w:rsidRPr="008A0086">
        <w:rPr>
          <w:color w:val="000000"/>
        </w:rPr>
        <w:t xml:space="preserve"> the individual? I will run the hypothesis tests both ways and report the results.</w:t>
      </w:r>
    </w:p>
    <w:p w14:paraId="6160AAE8" w14:textId="55C3EC4F" w:rsidR="004F2E41" w:rsidRPr="008A0086" w:rsidRDefault="004F2E41" w:rsidP="00D50DA9">
      <w:pPr>
        <w:pStyle w:val="NormalWeb"/>
        <w:spacing w:before="240" w:beforeAutospacing="0" w:after="240" w:afterAutospacing="0" w:line="480" w:lineRule="auto"/>
        <w:ind w:firstLine="720"/>
        <w:rPr>
          <w:color w:val="000000"/>
        </w:rPr>
      </w:pPr>
      <w:r w:rsidRPr="008A0086">
        <w:rPr>
          <w:color w:val="000000"/>
        </w:rPr>
        <w:t>I combine the different work environments refugees take up in the United States into 4 categories: service, blue collar, professional/health/education/social services, and then general logistics: maintenance, transport, general products and goods. I will run the work sector variables as context variables as well when I assess their relative importance.</w:t>
      </w:r>
    </w:p>
    <w:p w14:paraId="15D5F613" w14:textId="3ED499A0" w:rsidR="00D50DA9" w:rsidRPr="008A0086" w:rsidRDefault="00D50DA9" w:rsidP="00D50DA9">
      <w:pPr>
        <w:pStyle w:val="NormalWeb"/>
        <w:spacing w:before="240" w:beforeAutospacing="0" w:after="240" w:afterAutospacing="0" w:line="480" w:lineRule="auto"/>
        <w:rPr>
          <w:color w:val="000000"/>
        </w:rPr>
      </w:pPr>
      <w:bookmarkStart w:id="27" w:name="_Toc101544057"/>
      <w:r w:rsidRPr="008A0086">
        <w:rPr>
          <w:rStyle w:val="Heading3Char"/>
        </w:rPr>
        <w:t>Pre- and Post-Migration Context-level variables.</w:t>
      </w:r>
      <w:bookmarkEnd w:id="27"/>
      <w:r w:rsidR="009151CB" w:rsidRPr="008A0086">
        <w:rPr>
          <w:i/>
          <w:iCs/>
          <w:color w:val="000000"/>
        </w:rPr>
        <w:t xml:space="preserve"> </w:t>
      </w:r>
      <w:r w:rsidRPr="008A0086">
        <w:rPr>
          <w:color w:val="000000"/>
        </w:rPr>
        <w:t xml:space="preserve">Information is available on the pre-resettlement occupation and I collapse these occupations into four sectors—professional, sales, service, or blue collar. National origin is collected where possible and as mentioned earlier, when this data is not </w:t>
      </w:r>
      <w:r w:rsidR="00F477CF" w:rsidRPr="008A0086">
        <w:rPr>
          <w:color w:val="000000"/>
        </w:rPr>
        <w:t>available,</w:t>
      </w:r>
      <w:r w:rsidRPr="008A0086">
        <w:rPr>
          <w:color w:val="000000"/>
        </w:rPr>
        <w:t xml:space="preserve"> I use country of citizenship or ethnicity to approximate sending-context.</w:t>
      </w:r>
      <w:r w:rsidR="00157D42" w:rsidRPr="008A0086">
        <w:rPr>
          <w:color w:val="000000"/>
        </w:rPr>
        <w:t xml:space="preserve"> </w:t>
      </w:r>
      <w:r w:rsidRPr="008A0086">
        <w:rPr>
          <w:color w:val="000000"/>
        </w:rPr>
        <w:t>U.S. census region of resettlement is listed as either Northeast, South, West, or Midwest.</w:t>
      </w:r>
      <w:r w:rsidR="002F6B0D" w:rsidRPr="008A0086">
        <w:rPr>
          <w:color w:val="000000"/>
        </w:rPr>
        <w:t xml:space="preserve"> This will allow for comparisons among the different regions of the United States. I track the year the survey takes place so I can control for changes between 2016-2018, again by comparing them </w:t>
      </w:r>
      <w:r w:rsidR="002F6B0D" w:rsidRPr="008A0086">
        <w:rPr>
          <w:color w:val="000000"/>
        </w:rPr>
        <w:lastRenderedPageBreak/>
        <w:t xml:space="preserve">together. The post migration context changes a good deal during this time period, for example the Trump Muslim Travel ban will be implemented in 2017. </w:t>
      </w:r>
      <w:r w:rsidR="00A01783" w:rsidRPr="008A0086">
        <w:rPr>
          <w:color w:val="000000"/>
        </w:rPr>
        <w:t xml:space="preserve"> </w:t>
      </w:r>
    </w:p>
    <w:p w14:paraId="4C4E04E7" w14:textId="6A0366FE" w:rsidR="00D50DA9" w:rsidRPr="008A0086" w:rsidRDefault="004F2E41" w:rsidP="004F2E41">
      <w:pPr>
        <w:pStyle w:val="NormalWeb"/>
        <w:spacing w:before="240" w:beforeAutospacing="0" w:after="240" w:afterAutospacing="0" w:line="480" w:lineRule="auto"/>
      </w:pPr>
      <w:bookmarkStart w:id="28" w:name="_Toc101544058"/>
      <w:r w:rsidRPr="008A0086">
        <w:rPr>
          <w:rStyle w:val="Heading3Char"/>
        </w:rPr>
        <w:t>Demographics/Controls</w:t>
      </w:r>
      <w:r w:rsidR="00D50DA9" w:rsidRPr="008A0086">
        <w:rPr>
          <w:rStyle w:val="Heading3Char"/>
        </w:rPr>
        <w:t>.</w:t>
      </w:r>
      <w:bookmarkEnd w:id="28"/>
      <w:r w:rsidR="00D50DA9" w:rsidRPr="008A0086">
        <w:rPr>
          <w:i/>
          <w:iCs/>
          <w:color w:val="000000"/>
        </w:rPr>
        <w:t xml:space="preserve"> </w:t>
      </w:r>
      <w:r w:rsidR="00D50DA9" w:rsidRPr="008A0086">
        <w:rPr>
          <w:color w:val="000000"/>
        </w:rPr>
        <w:t xml:space="preserve">I include several demographic variables to capture key differences across refugees. Age is measured using six ordinal intervals: 0-17, 18-24, 25-39, 40-54, and 55 or </w:t>
      </w:r>
      <w:r w:rsidR="00734F72" w:rsidRPr="008A0086">
        <w:rPr>
          <w:color w:val="000000"/>
        </w:rPr>
        <w:t>older</w:t>
      </w:r>
      <w:r w:rsidR="00C73E0C" w:rsidRPr="008A0086">
        <w:rPr>
          <w:color w:val="000000"/>
        </w:rPr>
        <w:t>.</w:t>
      </w:r>
      <w:r w:rsidR="00D50DA9" w:rsidRPr="008A0086">
        <w:rPr>
          <w:color w:val="000000"/>
        </w:rPr>
        <w:t xml:space="preserve"> Sex is dichotomous male/female. Number of people in the household is capped at 5</w:t>
      </w:r>
      <w:r w:rsidR="004F0232" w:rsidRPr="008A0086">
        <w:rPr>
          <w:color w:val="000000"/>
        </w:rPr>
        <w:t>, families larger than 5 are listed as having 5 members</w:t>
      </w:r>
      <w:r w:rsidR="00D50DA9" w:rsidRPr="008A0086">
        <w:rPr>
          <w:color w:val="000000"/>
        </w:rPr>
        <w:t>.</w:t>
      </w:r>
      <w:r w:rsidR="00F37E33" w:rsidRPr="008A0086">
        <w:rPr>
          <w:color w:val="000000"/>
        </w:rPr>
        <w:t xml:space="preserve"> I include the total number of household members that </w:t>
      </w:r>
      <w:r w:rsidR="00A03F18" w:rsidRPr="008A0086">
        <w:rPr>
          <w:color w:val="000000"/>
        </w:rPr>
        <w:t>“</w:t>
      </w:r>
      <w:r w:rsidR="00A03F18" w:rsidRPr="008A0086">
        <w:t>have a physical, mental, or other health condition that has lasted for 6 or more month</w:t>
      </w:r>
      <w:r w:rsidR="00226E7E" w:rsidRPr="008A0086">
        <w:t xml:space="preserve">s” </w:t>
      </w:r>
      <w:r w:rsidRPr="008A0086">
        <w:t>w</w:t>
      </w:r>
      <w:r w:rsidR="00226E7E" w:rsidRPr="008A0086">
        <w:t>hich prevented them from working a job or prevented them from working at certain kinds of jobs</w:t>
      </w:r>
      <w:r w:rsidR="00AA5AF5" w:rsidRPr="008A0086">
        <w:t xml:space="preserve">, it ranges from 0-5. </w:t>
      </w:r>
    </w:p>
    <w:p w14:paraId="46A1458C" w14:textId="72963484" w:rsidR="00674583" w:rsidRPr="00605D8F" w:rsidRDefault="00D50DA9" w:rsidP="00605D8F">
      <w:pPr>
        <w:pStyle w:val="NormalWeb"/>
        <w:spacing w:before="240" w:beforeAutospacing="0" w:after="240" w:afterAutospacing="0" w:line="480" w:lineRule="auto"/>
        <w:ind w:firstLine="720"/>
        <w:rPr>
          <w:color w:val="000000"/>
        </w:rPr>
      </w:pPr>
      <w:r w:rsidRPr="008A0086">
        <w:rPr>
          <w:color w:val="000000"/>
        </w:rPr>
        <w:t>Marital status is</w:t>
      </w:r>
      <w:r w:rsidR="000E4FCC" w:rsidRPr="008A0086">
        <w:rPr>
          <w:color w:val="000000"/>
        </w:rPr>
        <w:t xml:space="preserve"> collapsed for </w:t>
      </w:r>
      <w:r w:rsidR="00FD70D5" w:rsidRPr="008A0086">
        <w:rPr>
          <w:color w:val="000000"/>
        </w:rPr>
        <w:t>simplicity</w:t>
      </w:r>
      <w:r w:rsidR="000E4FCC" w:rsidRPr="008A0086">
        <w:rPr>
          <w:color w:val="000000"/>
        </w:rPr>
        <w:t xml:space="preserve"> </w:t>
      </w:r>
      <w:r w:rsidRPr="008A0086">
        <w:rPr>
          <w:color w:val="000000"/>
        </w:rPr>
        <w:t>as married, divorced</w:t>
      </w:r>
      <w:r w:rsidR="000E4FCC" w:rsidRPr="008A0086">
        <w:rPr>
          <w:color w:val="000000"/>
        </w:rPr>
        <w:t>/</w:t>
      </w:r>
      <w:r w:rsidRPr="008A0086">
        <w:rPr>
          <w:color w:val="000000"/>
        </w:rPr>
        <w:t>legally separated</w:t>
      </w:r>
      <w:r w:rsidR="00FD70D5" w:rsidRPr="008A0086">
        <w:rPr>
          <w:color w:val="000000"/>
        </w:rPr>
        <w:t>/widowed</w:t>
      </w:r>
      <w:r w:rsidRPr="008A0086">
        <w:rPr>
          <w:color w:val="000000"/>
        </w:rPr>
        <w:t>, never married,</w:t>
      </w:r>
      <w:r w:rsidR="00FD70D5" w:rsidRPr="008A0086">
        <w:rPr>
          <w:color w:val="000000"/>
        </w:rPr>
        <w:t xml:space="preserve"> and</w:t>
      </w:r>
      <w:r w:rsidRPr="008A0086">
        <w:rPr>
          <w:color w:val="000000"/>
        </w:rPr>
        <w:t xml:space="preserve"> </w:t>
      </w:r>
      <w:r w:rsidR="00734F72" w:rsidRPr="008A0086">
        <w:rPr>
          <w:color w:val="000000"/>
        </w:rPr>
        <w:t>child</w:t>
      </w:r>
      <w:r w:rsidR="00AA5AF5" w:rsidRPr="008A0086">
        <w:rPr>
          <w:color w:val="000000"/>
        </w:rPr>
        <w:t xml:space="preserve"> </w:t>
      </w:r>
      <w:r w:rsidR="00C73E0C" w:rsidRPr="008A0086">
        <w:rPr>
          <w:color w:val="000000"/>
        </w:rPr>
        <w:t>(as in the respondent is a child), or other.</w:t>
      </w:r>
      <w:r w:rsidRPr="008A0086">
        <w:rPr>
          <w:color w:val="000000"/>
        </w:rPr>
        <w:t xml:space="preserve"> Respondents indicated how many people in their household had conditions that affected employment—up to 5.</w:t>
      </w:r>
    </w:p>
    <w:p w14:paraId="7C487F45" w14:textId="77777777" w:rsidR="00D50DA9" w:rsidRDefault="00D50DA9" w:rsidP="00715AA7">
      <w:pPr>
        <w:pStyle w:val="Heading2"/>
      </w:pPr>
      <w:bookmarkStart w:id="29" w:name="_Toc101544059"/>
      <w:r>
        <w:t>Analytical Strategy</w:t>
      </w:r>
      <w:bookmarkEnd w:id="29"/>
    </w:p>
    <w:p w14:paraId="04477F85" w14:textId="7906057D" w:rsidR="00D50DA9" w:rsidRDefault="00D50DA9" w:rsidP="00D50DA9">
      <w:pPr>
        <w:pStyle w:val="NormalWeb"/>
        <w:spacing w:before="240" w:beforeAutospacing="0" w:after="240" w:afterAutospacing="0" w:line="480" w:lineRule="auto"/>
        <w:ind w:firstLine="720"/>
        <w:rPr>
          <w:color w:val="000000"/>
        </w:rPr>
      </w:pPr>
      <w:r>
        <w:rPr>
          <w:color w:val="000000"/>
        </w:rPr>
        <w:t xml:space="preserve">I propose </w:t>
      </w:r>
      <w:r w:rsidR="00B76F15">
        <w:rPr>
          <w:color w:val="000000"/>
        </w:rPr>
        <w:t>three</w:t>
      </w:r>
      <w:r>
        <w:rPr>
          <w:color w:val="000000"/>
        </w:rPr>
        <w:t xml:space="preserve"> model</w:t>
      </w:r>
      <w:r w:rsidR="003D4EE8">
        <w:rPr>
          <w:color w:val="000000"/>
        </w:rPr>
        <w:t>ing strategies</w:t>
      </w:r>
      <w:r>
        <w:rPr>
          <w:color w:val="000000"/>
        </w:rPr>
        <w:t xml:space="preserve"> to test these hypotheses. I will use a series of binary logit models to analyze economic self-sufficiency because these measures are dichotomous. I will then use a series of ordinary least squares regression models to analyze the natural log of working hours. Finally, I will conclude with a</w:t>
      </w:r>
      <w:r w:rsidR="00250BE4">
        <w:rPr>
          <w:color w:val="000000"/>
        </w:rPr>
        <w:t xml:space="preserve"> series of</w:t>
      </w:r>
      <w:r>
        <w:rPr>
          <w:color w:val="000000"/>
        </w:rPr>
        <w:t xml:space="preserve"> binomial logit regression on the pooled survey data to </w:t>
      </w:r>
      <w:r w:rsidR="002F6B0D">
        <w:rPr>
          <w:color w:val="000000"/>
        </w:rPr>
        <w:t xml:space="preserve">analyze the factors that predict whether a refugee can </w:t>
      </w:r>
      <w:r>
        <w:rPr>
          <w:color w:val="000000"/>
        </w:rPr>
        <w:t>integrate into the labor market in the United States</w:t>
      </w:r>
      <w:r w:rsidR="002F6B0D">
        <w:rPr>
          <w:color w:val="000000"/>
        </w:rPr>
        <w:t xml:space="preserve"> within a year. Note that </w:t>
      </w:r>
      <w:r w:rsidR="0047481D">
        <w:rPr>
          <w:color w:val="000000"/>
        </w:rPr>
        <w:t xml:space="preserve">I do not include post-capital predictors because there is no way to assess which post-capital was gained in the first year of resettlement. </w:t>
      </w:r>
      <w:r>
        <w:rPr>
          <w:color w:val="000000"/>
        </w:rPr>
        <w:t>The OLS and logit models will be used to estimate on each successive year of survey data</w:t>
      </w:r>
      <w:r w:rsidR="0047481D">
        <w:rPr>
          <w:color w:val="000000"/>
        </w:rPr>
        <w:t xml:space="preserve"> (available in the </w:t>
      </w:r>
      <w:r w:rsidR="00C542B5">
        <w:rPr>
          <w:color w:val="000000"/>
        </w:rPr>
        <w:t>Appendix: Supplementary Material</w:t>
      </w:r>
      <w:r w:rsidR="0047481D">
        <w:rPr>
          <w:color w:val="000000"/>
        </w:rPr>
        <w:t>)</w:t>
      </w:r>
      <w:r>
        <w:rPr>
          <w:color w:val="000000"/>
        </w:rPr>
        <w:t xml:space="preserve"> and then on the pooled survey years. </w:t>
      </w:r>
    </w:p>
    <w:p w14:paraId="770D735C" w14:textId="03A7EA47" w:rsidR="00576C01" w:rsidRDefault="00576C01" w:rsidP="00D50DA9">
      <w:pPr>
        <w:pStyle w:val="NormalWeb"/>
        <w:spacing w:before="240" w:beforeAutospacing="0" w:after="240" w:afterAutospacing="0" w:line="480" w:lineRule="auto"/>
        <w:ind w:firstLine="720"/>
        <w:rPr>
          <w:color w:val="000000"/>
        </w:rPr>
      </w:pPr>
      <w:r>
        <w:rPr>
          <w:color w:val="000000"/>
        </w:rPr>
        <w:lastRenderedPageBreak/>
        <w:t xml:space="preserve">For each dependent variable, I first estimated a control model, a model with pre-context variables included, then I added the post-context variables, next I estimated a model with all previous variables plus the pre-human capital variables and finally I estimated a model with the pre-/post- resettlement context variables and the pre-/post-resettlement human capital variables included.  </w:t>
      </w:r>
    </w:p>
    <w:p w14:paraId="5BD34EC7" w14:textId="33D9B006" w:rsidR="00576C01" w:rsidRDefault="00576C01" w:rsidP="00D50DA9">
      <w:pPr>
        <w:pStyle w:val="NormalWeb"/>
        <w:spacing w:before="240" w:beforeAutospacing="0" w:after="240" w:afterAutospacing="0" w:line="480" w:lineRule="auto"/>
        <w:ind w:firstLine="720"/>
      </w:pPr>
      <w:r>
        <w:rPr>
          <w:color w:val="000000"/>
        </w:rPr>
        <w:t xml:space="preserve">Note that for the binary logit models, I will report the results using odds ratios for convenience and interpretability. Recall that odds ratios follow an exponential scale which becomes more severe at the edges of the range. In other words, the .01 difference between .99 and 1 is a smaller and less meaningful gap than between .02 and .03. I will report typical beta estimates for the OLS regression, though the log transformation of the dependent variable should be considered. </w:t>
      </w:r>
    </w:p>
    <w:p w14:paraId="05A27F1A" w14:textId="7EEFFE58" w:rsidR="00727E72" w:rsidRDefault="00D50DA9" w:rsidP="00A16459">
      <w:pPr>
        <w:pStyle w:val="NormalWeb"/>
        <w:spacing w:before="240" w:beforeAutospacing="0" w:after="240" w:afterAutospacing="0" w:line="480" w:lineRule="auto"/>
        <w:ind w:firstLine="720"/>
        <w:rPr>
          <w:color w:val="000000"/>
        </w:rPr>
      </w:pPr>
      <w:r>
        <w:rPr>
          <w:color w:val="000000"/>
        </w:rPr>
        <w:t xml:space="preserve">To allow for better comparisons between my findings and the findings of Tran and </w:t>
      </w:r>
      <w:r w:rsidR="00C73E0C">
        <w:rPr>
          <w:color w:val="000000"/>
        </w:rPr>
        <w:t>Lara</w:t>
      </w:r>
      <w:r>
        <w:rPr>
          <w:color w:val="000000"/>
        </w:rPr>
        <w:t xml:space="preserve">-Garcia’s (2020) also using the Annual Survey of Refugees, I use multiple imputation to address missing data from the MICE (Multivariate Imputation via Chained Equations) package in R. The imputation process uses predictive mean matching for continuous variables, logistic regression for dichotomous variables, proportional odds model for ordinal variables, and multinomial logistic regression for categorical variables. The predictors used in the imputation equation will be the variables included in the </w:t>
      </w:r>
      <w:r w:rsidR="00F731C2">
        <w:rPr>
          <w:color w:val="000000"/>
        </w:rPr>
        <w:t xml:space="preserve">analytical models that </w:t>
      </w:r>
      <w:r w:rsidR="008645DC">
        <w:rPr>
          <w:color w:val="000000"/>
        </w:rPr>
        <w:t>have a correlation larger than .</w:t>
      </w:r>
      <w:r w:rsidR="003C6688">
        <w:rPr>
          <w:color w:val="000000"/>
        </w:rPr>
        <w:t xml:space="preserve">1, </w:t>
      </w:r>
      <w:r w:rsidR="004C5732">
        <w:rPr>
          <w:color w:val="000000"/>
        </w:rPr>
        <w:t xml:space="preserve">but I excluded </w:t>
      </w:r>
      <w:r w:rsidR="000678A7">
        <w:rPr>
          <w:color w:val="000000"/>
        </w:rPr>
        <w:t xml:space="preserve">each individual public assistance program </w:t>
      </w:r>
      <w:r w:rsidR="00F01CC4">
        <w:rPr>
          <w:color w:val="000000"/>
        </w:rPr>
        <w:t>variable (</w:t>
      </w:r>
      <w:r w:rsidR="00FA54A6">
        <w:rPr>
          <w:color w:val="000000"/>
        </w:rPr>
        <w:t>t</w:t>
      </w:r>
      <w:r w:rsidR="000678A7">
        <w:rPr>
          <w:color w:val="000000"/>
        </w:rPr>
        <w:t xml:space="preserve">hey are </w:t>
      </w:r>
      <w:r w:rsidR="00FA54A6">
        <w:rPr>
          <w:color w:val="000000"/>
        </w:rPr>
        <w:t>colinear), time to job/job sector</w:t>
      </w:r>
      <w:r w:rsidR="005B4172">
        <w:rPr>
          <w:color w:val="000000"/>
        </w:rPr>
        <w:t xml:space="preserve"> (because these are created by values in the dataset)</w:t>
      </w:r>
      <w:r w:rsidR="00FA54A6">
        <w:rPr>
          <w:color w:val="000000"/>
        </w:rPr>
        <w:t xml:space="preserve">, </w:t>
      </w:r>
      <w:r w:rsidR="00295971">
        <w:rPr>
          <w:color w:val="000000"/>
        </w:rPr>
        <w:t xml:space="preserve">country of birth (there are too many levels to be helpful in imputation, </w:t>
      </w:r>
      <w:r w:rsidR="00733291">
        <w:rPr>
          <w:color w:val="000000"/>
        </w:rPr>
        <w:t>and marriage status (there are too many levels to be helpful)</w:t>
      </w:r>
      <w:r>
        <w:rPr>
          <w:color w:val="000000"/>
        </w:rPr>
        <w:t>. </w:t>
      </w:r>
      <w:r w:rsidR="00C600AD">
        <w:rPr>
          <w:color w:val="000000"/>
        </w:rPr>
        <w:t xml:space="preserve">I weight the data according to the </w:t>
      </w:r>
      <w:r w:rsidR="002C19D6">
        <w:rPr>
          <w:color w:val="000000"/>
        </w:rPr>
        <w:t>household level weights provided with each year of the Annual Survey of Refugees</w:t>
      </w:r>
      <w:r w:rsidR="00A16459">
        <w:rPr>
          <w:color w:val="000000"/>
        </w:rPr>
        <w:t xml:space="preserve"> (Triplett and </w:t>
      </w:r>
      <w:proofErr w:type="spellStart"/>
      <w:r w:rsidR="00A16459">
        <w:rPr>
          <w:color w:val="000000"/>
        </w:rPr>
        <w:t>Vilter</w:t>
      </w:r>
      <w:proofErr w:type="spellEnd"/>
      <w:r w:rsidR="00A16459">
        <w:rPr>
          <w:color w:val="000000"/>
        </w:rPr>
        <w:t xml:space="preserve"> 2020).</w:t>
      </w:r>
      <w:r w:rsidR="00041CED">
        <w:rPr>
          <w:color w:val="000000"/>
        </w:rPr>
        <w:t xml:space="preserve"> </w:t>
      </w:r>
    </w:p>
    <w:p w14:paraId="62D8DB86" w14:textId="1B1DEC9E" w:rsidR="00041CED" w:rsidRPr="00605D8F" w:rsidRDefault="00041CED" w:rsidP="00A16459">
      <w:pPr>
        <w:pStyle w:val="NormalWeb"/>
        <w:spacing w:before="240" w:beforeAutospacing="0" w:after="240" w:afterAutospacing="0" w:line="480" w:lineRule="auto"/>
        <w:ind w:firstLine="720"/>
      </w:pPr>
      <w:r>
        <w:rPr>
          <w:color w:val="000000"/>
        </w:rPr>
        <w:lastRenderedPageBreak/>
        <w:t>Code</w:t>
      </w:r>
      <w:r w:rsidR="0053673E">
        <w:rPr>
          <w:color w:val="000000"/>
        </w:rPr>
        <w:t xml:space="preserve"> for the </w:t>
      </w:r>
      <w:r w:rsidR="0010215A">
        <w:rPr>
          <w:color w:val="000000"/>
        </w:rPr>
        <w:t>entire process</w:t>
      </w:r>
      <w:r>
        <w:rPr>
          <w:color w:val="000000"/>
        </w:rPr>
        <w:t xml:space="preserve"> is available</w:t>
      </w:r>
      <w:r w:rsidR="0010215A">
        <w:rPr>
          <w:color w:val="000000"/>
        </w:rPr>
        <w:t xml:space="preserve"> in</w:t>
      </w:r>
      <w:r w:rsidR="00605D8F">
        <w:rPr>
          <w:color w:val="000000"/>
        </w:rPr>
        <w:t xml:space="preserve"> a</w:t>
      </w:r>
      <w:r w:rsidR="0010215A">
        <w:rPr>
          <w:color w:val="000000"/>
        </w:rPr>
        <w:t xml:space="preserve"> </w:t>
      </w:r>
      <w:proofErr w:type="spellStart"/>
      <w:r w:rsidR="0010215A">
        <w:rPr>
          <w:color w:val="000000"/>
        </w:rPr>
        <w:t>R</w:t>
      </w:r>
      <w:r w:rsidR="00605D8F">
        <w:rPr>
          <w:color w:val="000000"/>
        </w:rPr>
        <w:t>markdown</w:t>
      </w:r>
      <w:proofErr w:type="spellEnd"/>
      <w:r w:rsidR="00605D8F">
        <w:rPr>
          <w:color w:val="000000"/>
        </w:rPr>
        <w:t xml:space="preserve"> script</w:t>
      </w:r>
      <w:r>
        <w:rPr>
          <w:color w:val="000000"/>
        </w:rPr>
        <w:t xml:space="preserve"> at </w:t>
      </w:r>
      <w:hyperlink r:id="rId8" w:history="1">
        <w:r w:rsidR="00605D8F" w:rsidRPr="000E1D37">
          <w:rPr>
            <w:rStyle w:val="Hyperlink"/>
          </w:rPr>
          <w:t>https://github.com/scholesp2/refugee-thesis</w:t>
        </w:r>
      </w:hyperlink>
      <w:r w:rsidR="00605D8F">
        <w:t xml:space="preserve">. </w:t>
      </w:r>
    </w:p>
    <w:p w14:paraId="0E78A558" w14:textId="77777777" w:rsidR="00727E72" w:rsidRDefault="00727E72" w:rsidP="00715AA7">
      <w:pPr>
        <w:pStyle w:val="Heading1"/>
      </w:pPr>
      <w:bookmarkStart w:id="30" w:name="_Toc101544060"/>
      <w:r>
        <w:t>RESULTS</w:t>
      </w:r>
      <w:bookmarkEnd w:id="30"/>
    </w:p>
    <w:p w14:paraId="34F414B4" w14:textId="5AEFEA7B" w:rsidR="00E15DC4" w:rsidRDefault="00E15DC4" w:rsidP="00C70A08">
      <w:pPr>
        <w:pStyle w:val="Heading2"/>
      </w:pPr>
      <w:bookmarkStart w:id="31" w:name="_Toc101544061"/>
      <w:r>
        <w:t>Summary Statistics</w:t>
      </w:r>
      <w:bookmarkEnd w:id="31"/>
    </w:p>
    <w:p w14:paraId="72DA7808" w14:textId="1F76451B" w:rsidR="00C70A08" w:rsidRDefault="00C70A08" w:rsidP="00C70A08">
      <w:pPr>
        <w:pStyle w:val="NormalWeb"/>
        <w:spacing w:before="240" w:beforeAutospacing="0" w:after="240" w:afterAutospacing="0" w:line="480" w:lineRule="auto"/>
        <w:ind w:firstLine="720"/>
        <w:rPr>
          <w:color w:val="000000"/>
        </w:rPr>
      </w:pPr>
      <w:r>
        <w:rPr>
          <w:color w:val="000000"/>
        </w:rPr>
        <w:t xml:space="preserve">Below in Table 2 are the descriptive statistics of every variable considered. I discuss only a few variables of interest here. Generally speaking, the three years of survey data are very similar to each other, with similar estimates and variances. Certain groups of migrants only arrive in certain years—for example, refugees from Bhutan only arrive in 2016. </w:t>
      </w:r>
      <w:r w:rsidR="00D21BDC">
        <w:rPr>
          <w:color w:val="000000"/>
        </w:rPr>
        <w:t>Education had a lot of variation; the standard deviations are nearly 5 years of education wide. Sizable portions of the incoming refugees have recently enrolled in an English or employment training program when they are surveyed. Also of note are numbers of refugees who are unable to work because of a condition or reason—</w:t>
      </w:r>
      <w:r w:rsidR="00576C01">
        <w:rPr>
          <w:color w:val="000000"/>
        </w:rPr>
        <w:t>22.3% of households in the pooled data indicated they had at least one dependent household member</w:t>
      </w:r>
      <w:r w:rsidR="00D21BDC">
        <w:rPr>
          <w:color w:val="000000"/>
        </w:rPr>
        <w:t xml:space="preserve">. </w:t>
      </w:r>
    </w:p>
    <w:p w14:paraId="399342B8" w14:textId="1B873D4D" w:rsidR="00C70A08" w:rsidRDefault="00C70A08" w:rsidP="00C70A08">
      <w:pPr>
        <w:pStyle w:val="NormalWeb"/>
        <w:spacing w:before="240" w:beforeAutospacing="0" w:after="240" w:afterAutospacing="0" w:line="480" w:lineRule="auto"/>
        <w:ind w:firstLine="720"/>
        <w:rPr>
          <w:color w:val="000000"/>
        </w:rPr>
      </w:pPr>
      <w:r>
        <w:rPr>
          <w:color w:val="000000"/>
        </w:rPr>
        <w:t xml:space="preserve"> </w:t>
      </w:r>
      <w:r w:rsidR="00D21BDC">
        <w:rPr>
          <w:color w:val="000000"/>
        </w:rPr>
        <w:t xml:space="preserve">Of concern is the </w:t>
      </w:r>
      <w:r>
        <w:rPr>
          <w:color w:val="000000"/>
        </w:rPr>
        <w:t>propensity for the 2018 cohort to indicate they have an “other” pre-resettlement work history. As this may affect the performance of some predictors, I constructed yearly models to evaluate the consistency of the analysis.</w:t>
      </w:r>
      <w:r w:rsidR="00D21BDC">
        <w:rPr>
          <w:color w:val="000000"/>
        </w:rPr>
        <w:t xml:space="preserve"> The results of this analysis are not presented here but in the Appendix. </w:t>
      </w:r>
      <w:r>
        <w:rPr>
          <w:color w:val="000000"/>
        </w:rPr>
        <w:t xml:space="preserve"> </w:t>
      </w:r>
    </w:p>
    <w:p w14:paraId="2A792393" w14:textId="761116AA" w:rsidR="00C70A08" w:rsidRDefault="00C70A08" w:rsidP="00C70A08">
      <w:pPr>
        <w:pStyle w:val="NormalWeb"/>
        <w:spacing w:before="240" w:beforeAutospacing="0" w:after="240" w:afterAutospacing="0" w:line="480" w:lineRule="auto"/>
        <w:rPr>
          <w:color w:val="000000"/>
        </w:rPr>
      </w:pPr>
      <w:r>
        <w:rPr>
          <w:color w:val="000000"/>
        </w:rPr>
        <w:tab/>
        <w:t xml:space="preserve">The economic integration measures are interesting. Of the refugee households that had jobs, most got their first job somewhat early. The average time to a first job is about half a year, though the standard deviation is about ¾ of a year. A relatively small percentage of newly arrived refugees were economically self-sufficient.  </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gridCol w:w="1575"/>
        <w:gridCol w:w="1575"/>
        <w:gridCol w:w="1570"/>
        <w:gridCol w:w="1608"/>
      </w:tblGrid>
      <w:tr w:rsidR="00576C01" w:rsidRPr="00605D8F" w14:paraId="3A9A3869" w14:textId="77777777" w:rsidTr="00C649AA">
        <w:trPr>
          <w:trHeight w:val="900"/>
        </w:trPr>
        <w:tc>
          <w:tcPr>
            <w:tcW w:w="9450" w:type="dxa"/>
            <w:gridSpan w:val="5"/>
            <w:tcBorders>
              <w:top w:val="single" w:sz="4" w:space="0" w:color="auto"/>
              <w:bottom w:val="single" w:sz="4" w:space="0" w:color="auto"/>
            </w:tcBorders>
            <w:hideMark/>
          </w:tcPr>
          <w:p w14:paraId="479502D3" w14:textId="68987935" w:rsidR="00576C01" w:rsidRPr="00605D8F" w:rsidRDefault="00576C01" w:rsidP="00C649AA">
            <w:pPr>
              <w:rPr>
                <w:rFonts w:ascii="Times New Roman" w:eastAsia="Times New Roman" w:hAnsi="Times New Roman" w:cs="Times New Roman"/>
                <w:b/>
                <w:color w:val="000000"/>
                <w:sz w:val="24"/>
                <w:szCs w:val="24"/>
              </w:rPr>
            </w:pPr>
            <w:r w:rsidRPr="00605D8F">
              <w:rPr>
                <w:rFonts w:ascii="Times New Roman" w:eastAsia="Times New Roman" w:hAnsi="Times New Roman" w:cs="Times New Roman"/>
                <w:color w:val="000000"/>
                <w:sz w:val="24"/>
                <w:szCs w:val="24"/>
              </w:rPr>
              <w:lastRenderedPageBreak/>
              <w:t xml:space="preserve">TABLE </w:t>
            </w:r>
            <w:r w:rsidR="00605D8F" w:rsidRPr="00605D8F">
              <w:rPr>
                <w:rFonts w:ascii="Times New Roman" w:eastAsia="Times New Roman" w:hAnsi="Times New Roman" w:cs="Times New Roman"/>
                <w:color w:val="000000"/>
                <w:sz w:val="24"/>
                <w:szCs w:val="24"/>
              </w:rPr>
              <w:t>1</w:t>
            </w:r>
            <w:r w:rsidRPr="00605D8F">
              <w:rPr>
                <w:rFonts w:ascii="Times New Roman" w:eastAsia="Times New Roman" w:hAnsi="Times New Roman" w:cs="Times New Roman"/>
                <w:color w:val="000000"/>
                <w:sz w:val="24"/>
                <w:szCs w:val="24"/>
              </w:rPr>
              <w:t>.</w:t>
            </w:r>
            <w:r w:rsidRPr="00605D8F">
              <w:rPr>
                <w:rFonts w:ascii="Times New Roman" w:eastAsia="Times New Roman" w:hAnsi="Times New Roman" w:cs="Times New Roman"/>
                <w:b/>
                <w:color w:val="000000"/>
                <w:sz w:val="24"/>
                <w:szCs w:val="24"/>
              </w:rPr>
              <w:t xml:space="preserve"> </w:t>
            </w:r>
            <w:r w:rsidR="00605D8F" w:rsidRPr="00605D8F">
              <w:rPr>
                <w:rFonts w:ascii="Times New Roman" w:eastAsia="Times New Roman" w:hAnsi="Times New Roman" w:cs="Times New Roman"/>
                <w:color w:val="000000"/>
                <w:sz w:val="24"/>
                <w:szCs w:val="24"/>
              </w:rPr>
              <w:t>Descriptive Statistics from the Annual Survey of Refugees</w:t>
            </w:r>
          </w:p>
        </w:tc>
      </w:tr>
      <w:tr w:rsidR="00576C01" w:rsidRPr="00605D8F" w14:paraId="4CCB6291" w14:textId="77777777" w:rsidTr="00C649AA">
        <w:trPr>
          <w:trHeight w:val="315"/>
        </w:trPr>
        <w:tc>
          <w:tcPr>
            <w:tcW w:w="3122" w:type="dxa"/>
            <w:tcBorders>
              <w:top w:val="single" w:sz="4" w:space="0" w:color="auto"/>
              <w:bottom w:val="single" w:sz="4" w:space="0" w:color="auto"/>
            </w:tcBorders>
            <w:hideMark/>
          </w:tcPr>
          <w:p w14:paraId="4972F33A" w14:textId="77777777" w:rsidR="00576C01" w:rsidRPr="00605D8F" w:rsidRDefault="00576C01" w:rsidP="00C649AA">
            <w:pPr>
              <w:rPr>
                <w:rFonts w:ascii="Times New Roman" w:eastAsia="Times New Roman" w:hAnsi="Times New Roman" w:cs="Times New Roman"/>
                <w:b/>
                <w:bCs/>
                <w:color w:val="000000"/>
                <w:sz w:val="24"/>
                <w:szCs w:val="24"/>
              </w:rPr>
            </w:pPr>
            <w:r w:rsidRPr="00605D8F">
              <w:rPr>
                <w:rFonts w:ascii="Times New Roman" w:eastAsia="Times New Roman" w:hAnsi="Times New Roman" w:cs="Times New Roman"/>
                <w:b/>
                <w:bCs/>
                <w:color w:val="000000"/>
                <w:sz w:val="24"/>
                <w:szCs w:val="24"/>
              </w:rPr>
              <w:t>Var Name and Heading</w:t>
            </w:r>
          </w:p>
        </w:tc>
        <w:tc>
          <w:tcPr>
            <w:tcW w:w="1575" w:type="dxa"/>
            <w:tcBorders>
              <w:top w:val="single" w:sz="4" w:space="0" w:color="auto"/>
              <w:bottom w:val="single" w:sz="4" w:space="0" w:color="auto"/>
            </w:tcBorders>
            <w:hideMark/>
          </w:tcPr>
          <w:p w14:paraId="59E9E52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2016</w:t>
            </w:r>
          </w:p>
        </w:tc>
        <w:tc>
          <w:tcPr>
            <w:tcW w:w="1575" w:type="dxa"/>
            <w:tcBorders>
              <w:top w:val="single" w:sz="4" w:space="0" w:color="auto"/>
              <w:bottom w:val="single" w:sz="4" w:space="0" w:color="auto"/>
            </w:tcBorders>
            <w:noWrap/>
            <w:hideMark/>
          </w:tcPr>
          <w:p w14:paraId="7D09681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2017</w:t>
            </w:r>
          </w:p>
        </w:tc>
        <w:tc>
          <w:tcPr>
            <w:tcW w:w="1570" w:type="dxa"/>
            <w:tcBorders>
              <w:top w:val="single" w:sz="4" w:space="0" w:color="auto"/>
              <w:bottom w:val="single" w:sz="4" w:space="0" w:color="auto"/>
            </w:tcBorders>
            <w:noWrap/>
            <w:hideMark/>
          </w:tcPr>
          <w:p w14:paraId="6CEAAFB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2018</w:t>
            </w:r>
          </w:p>
        </w:tc>
        <w:tc>
          <w:tcPr>
            <w:tcW w:w="1608" w:type="dxa"/>
            <w:tcBorders>
              <w:top w:val="single" w:sz="4" w:space="0" w:color="auto"/>
              <w:bottom w:val="single" w:sz="4" w:space="0" w:color="auto"/>
            </w:tcBorders>
            <w:noWrap/>
            <w:hideMark/>
          </w:tcPr>
          <w:p w14:paraId="0263E16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2016-2018</w:t>
            </w:r>
          </w:p>
        </w:tc>
      </w:tr>
      <w:tr w:rsidR="00576C01" w:rsidRPr="00605D8F" w14:paraId="3FC54944" w14:textId="77777777" w:rsidTr="00C649AA">
        <w:trPr>
          <w:trHeight w:val="315"/>
        </w:trPr>
        <w:tc>
          <w:tcPr>
            <w:tcW w:w="3122" w:type="dxa"/>
            <w:tcBorders>
              <w:top w:val="single" w:sz="4" w:space="0" w:color="auto"/>
              <w:bottom w:val="single" w:sz="4" w:space="0" w:color="auto"/>
            </w:tcBorders>
            <w:hideMark/>
          </w:tcPr>
          <w:p w14:paraId="31914453" w14:textId="77777777" w:rsidR="00576C01" w:rsidRPr="00605D8F" w:rsidRDefault="00576C01" w:rsidP="00C649AA">
            <w:pPr>
              <w:rPr>
                <w:rFonts w:ascii="Times New Roman" w:eastAsia="Times New Roman" w:hAnsi="Times New Roman" w:cs="Times New Roman"/>
                <w:b/>
                <w:bCs/>
                <w:i/>
                <w:iCs/>
                <w:color w:val="000000"/>
                <w:sz w:val="24"/>
                <w:szCs w:val="24"/>
              </w:rPr>
            </w:pPr>
            <w:r w:rsidRPr="00605D8F">
              <w:rPr>
                <w:rFonts w:ascii="Times New Roman" w:eastAsia="Times New Roman" w:hAnsi="Times New Roman" w:cs="Times New Roman"/>
                <w:b/>
                <w:bCs/>
                <w:i/>
                <w:iCs/>
                <w:color w:val="000000"/>
                <w:sz w:val="24"/>
                <w:szCs w:val="24"/>
              </w:rPr>
              <w:t>Economic Integration</w:t>
            </w:r>
          </w:p>
        </w:tc>
        <w:tc>
          <w:tcPr>
            <w:tcW w:w="1575" w:type="dxa"/>
            <w:tcBorders>
              <w:top w:val="single" w:sz="4" w:space="0" w:color="auto"/>
              <w:bottom w:val="single" w:sz="4" w:space="0" w:color="auto"/>
            </w:tcBorders>
            <w:noWrap/>
            <w:hideMark/>
          </w:tcPr>
          <w:p w14:paraId="2CF6E0F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16225CF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3F566B9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716B631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r>
      <w:tr w:rsidR="00576C01" w:rsidRPr="00605D8F" w14:paraId="5F3A04A3" w14:textId="77777777" w:rsidTr="00C649AA">
        <w:trPr>
          <w:trHeight w:val="315"/>
        </w:trPr>
        <w:tc>
          <w:tcPr>
            <w:tcW w:w="3122" w:type="dxa"/>
            <w:tcBorders>
              <w:top w:val="single" w:sz="4" w:space="0" w:color="auto"/>
            </w:tcBorders>
            <w:hideMark/>
          </w:tcPr>
          <w:p w14:paraId="0E987C5D"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Time in years to first job</w:t>
            </w:r>
          </w:p>
        </w:tc>
        <w:tc>
          <w:tcPr>
            <w:tcW w:w="1575" w:type="dxa"/>
            <w:tcBorders>
              <w:top w:val="single" w:sz="4" w:space="0" w:color="auto"/>
            </w:tcBorders>
            <w:noWrap/>
            <w:hideMark/>
          </w:tcPr>
          <w:p w14:paraId="0AE7BA4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.51 years (.72)</w:t>
            </w:r>
          </w:p>
        </w:tc>
        <w:tc>
          <w:tcPr>
            <w:tcW w:w="1575" w:type="dxa"/>
            <w:tcBorders>
              <w:top w:val="single" w:sz="4" w:space="0" w:color="auto"/>
            </w:tcBorders>
            <w:noWrap/>
            <w:hideMark/>
          </w:tcPr>
          <w:p w14:paraId="76E1FBF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.49 years (.74)</w:t>
            </w:r>
          </w:p>
        </w:tc>
        <w:tc>
          <w:tcPr>
            <w:tcW w:w="1570" w:type="dxa"/>
            <w:tcBorders>
              <w:top w:val="single" w:sz="4" w:space="0" w:color="auto"/>
            </w:tcBorders>
            <w:noWrap/>
            <w:hideMark/>
          </w:tcPr>
          <w:p w14:paraId="568D6D6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.56 years (.82)</w:t>
            </w:r>
          </w:p>
        </w:tc>
        <w:tc>
          <w:tcPr>
            <w:tcW w:w="1608" w:type="dxa"/>
            <w:tcBorders>
              <w:top w:val="single" w:sz="4" w:space="0" w:color="auto"/>
            </w:tcBorders>
            <w:noWrap/>
            <w:hideMark/>
          </w:tcPr>
          <w:p w14:paraId="0AAB0DB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.52 years (.76)</w:t>
            </w:r>
          </w:p>
        </w:tc>
      </w:tr>
      <w:tr w:rsidR="00576C01" w:rsidRPr="00605D8F" w14:paraId="384AE238" w14:textId="77777777" w:rsidTr="00C649AA">
        <w:trPr>
          <w:trHeight w:val="315"/>
        </w:trPr>
        <w:tc>
          <w:tcPr>
            <w:tcW w:w="3122" w:type="dxa"/>
            <w:hideMark/>
          </w:tcPr>
          <w:p w14:paraId="4FD0D54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Economic Self-sufficiency</w:t>
            </w:r>
          </w:p>
        </w:tc>
        <w:tc>
          <w:tcPr>
            <w:tcW w:w="1575" w:type="dxa"/>
            <w:noWrap/>
            <w:hideMark/>
          </w:tcPr>
          <w:p w14:paraId="1992EC7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13%</w:t>
            </w:r>
          </w:p>
        </w:tc>
        <w:tc>
          <w:tcPr>
            <w:tcW w:w="1575" w:type="dxa"/>
            <w:noWrap/>
            <w:hideMark/>
          </w:tcPr>
          <w:p w14:paraId="3487869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12.10%</w:t>
            </w:r>
          </w:p>
        </w:tc>
        <w:tc>
          <w:tcPr>
            <w:tcW w:w="1570" w:type="dxa"/>
            <w:noWrap/>
            <w:hideMark/>
          </w:tcPr>
          <w:p w14:paraId="4E4379D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12.40%</w:t>
            </w:r>
          </w:p>
        </w:tc>
        <w:tc>
          <w:tcPr>
            <w:tcW w:w="1608" w:type="dxa"/>
            <w:noWrap/>
            <w:hideMark/>
          </w:tcPr>
          <w:p w14:paraId="0DA61A4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12.50%</w:t>
            </w:r>
          </w:p>
        </w:tc>
      </w:tr>
      <w:tr w:rsidR="00576C01" w:rsidRPr="00605D8F" w14:paraId="157FB36C" w14:textId="77777777" w:rsidTr="00C649AA">
        <w:trPr>
          <w:trHeight w:val="315"/>
        </w:trPr>
        <w:tc>
          <w:tcPr>
            <w:tcW w:w="3122" w:type="dxa"/>
            <w:hideMark/>
          </w:tcPr>
          <w:p w14:paraId="2BD562AD"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Last week's working hours (Range: 0-96)</w:t>
            </w:r>
          </w:p>
        </w:tc>
        <w:tc>
          <w:tcPr>
            <w:tcW w:w="1575" w:type="dxa"/>
            <w:noWrap/>
            <w:hideMark/>
          </w:tcPr>
          <w:p w14:paraId="343742A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37.89 (12.73)</w:t>
            </w:r>
          </w:p>
        </w:tc>
        <w:tc>
          <w:tcPr>
            <w:tcW w:w="1575" w:type="dxa"/>
            <w:noWrap/>
            <w:hideMark/>
          </w:tcPr>
          <w:p w14:paraId="4704657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38.10 (13.08)</w:t>
            </w:r>
          </w:p>
        </w:tc>
        <w:tc>
          <w:tcPr>
            <w:tcW w:w="1570" w:type="dxa"/>
            <w:noWrap/>
            <w:hideMark/>
          </w:tcPr>
          <w:p w14:paraId="0EB588E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38.9S8 (13.57)</w:t>
            </w:r>
          </w:p>
        </w:tc>
        <w:tc>
          <w:tcPr>
            <w:tcW w:w="1608" w:type="dxa"/>
            <w:noWrap/>
            <w:hideMark/>
          </w:tcPr>
          <w:p w14:paraId="6551FDB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38.34 (13.13)</w:t>
            </w:r>
          </w:p>
        </w:tc>
      </w:tr>
      <w:tr w:rsidR="00576C01" w:rsidRPr="00605D8F" w14:paraId="17790174" w14:textId="77777777" w:rsidTr="00C649AA">
        <w:trPr>
          <w:trHeight w:val="315"/>
        </w:trPr>
        <w:tc>
          <w:tcPr>
            <w:tcW w:w="3122" w:type="dxa"/>
            <w:tcBorders>
              <w:bottom w:val="single" w:sz="4" w:space="0" w:color="auto"/>
            </w:tcBorders>
            <w:hideMark/>
          </w:tcPr>
          <w:p w14:paraId="5F12EA7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bottom w:val="single" w:sz="4" w:space="0" w:color="auto"/>
            </w:tcBorders>
            <w:noWrap/>
            <w:hideMark/>
          </w:tcPr>
          <w:p w14:paraId="73B97B7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bottom w:val="single" w:sz="4" w:space="0" w:color="auto"/>
            </w:tcBorders>
            <w:noWrap/>
            <w:hideMark/>
          </w:tcPr>
          <w:p w14:paraId="2DC38DA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0" w:type="dxa"/>
            <w:tcBorders>
              <w:bottom w:val="single" w:sz="4" w:space="0" w:color="auto"/>
            </w:tcBorders>
            <w:noWrap/>
            <w:hideMark/>
          </w:tcPr>
          <w:p w14:paraId="421F1E4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608" w:type="dxa"/>
            <w:tcBorders>
              <w:bottom w:val="single" w:sz="4" w:space="0" w:color="auto"/>
            </w:tcBorders>
            <w:noWrap/>
            <w:hideMark/>
          </w:tcPr>
          <w:p w14:paraId="3ED89FD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r>
      <w:tr w:rsidR="00576C01" w:rsidRPr="00605D8F" w14:paraId="10112369" w14:textId="77777777" w:rsidTr="00C649AA">
        <w:trPr>
          <w:trHeight w:val="315"/>
        </w:trPr>
        <w:tc>
          <w:tcPr>
            <w:tcW w:w="3122" w:type="dxa"/>
            <w:tcBorders>
              <w:top w:val="single" w:sz="4" w:space="0" w:color="auto"/>
              <w:bottom w:val="single" w:sz="4" w:space="0" w:color="auto"/>
            </w:tcBorders>
            <w:hideMark/>
          </w:tcPr>
          <w:p w14:paraId="18398CC5" w14:textId="77777777" w:rsidR="00576C01" w:rsidRPr="00605D8F" w:rsidRDefault="00576C01" w:rsidP="00C649AA">
            <w:pPr>
              <w:rPr>
                <w:rFonts w:ascii="Times New Roman" w:eastAsia="Times New Roman" w:hAnsi="Times New Roman" w:cs="Times New Roman"/>
                <w:b/>
                <w:bCs/>
                <w:i/>
                <w:iCs/>
                <w:color w:val="000000"/>
                <w:sz w:val="24"/>
                <w:szCs w:val="24"/>
              </w:rPr>
            </w:pPr>
            <w:r w:rsidRPr="00605D8F">
              <w:rPr>
                <w:rFonts w:ascii="Times New Roman" w:eastAsia="Times New Roman" w:hAnsi="Times New Roman" w:cs="Times New Roman"/>
                <w:b/>
                <w:bCs/>
                <w:i/>
                <w:iCs/>
                <w:color w:val="000000"/>
                <w:sz w:val="24"/>
                <w:szCs w:val="24"/>
              </w:rPr>
              <w:t>Key independent variable</w:t>
            </w:r>
          </w:p>
        </w:tc>
        <w:tc>
          <w:tcPr>
            <w:tcW w:w="1575" w:type="dxa"/>
            <w:tcBorders>
              <w:top w:val="single" w:sz="4" w:space="0" w:color="auto"/>
              <w:bottom w:val="single" w:sz="4" w:space="0" w:color="auto"/>
            </w:tcBorders>
            <w:noWrap/>
            <w:hideMark/>
          </w:tcPr>
          <w:p w14:paraId="72DA1BE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346E8CC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101B3F9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0063CF3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r>
      <w:tr w:rsidR="00576C01" w:rsidRPr="00605D8F" w14:paraId="74918A90" w14:textId="77777777" w:rsidTr="00C649AA">
        <w:trPr>
          <w:trHeight w:val="315"/>
        </w:trPr>
        <w:tc>
          <w:tcPr>
            <w:tcW w:w="3122" w:type="dxa"/>
            <w:tcBorders>
              <w:top w:val="single" w:sz="4" w:space="0" w:color="auto"/>
            </w:tcBorders>
            <w:hideMark/>
          </w:tcPr>
          <w:p w14:paraId="7C882FFC" w14:textId="579E1E29" w:rsidR="00576C01" w:rsidRPr="00605D8F" w:rsidRDefault="00576C01" w:rsidP="00C649AA">
            <w:pPr>
              <w:rPr>
                <w:rFonts w:ascii="Times New Roman" w:eastAsia="Times New Roman" w:hAnsi="Times New Roman" w:cs="Times New Roman"/>
                <w:i/>
                <w:iCs/>
                <w:color w:val="000000"/>
                <w:sz w:val="24"/>
                <w:szCs w:val="24"/>
              </w:rPr>
            </w:pPr>
            <w:r w:rsidRPr="00605D8F">
              <w:rPr>
                <w:rFonts w:ascii="Times New Roman" w:eastAsia="Times New Roman" w:hAnsi="Times New Roman" w:cs="Times New Roman"/>
                <w:i/>
                <w:iCs/>
                <w:color w:val="000000"/>
                <w:sz w:val="24"/>
                <w:szCs w:val="24"/>
              </w:rPr>
              <w:t xml:space="preserve"> </w:t>
            </w:r>
            <w:r w:rsidR="00605D8F" w:rsidRPr="00605D8F">
              <w:rPr>
                <w:rFonts w:ascii="Times New Roman" w:eastAsia="Times New Roman" w:hAnsi="Times New Roman" w:cs="Times New Roman"/>
                <w:i/>
                <w:iCs/>
                <w:color w:val="000000"/>
                <w:sz w:val="24"/>
                <w:szCs w:val="24"/>
              </w:rPr>
              <w:t>Pre-Human</w:t>
            </w:r>
            <w:r w:rsidRPr="00605D8F">
              <w:rPr>
                <w:rFonts w:ascii="Times New Roman" w:eastAsia="Times New Roman" w:hAnsi="Times New Roman" w:cs="Times New Roman"/>
                <w:i/>
                <w:iCs/>
                <w:color w:val="000000"/>
                <w:sz w:val="24"/>
                <w:szCs w:val="24"/>
              </w:rPr>
              <w:t xml:space="preserve"> capital</w:t>
            </w:r>
          </w:p>
        </w:tc>
        <w:tc>
          <w:tcPr>
            <w:tcW w:w="1575" w:type="dxa"/>
            <w:tcBorders>
              <w:top w:val="single" w:sz="4" w:space="0" w:color="auto"/>
            </w:tcBorders>
            <w:noWrap/>
            <w:hideMark/>
          </w:tcPr>
          <w:p w14:paraId="0FA5D1A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top w:val="single" w:sz="4" w:space="0" w:color="auto"/>
            </w:tcBorders>
            <w:noWrap/>
            <w:hideMark/>
          </w:tcPr>
          <w:p w14:paraId="6768264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0" w:type="dxa"/>
            <w:tcBorders>
              <w:top w:val="single" w:sz="4" w:space="0" w:color="auto"/>
            </w:tcBorders>
            <w:noWrap/>
            <w:hideMark/>
          </w:tcPr>
          <w:p w14:paraId="2190E68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608" w:type="dxa"/>
            <w:tcBorders>
              <w:top w:val="single" w:sz="4" w:space="0" w:color="auto"/>
            </w:tcBorders>
            <w:noWrap/>
            <w:hideMark/>
          </w:tcPr>
          <w:p w14:paraId="4EE9A5F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r>
      <w:tr w:rsidR="00576C01" w:rsidRPr="00605D8F" w14:paraId="30A7EF68" w14:textId="77777777" w:rsidTr="00C649AA">
        <w:trPr>
          <w:trHeight w:val="315"/>
        </w:trPr>
        <w:tc>
          <w:tcPr>
            <w:tcW w:w="3122" w:type="dxa"/>
            <w:hideMark/>
          </w:tcPr>
          <w:p w14:paraId="0E7DA43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Years of Education </w:t>
            </w:r>
          </w:p>
        </w:tc>
        <w:tc>
          <w:tcPr>
            <w:tcW w:w="1575" w:type="dxa"/>
            <w:noWrap/>
            <w:hideMark/>
          </w:tcPr>
          <w:p w14:paraId="0512574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10.13 (5.03)</w:t>
            </w:r>
          </w:p>
        </w:tc>
        <w:tc>
          <w:tcPr>
            <w:tcW w:w="1575" w:type="dxa"/>
            <w:noWrap/>
            <w:hideMark/>
          </w:tcPr>
          <w:p w14:paraId="2BAA411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10.03 (4.99)</w:t>
            </w:r>
          </w:p>
        </w:tc>
        <w:tc>
          <w:tcPr>
            <w:tcW w:w="1570" w:type="dxa"/>
            <w:noWrap/>
            <w:hideMark/>
          </w:tcPr>
          <w:p w14:paraId="3D8EE49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9.99 (4.99)</w:t>
            </w:r>
          </w:p>
        </w:tc>
        <w:tc>
          <w:tcPr>
            <w:tcW w:w="1608" w:type="dxa"/>
            <w:noWrap/>
            <w:hideMark/>
          </w:tcPr>
          <w:p w14:paraId="2DE476A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10.05 (5)</w:t>
            </w:r>
          </w:p>
        </w:tc>
      </w:tr>
      <w:tr w:rsidR="00576C01" w:rsidRPr="00605D8F" w14:paraId="3496982C" w14:textId="77777777" w:rsidTr="00C649AA">
        <w:trPr>
          <w:trHeight w:val="630"/>
        </w:trPr>
        <w:tc>
          <w:tcPr>
            <w:tcW w:w="3122" w:type="dxa"/>
            <w:hideMark/>
          </w:tcPr>
          <w:p w14:paraId="3598385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Pre-Displacement Economic sector (Professional, Sales, Service, or Blue Collar)</w:t>
            </w:r>
          </w:p>
        </w:tc>
        <w:tc>
          <w:tcPr>
            <w:tcW w:w="1575" w:type="dxa"/>
            <w:noWrap/>
            <w:hideMark/>
          </w:tcPr>
          <w:p w14:paraId="2BB6D127" w14:textId="77777777" w:rsidR="00576C01" w:rsidRPr="00605D8F" w:rsidRDefault="00576C01" w:rsidP="00C649AA">
            <w:pPr>
              <w:rPr>
                <w:rFonts w:ascii="Times New Roman" w:eastAsia="Times New Roman" w:hAnsi="Times New Roman" w:cs="Times New Roman"/>
                <w:color w:val="000000"/>
                <w:sz w:val="24"/>
                <w:szCs w:val="24"/>
              </w:rPr>
            </w:pPr>
          </w:p>
        </w:tc>
        <w:tc>
          <w:tcPr>
            <w:tcW w:w="1575" w:type="dxa"/>
            <w:noWrap/>
            <w:hideMark/>
          </w:tcPr>
          <w:p w14:paraId="1F8293B2" w14:textId="77777777" w:rsidR="00576C01" w:rsidRPr="00605D8F" w:rsidRDefault="00576C01" w:rsidP="00C649AA">
            <w:pPr>
              <w:rPr>
                <w:rFonts w:ascii="Times New Roman" w:eastAsia="Times New Roman" w:hAnsi="Times New Roman" w:cs="Times New Roman"/>
                <w:sz w:val="24"/>
                <w:szCs w:val="24"/>
              </w:rPr>
            </w:pPr>
          </w:p>
        </w:tc>
        <w:tc>
          <w:tcPr>
            <w:tcW w:w="1570" w:type="dxa"/>
            <w:noWrap/>
            <w:hideMark/>
          </w:tcPr>
          <w:p w14:paraId="6F68D4ED" w14:textId="77777777" w:rsidR="00576C01" w:rsidRPr="00605D8F" w:rsidRDefault="00576C01" w:rsidP="00C649AA">
            <w:pPr>
              <w:rPr>
                <w:rFonts w:ascii="Times New Roman" w:eastAsia="Times New Roman" w:hAnsi="Times New Roman" w:cs="Times New Roman"/>
                <w:sz w:val="24"/>
                <w:szCs w:val="24"/>
              </w:rPr>
            </w:pPr>
          </w:p>
        </w:tc>
        <w:tc>
          <w:tcPr>
            <w:tcW w:w="1608" w:type="dxa"/>
            <w:noWrap/>
            <w:hideMark/>
          </w:tcPr>
          <w:p w14:paraId="23BD69F5" w14:textId="77777777" w:rsidR="00576C01" w:rsidRPr="00605D8F" w:rsidRDefault="00576C01" w:rsidP="00C649AA">
            <w:pPr>
              <w:rPr>
                <w:rFonts w:ascii="Times New Roman" w:eastAsia="Times New Roman" w:hAnsi="Times New Roman" w:cs="Times New Roman"/>
                <w:sz w:val="24"/>
                <w:szCs w:val="24"/>
              </w:rPr>
            </w:pPr>
          </w:p>
        </w:tc>
      </w:tr>
      <w:tr w:rsidR="00576C01" w:rsidRPr="00605D8F" w14:paraId="7769242D" w14:textId="77777777" w:rsidTr="00C649AA">
        <w:trPr>
          <w:trHeight w:val="315"/>
        </w:trPr>
        <w:tc>
          <w:tcPr>
            <w:tcW w:w="3122" w:type="dxa"/>
            <w:hideMark/>
          </w:tcPr>
          <w:p w14:paraId="1058A45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Professional</w:t>
            </w:r>
          </w:p>
        </w:tc>
        <w:tc>
          <w:tcPr>
            <w:tcW w:w="1575" w:type="dxa"/>
            <w:noWrap/>
            <w:hideMark/>
          </w:tcPr>
          <w:p w14:paraId="33A5FEC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27.10%</w:t>
            </w:r>
          </w:p>
        </w:tc>
        <w:tc>
          <w:tcPr>
            <w:tcW w:w="1575" w:type="dxa"/>
            <w:noWrap/>
            <w:hideMark/>
          </w:tcPr>
          <w:p w14:paraId="022B788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23.90%</w:t>
            </w:r>
          </w:p>
        </w:tc>
        <w:tc>
          <w:tcPr>
            <w:tcW w:w="1570" w:type="dxa"/>
            <w:noWrap/>
            <w:hideMark/>
          </w:tcPr>
          <w:p w14:paraId="58BB85E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1.80%</w:t>
            </w:r>
          </w:p>
        </w:tc>
        <w:tc>
          <w:tcPr>
            <w:tcW w:w="1608" w:type="dxa"/>
            <w:noWrap/>
            <w:hideMark/>
          </w:tcPr>
          <w:p w14:paraId="2D0D6F0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17.50%</w:t>
            </w:r>
          </w:p>
        </w:tc>
      </w:tr>
      <w:tr w:rsidR="00576C01" w:rsidRPr="00605D8F" w14:paraId="3253AE7A" w14:textId="77777777" w:rsidTr="00C649AA">
        <w:trPr>
          <w:trHeight w:val="315"/>
        </w:trPr>
        <w:tc>
          <w:tcPr>
            <w:tcW w:w="3122" w:type="dxa"/>
            <w:hideMark/>
          </w:tcPr>
          <w:p w14:paraId="179DBAE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Sales</w:t>
            </w:r>
          </w:p>
        </w:tc>
        <w:tc>
          <w:tcPr>
            <w:tcW w:w="1575" w:type="dxa"/>
            <w:noWrap/>
            <w:hideMark/>
          </w:tcPr>
          <w:p w14:paraId="1916E5D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9.10%</w:t>
            </w:r>
          </w:p>
        </w:tc>
        <w:tc>
          <w:tcPr>
            <w:tcW w:w="1575" w:type="dxa"/>
            <w:noWrap/>
            <w:hideMark/>
          </w:tcPr>
          <w:p w14:paraId="1E7C210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10.40%</w:t>
            </w:r>
          </w:p>
        </w:tc>
        <w:tc>
          <w:tcPr>
            <w:tcW w:w="1570" w:type="dxa"/>
            <w:noWrap/>
            <w:hideMark/>
          </w:tcPr>
          <w:p w14:paraId="1B0AEA2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0.90%</w:t>
            </w:r>
          </w:p>
        </w:tc>
        <w:tc>
          <w:tcPr>
            <w:tcW w:w="1608" w:type="dxa"/>
            <w:noWrap/>
            <w:hideMark/>
          </w:tcPr>
          <w:p w14:paraId="0CC6666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6.80%</w:t>
            </w:r>
          </w:p>
        </w:tc>
      </w:tr>
      <w:tr w:rsidR="00576C01" w:rsidRPr="00605D8F" w14:paraId="5C82C159" w14:textId="77777777" w:rsidTr="00C649AA">
        <w:trPr>
          <w:trHeight w:val="315"/>
        </w:trPr>
        <w:tc>
          <w:tcPr>
            <w:tcW w:w="3122" w:type="dxa"/>
            <w:hideMark/>
          </w:tcPr>
          <w:p w14:paraId="4F593A1D"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Service</w:t>
            </w:r>
          </w:p>
        </w:tc>
        <w:tc>
          <w:tcPr>
            <w:tcW w:w="1575" w:type="dxa"/>
            <w:noWrap/>
            <w:hideMark/>
          </w:tcPr>
          <w:p w14:paraId="2D17426D"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21.80%</w:t>
            </w:r>
          </w:p>
        </w:tc>
        <w:tc>
          <w:tcPr>
            <w:tcW w:w="1575" w:type="dxa"/>
            <w:noWrap/>
            <w:hideMark/>
          </w:tcPr>
          <w:p w14:paraId="705C2BE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23.60%</w:t>
            </w:r>
          </w:p>
        </w:tc>
        <w:tc>
          <w:tcPr>
            <w:tcW w:w="1570" w:type="dxa"/>
            <w:noWrap/>
            <w:hideMark/>
          </w:tcPr>
          <w:p w14:paraId="1B0D5B1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1.10%</w:t>
            </w:r>
          </w:p>
        </w:tc>
        <w:tc>
          <w:tcPr>
            <w:tcW w:w="1608" w:type="dxa"/>
            <w:noWrap/>
            <w:hideMark/>
          </w:tcPr>
          <w:p w14:paraId="6A6C6C4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15.50%</w:t>
            </w:r>
          </w:p>
        </w:tc>
      </w:tr>
      <w:tr w:rsidR="00576C01" w:rsidRPr="00605D8F" w14:paraId="79EE18F9" w14:textId="77777777" w:rsidTr="00C649AA">
        <w:trPr>
          <w:trHeight w:val="315"/>
        </w:trPr>
        <w:tc>
          <w:tcPr>
            <w:tcW w:w="3122" w:type="dxa"/>
            <w:hideMark/>
          </w:tcPr>
          <w:p w14:paraId="1F40603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Blue Collar</w:t>
            </w:r>
          </w:p>
        </w:tc>
        <w:tc>
          <w:tcPr>
            <w:tcW w:w="1575" w:type="dxa"/>
            <w:noWrap/>
            <w:hideMark/>
          </w:tcPr>
          <w:p w14:paraId="03B781D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19.90%</w:t>
            </w:r>
          </w:p>
        </w:tc>
        <w:tc>
          <w:tcPr>
            <w:tcW w:w="1575" w:type="dxa"/>
            <w:noWrap/>
            <w:hideMark/>
          </w:tcPr>
          <w:p w14:paraId="31FBB0A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20.30%</w:t>
            </w:r>
          </w:p>
        </w:tc>
        <w:tc>
          <w:tcPr>
            <w:tcW w:w="1570" w:type="dxa"/>
            <w:noWrap/>
            <w:hideMark/>
          </w:tcPr>
          <w:p w14:paraId="1FB4B0F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0.70%</w:t>
            </w:r>
          </w:p>
        </w:tc>
        <w:tc>
          <w:tcPr>
            <w:tcW w:w="1608" w:type="dxa"/>
            <w:noWrap/>
            <w:hideMark/>
          </w:tcPr>
          <w:p w14:paraId="71F5B35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13.60%</w:t>
            </w:r>
          </w:p>
        </w:tc>
      </w:tr>
      <w:tr w:rsidR="00576C01" w:rsidRPr="00605D8F" w14:paraId="1FBC84AB" w14:textId="77777777" w:rsidTr="00C649AA">
        <w:trPr>
          <w:trHeight w:val="315"/>
        </w:trPr>
        <w:tc>
          <w:tcPr>
            <w:tcW w:w="3122" w:type="dxa"/>
            <w:hideMark/>
          </w:tcPr>
          <w:p w14:paraId="3E40F8C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Student</w:t>
            </w:r>
          </w:p>
        </w:tc>
        <w:tc>
          <w:tcPr>
            <w:tcW w:w="1575" w:type="dxa"/>
            <w:noWrap/>
            <w:hideMark/>
          </w:tcPr>
          <w:p w14:paraId="5D94A88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10.70%</w:t>
            </w:r>
          </w:p>
        </w:tc>
        <w:tc>
          <w:tcPr>
            <w:tcW w:w="1575" w:type="dxa"/>
            <w:noWrap/>
            <w:hideMark/>
          </w:tcPr>
          <w:p w14:paraId="2B134D9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12.90%</w:t>
            </w:r>
          </w:p>
        </w:tc>
        <w:tc>
          <w:tcPr>
            <w:tcW w:w="1570" w:type="dxa"/>
            <w:noWrap/>
            <w:hideMark/>
          </w:tcPr>
          <w:p w14:paraId="1E956DC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608" w:type="dxa"/>
            <w:noWrap/>
            <w:hideMark/>
          </w:tcPr>
          <w:p w14:paraId="65A255A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7.80%</w:t>
            </w:r>
          </w:p>
        </w:tc>
      </w:tr>
      <w:tr w:rsidR="00576C01" w:rsidRPr="00605D8F" w14:paraId="5D341085" w14:textId="77777777" w:rsidTr="00C649AA">
        <w:trPr>
          <w:trHeight w:val="315"/>
        </w:trPr>
        <w:tc>
          <w:tcPr>
            <w:tcW w:w="3122" w:type="dxa"/>
            <w:hideMark/>
          </w:tcPr>
          <w:p w14:paraId="1E3A52E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Other</w:t>
            </w:r>
          </w:p>
        </w:tc>
        <w:tc>
          <w:tcPr>
            <w:tcW w:w="1575" w:type="dxa"/>
            <w:noWrap/>
            <w:hideMark/>
          </w:tcPr>
          <w:p w14:paraId="3E8B96B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10.80%</w:t>
            </w:r>
          </w:p>
        </w:tc>
        <w:tc>
          <w:tcPr>
            <w:tcW w:w="1575" w:type="dxa"/>
            <w:noWrap/>
            <w:hideMark/>
          </w:tcPr>
          <w:p w14:paraId="0C222E7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8.90%</w:t>
            </w:r>
          </w:p>
        </w:tc>
        <w:tc>
          <w:tcPr>
            <w:tcW w:w="1570" w:type="dxa"/>
            <w:noWrap/>
            <w:hideMark/>
          </w:tcPr>
          <w:p w14:paraId="165E783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95.40%</w:t>
            </w:r>
          </w:p>
        </w:tc>
        <w:tc>
          <w:tcPr>
            <w:tcW w:w="1608" w:type="dxa"/>
            <w:noWrap/>
            <w:hideMark/>
          </w:tcPr>
          <w:p w14:paraId="41365A5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38.40%</w:t>
            </w:r>
          </w:p>
        </w:tc>
      </w:tr>
      <w:tr w:rsidR="00576C01" w:rsidRPr="00605D8F" w14:paraId="11D0AE60" w14:textId="77777777" w:rsidTr="00C649AA">
        <w:trPr>
          <w:trHeight w:val="315"/>
        </w:trPr>
        <w:tc>
          <w:tcPr>
            <w:tcW w:w="3122" w:type="dxa"/>
            <w:hideMark/>
          </w:tcPr>
          <w:p w14:paraId="316AAD8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None</w:t>
            </w:r>
          </w:p>
        </w:tc>
        <w:tc>
          <w:tcPr>
            <w:tcW w:w="1575" w:type="dxa"/>
            <w:noWrap/>
            <w:hideMark/>
          </w:tcPr>
          <w:p w14:paraId="648F435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0.70%</w:t>
            </w:r>
          </w:p>
        </w:tc>
        <w:tc>
          <w:tcPr>
            <w:tcW w:w="1575" w:type="dxa"/>
            <w:noWrap/>
            <w:hideMark/>
          </w:tcPr>
          <w:p w14:paraId="67176F1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0.20%</w:t>
            </w:r>
          </w:p>
        </w:tc>
        <w:tc>
          <w:tcPr>
            <w:tcW w:w="1570" w:type="dxa"/>
            <w:noWrap/>
            <w:hideMark/>
          </w:tcPr>
          <w:p w14:paraId="090EBE2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608" w:type="dxa"/>
            <w:noWrap/>
            <w:hideMark/>
          </w:tcPr>
          <w:p w14:paraId="15A2638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0.30%</w:t>
            </w:r>
          </w:p>
        </w:tc>
      </w:tr>
      <w:tr w:rsidR="00576C01" w:rsidRPr="00605D8F" w14:paraId="0226108F" w14:textId="77777777" w:rsidTr="00C649AA">
        <w:trPr>
          <w:trHeight w:val="315"/>
        </w:trPr>
        <w:tc>
          <w:tcPr>
            <w:tcW w:w="3122" w:type="dxa"/>
            <w:hideMark/>
          </w:tcPr>
          <w:p w14:paraId="0DBE502D"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English Proficiency at arrival (Range: 1-4)</w:t>
            </w:r>
          </w:p>
        </w:tc>
        <w:tc>
          <w:tcPr>
            <w:tcW w:w="1575" w:type="dxa"/>
            <w:noWrap/>
            <w:hideMark/>
          </w:tcPr>
          <w:p w14:paraId="591683C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3.08 (.86)</w:t>
            </w:r>
          </w:p>
        </w:tc>
        <w:tc>
          <w:tcPr>
            <w:tcW w:w="1575" w:type="dxa"/>
            <w:noWrap/>
            <w:hideMark/>
          </w:tcPr>
          <w:p w14:paraId="4FCA09F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3.07 (.88)</w:t>
            </w:r>
          </w:p>
        </w:tc>
        <w:tc>
          <w:tcPr>
            <w:tcW w:w="1570" w:type="dxa"/>
            <w:noWrap/>
            <w:hideMark/>
          </w:tcPr>
          <w:p w14:paraId="14ED03B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3.25 (.83)</w:t>
            </w:r>
          </w:p>
        </w:tc>
        <w:tc>
          <w:tcPr>
            <w:tcW w:w="1608" w:type="dxa"/>
            <w:noWrap/>
            <w:hideMark/>
          </w:tcPr>
          <w:p w14:paraId="63B3C1F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3.13 (.91)</w:t>
            </w:r>
          </w:p>
        </w:tc>
      </w:tr>
      <w:tr w:rsidR="00576C01" w:rsidRPr="00605D8F" w14:paraId="24591A0E" w14:textId="77777777" w:rsidTr="00C649AA">
        <w:trPr>
          <w:trHeight w:val="315"/>
        </w:trPr>
        <w:tc>
          <w:tcPr>
            <w:tcW w:w="3122" w:type="dxa"/>
            <w:tcBorders>
              <w:bottom w:val="single" w:sz="4" w:space="0" w:color="auto"/>
            </w:tcBorders>
            <w:hideMark/>
          </w:tcPr>
          <w:p w14:paraId="0955E4EA" w14:textId="77777777" w:rsidR="00576C01" w:rsidRPr="00605D8F" w:rsidRDefault="00576C01" w:rsidP="00C649AA">
            <w:pPr>
              <w:rPr>
                <w:rFonts w:ascii="Times New Roman" w:eastAsia="Times New Roman" w:hAnsi="Times New Roman" w:cs="Times New Roman"/>
                <w:color w:val="000000"/>
                <w:sz w:val="24"/>
                <w:szCs w:val="24"/>
              </w:rPr>
            </w:pPr>
          </w:p>
        </w:tc>
        <w:tc>
          <w:tcPr>
            <w:tcW w:w="1575" w:type="dxa"/>
            <w:tcBorders>
              <w:bottom w:val="single" w:sz="4" w:space="0" w:color="auto"/>
            </w:tcBorders>
            <w:noWrap/>
            <w:hideMark/>
          </w:tcPr>
          <w:p w14:paraId="3F3BA9DF" w14:textId="77777777" w:rsidR="00576C01" w:rsidRPr="00605D8F" w:rsidRDefault="00576C01" w:rsidP="00C649AA">
            <w:pPr>
              <w:rPr>
                <w:rFonts w:ascii="Times New Roman" w:eastAsia="Times New Roman" w:hAnsi="Times New Roman" w:cs="Times New Roman"/>
                <w:sz w:val="24"/>
                <w:szCs w:val="24"/>
              </w:rPr>
            </w:pPr>
          </w:p>
        </w:tc>
        <w:tc>
          <w:tcPr>
            <w:tcW w:w="1575" w:type="dxa"/>
            <w:tcBorders>
              <w:bottom w:val="single" w:sz="4" w:space="0" w:color="auto"/>
            </w:tcBorders>
            <w:noWrap/>
            <w:hideMark/>
          </w:tcPr>
          <w:p w14:paraId="6EF097B5" w14:textId="77777777" w:rsidR="00576C01" w:rsidRPr="00605D8F" w:rsidRDefault="00576C01" w:rsidP="00C649AA">
            <w:pPr>
              <w:rPr>
                <w:rFonts w:ascii="Times New Roman" w:eastAsia="Times New Roman" w:hAnsi="Times New Roman" w:cs="Times New Roman"/>
                <w:sz w:val="24"/>
                <w:szCs w:val="24"/>
              </w:rPr>
            </w:pPr>
          </w:p>
        </w:tc>
        <w:tc>
          <w:tcPr>
            <w:tcW w:w="1570" w:type="dxa"/>
            <w:tcBorders>
              <w:bottom w:val="single" w:sz="4" w:space="0" w:color="auto"/>
            </w:tcBorders>
            <w:noWrap/>
            <w:hideMark/>
          </w:tcPr>
          <w:p w14:paraId="1EF8E528" w14:textId="77777777" w:rsidR="00576C01" w:rsidRPr="00605D8F" w:rsidRDefault="00576C01" w:rsidP="00C649AA">
            <w:pPr>
              <w:rPr>
                <w:rFonts w:ascii="Times New Roman" w:eastAsia="Times New Roman" w:hAnsi="Times New Roman" w:cs="Times New Roman"/>
                <w:sz w:val="24"/>
                <w:szCs w:val="24"/>
              </w:rPr>
            </w:pPr>
          </w:p>
        </w:tc>
        <w:tc>
          <w:tcPr>
            <w:tcW w:w="1608" w:type="dxa"/>
            <w:tcBorders>
              <w:bottom w:val="single" w:sz="4" w:space="0" w:color="auto"/>
            </w:tcBorders>
            <w:noWrap/>
            <w:hideMark/>
          </w:tcPr>
          <w:p w14:paraId="4D7BE04F" w14:textId="77777777" w:rsidR="00576C01" w:rsidRPr="00605D8F" w:rsidRDefault="00576C01" w:rsidP="00C649AA">
            <w:pPr>
              <w:rPr>
                <w:rFonts w:ascii="Times New Roman" w:eastAsia="Times New Roman" w:hAnsi="Times New Roman" w:cs="Times New Roman"/>
                <w:sz w:val="24"/>
                <w:szCs w:val="24"/>
              </w:rPr>
            </w:pPr>
          </w:p>
        </w:tc>
      </w:tr>
      <w:tr w:rsidR="00576C01" w:rsidRPr="00605D8F" w14:paraId="34F31957" w14:textId="77777777" w:rsidTr="00C649AA">
        <w:trPr>
          <w:trHeight w:val="315"/>
        </w:trPr>
        <w:tc>
          <w:tcPr>
            <w:tcW w:w="3122" w:type="dxa"/>
            <w:tcBorders>
              <w:top w:val="single" w:sz="4" w:space="0" w:color="auto"/>
              <w:bottom w:val="single" w:sz="4" w:space="0" w:color="auto"/>
            </w:tcBorders>
            <w:hideMark/>
          </w:tcPr>
          <w:p w14:paraId="09495F62" w14:textId="77777777" w:rsidR="00576C01" w:rsidRPr="00605D8F" w:rsidRDefault="00576C01" w:rsidP="00C649AA">
            <w:pPr>
              <w:rPr>
                <w:rFonts w:ascii="Times New Roman" w:eastAsia="Times New Roman" w:hAnsi="Times New Roman" w:cs="Times New Roman"/>
                <w:b/>
                <w:bCs/>
                <w:i/>
                <w:iCs/>
                <w:color w:val="000000"/>
                <w:sz w:val="24"/>
                <w:szCs w:val="24"/>
              </w:rPr>
            </w:pPr>
            <w:r w:rsidRPr="00605D8F">
              <w:rPr>
                <w:rFonts w:ascii="Times New Roman" w:eastAsia="Times New Roman" w:hAnsi="Times New Roman" w:cs="Times New Roman"/>
                <w:b/>
                <w:bCs/>
                <w:i/>
                <w:iCs/>
                <w:color w:val="000000"/>
                <w:sz w:val="24"/>
                <w:szCs w:val="24"/>
              </w:rPr>
              <w:t>Pre and Post Contextual Effects</w:t>
            </w:r>
          </w:p>
        </w:tc>
        <w:tc>
          <w:tcPr>
            <w:tcW w:w="1575" w:type="dxa"/>
            <w:tcBorders>
              <w:top w:val="single" w:sz="4" w:space="0" w:color="auto"/>
              <w:bottom w:val="single" w:sz="4" w:space="0" w:color="auto"/>
            </w:tcBorders>
            <w:noWrap/>
            <w:hideMark/>
          </w:tcPr>
          <w:p w14:paraId="5EDCF35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5D70280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32BD2D3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1E7CCDE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r>
      <w:tr w:rsidR="00576C01" w:rsidRPr="00605D8F" w14:paraId="6AE5194B" w14:textId="77777777" w:rsidTr="00C649AA">
        <w:trPr>
          <w:trHeight w:val="315"/>
        </w:trPr>
        <w:tc>
          <w:tcPr>
            <w:tcW w:w="3122" w:type="dxa"/>
            <w:tcBorders>
              <w:top w:val="single" w:sz="4" w:space="0" w:color="auto"/>
            </w:tcBorders>
            <w:hideMark/>
          </w:tcPr>
          <w:p w14:paraId="6D1FE7F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Region of resettlement</w:t>
            </w:r>
          </w:p>
        </w:tc>
        <w:tc>
          <w:tcPr>
            <w:tcW w:w="1575" w:type="dxa"/>
            <w:tcBorders>
              <w:top w:val="single" w:sz="4" w:space="0" w:color="auto"/>
            </w:tcBorders>
            <w:noWrap/>
            <w:hideMark/>
          </w:tcPr>
          <w:p w14:paraId="7C129B89" w14:textId="77777777" w:rsidR="00576C01" w:rsidRPr="00605D8F" w:rsidRDefault="00576C01" w:rsidP="00C649AA">
            <w:pPr>
              <w:rPr>
                <w:rFonts w:ascii="Times New Roman" w:eastAsia="Times New Roman" w:hAnsi="Times New Roman" w:cs="Times New Roman"/>
                <w:color w:val="000000"/>
                <w:sz w:val="24"/>
                <w:szCs w:val="24"/>
              </w:rPr>
            </w:pPr>
          </w:p>
        </w:tc>
        <w:tc>
          <w:tcPr>
            <w:tcW w:w="1575" w:type="dxa"/>
            <w:tcBorders>
              <w:top w:val="single" w:sz="4" w:space="0" w:color="auto"/>
            </w:tcBorders>
            <w:noWrap/>
            <w:hideMark/>
          </w:tcPr>
          <w:p w14:paraId="70E5C895" w14:textId="77777777" w:rsidR="00576C01" w:rsidRPr="00605D8F" w:rsidRDefault="00576C01" w:rsidP="00C649AA">
            <w:pPr>
              <w:rPr>
                <w:rFonts w:ascii="Times New Roman" w:eastAsia="Times New Roman" w:hAnsi="Times New Roman" w:cs="Times New Roman"/>
                <w:sz w:val="24"/>
                <w:szCs w:val="24"/>
              </w:rPr>
            </w:pPr>
          </w:p>
        </w:tc>
        <w:tc>
          <w:tcPr>
            <w:tcW w:w="1570" w:type="dxa"/>
            <w:tcBorders>
              <w:top w:val="single" w:sz="4" w:space="0" w:color="auto"/>
            </w:tcBorders>
            <w:noWrap/>
            <w:hideMark/>
          </w:tcPr>
          <w:p w14:paraId="3A4CF909" w14:textId="77777777" w:rsidR="00576C01" w:rsidRPr="00605D8F" w:rsidRDefault="00576C01" w:rsidP="00C649AA">
            <w:pPr>
              <w:rPr>
                <w:rFonts w:ascii="Times New Roman" w:eastAsia="Times New Roman" w:hAnsi="Times New Roman" w:cs="Times New Roman"/>
                <w:sz w:val="24"/>
                <w:szCs w:val="24"/>
              </w:rPr>
            </w:pPr>
          </w:p>
        </w:tc>
        <w:tc>
          <w:tcPr>
            <w:tcW w:w="1608" w:type="dxa"/>
            <w:tcBorders>
              <w:top w:val="single" w:sz="4" w:space="0" w:color="auto"/>
            </w:tcBorders>
            <w:noWrap/>
            <w:hideMark/>
          </w:tcPr>
          <w:p w14:paraId="35FAA051" w14:textId="77777777" w:rsidR="00576C01" w:rsidRPr="00605D8F" w:rsidRDefault="00576C01" w:rsidP="00C649AA">
            <w:pPr>
              <w:rPr>
                <w:rFonts w:ascii="Times New Roman" w:eastAsia="Times New Roman" w:hAnsi="Times New Roman" w:cs="Times New Roman"/>
                <w:sz w:val="24"/>
                <w:szCs w:val="24"/>
              </w:rPr>
            </w:pPr>
          </w:p>
        </w:tc>
      </w:tr>
      <w:tr w:rsidR="00576C01" w:rsidRPr="00605D8F" w14:paraId="36EF8346" w14:textId="77777777" w:rsidTr="00C649AA">
        <w:trPr>
          <w:trHeight w:val="315"/>
        </w:trPr>
        <w:tc>
          <w:tcPr>
            <w:tcW w:w="3122" w:type="dxa"/>
            <w:hideMark/>
          </w:tcPr>
          <w:p w14:paraId="7208323A" w14:textId="77777777" w:rsidR="00576C01" w:rsidRPr="00605D8F" w:rsidRDefault="00576C01" w:rsidP="00C649AA">
            <w:pPr>
              <w:ind w:firstLineChars="100" w:firstLine="240"/>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South</w:t>
            </w:r>
          </w:p>
        </w:tc>
        <w:tc>
          <w:tcPr>
            <w:tcW w:w="1575" w:type="dxa"/>
            <w:noWrap/>
            <w:hideMark/>
          </w:tcPr>
          <w:p w14:paraId="3F7BCF2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31.50%</w:t>
            </w:r>
          </w:p>
        </w:tc>
        <w:tc>
          <w:tcPr>
            <w:tcW w:w="1575" w:type="dxa"/>
            <w:noWrap/>
            <w:hideMark/>
          </w:tcPr>
          <w:p w14:paraId="0BC6332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16.30%</w:t>
            </w:r>
          </w:p>
        </w:tc>
        <w:tc>
          <w:tcPr>
            <w:tcW w:w="1570" w:type="dxa"/>
            <w:noWrap/>
            <w:hideMark/>
          </w:tcPr>
          <w:p w14:paraId="4DA4426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30.60%</w:t>
            </w:r>
          </w:p>
        </w:tc>
        <w:tc>
          <w:tcPr>
            <w:tcW w:w="1608" w:type="dxa"/>
            <w:noWrap/>
            <w:hideMark/>
          </w:tcPr>
          <w:p w14:paraId="3194DD0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26.10%</w:t>
            </w:r>
          </w:p>
        </w:tc>
      </w:tr>
      <w:tr w:rsidR="00576C01" w:rsidRPr="00605D8F" w14:paraId="0881261B" w14:textId="77777777" w:rsidTr="00C649AA">
        <w:trPr>
          <w:trHeight w:val="315"/>
        </w:trPr>
        <w:tc>
          <w:tcPr>
            <w:tcW w:w="3122" w:type="dxa"/>
            <w:hideMark/>
          </w:tcPr>
          <w:p w14:paraId="1D8BDD56" w14:textId="77777777" w:rsidR="00576C01" w:rsidRPr="00605D8F" w:rsidRDefault="00576C01" w:rsidP="00C649AA">
            <w:pPr>
              <w:ind w:firstLineChars="100" w:firstLine="240"/>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Northeast</w:t>
            </w:r>
          </w:p>
        </w:tc>
        <w:tc>
          <w:tcPr>
            <w:tcW w:w="1575" w:type="dxa"/>
            <w:noWrap/>
            <w:hideMark/>
          </w:tcPr>
          <w:p w14:paraId="19B6FBF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15.90%</w:t>
            </w:r>
          </w:p>
        </w:tc>
        <w:tc>
          <w:tcPr>
            <w:tcW w:w="1575" w:type="dxa"/>
            <w:noWrap/>
            <w:hideMark/>
          </w:tcPr>
          <w:p w14:paraId="1BED16C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14.20%</w:t>
            </w:r>
          </w:p>
        </w:tc>
        <w:tc>
          <w:tcPr>
            <w:tcW w:w="1570" w:type="dxa"/>
            <w:noWrap/>
            <w:hideMark/>
          </w:tcPr>
          <w:p w14:paraId="718EFD1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16.90%</w:t>
            </w:r>
          </w:p>
        </w:tc>
        <w:tc>
          <w:tcPr>
            <w:tcW w:w="1608" w:type="dxa"/>
            <w:noWrap/>
            <w:hideMark/>
          </w:tcPr>
          <w:p w14:paraId="159176A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15.70%</w:t>
            </w:r>
          </w:p>
        </w:tc>
      </w:tr>
      <w:tr w:rsidR="00576C01" w:rsidRPr="00605D8F" w14:paraId="11F388C7" w14:textId="77777777" w:rsidTr="00C649AA">
        <w:trPr>
          <w:trHeight w:val="315"/>
        </w:trPr>
        <w:tc>
          <w:tcPr>
            <w:tcW w:w="3122" w:type="dxa"/>
            <w:hideMark/>
          </w:tcPr>
          <w:p w14:paraId="5D9F99F2" w14:textId="77777777" w:rsidR="00576C01" w:rsidRPr="00605D8F" w:rsidRDefault="00576C01" w:rsidP="00C649AA">
            <w:pPr>
              <w:ind w:firstLineChars="100" w:firstLine="240"/>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Midwest</w:t>
            </w:r>
          </w:p>
        </w:tc>
        <w:tc>
          <w:tcPr>
            <w:tcW w:w="1575" w:type="dxa"/>
            <w:noWrap/>
            <w:hideMark/>
          </w:tcPr>
          <w:p w14:paraId="4EE1C55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28.20%</w:t>
            </w:r>
          </w:p>
        </w:tc>
        <w:tc>
          <w:tcPr>
            <w:tcW w:w="1575" w:type="dxa"/>
            <w:noWrap/>
            <w:hideMark/>
          </w:tcPr>
          <w:p w14:paraId="465C47B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29.50%</w:t>
            </w:r>
          </w:p>
        </w:tc>
        <w:tc>
          <w:tcPr>
            <w:tcW w:w="1570" w:type="dxa"/>
            <w:noWrap/>
            <w:hideMark/>
          </w:tcPr>
          <w:p w14:paraId="5D37F84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29.30%</w:t>
            </w:r>
          </w:p>
        </w:tc>
        <w:tc>
          <w:tcPr>
            <w:tcW w:w="1608" w:type="dxa"/>
            <w:noWrap/>
            <w:hideMark/>
          </w:tcPr>
          <w:p w14:paraId="473D33A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29%</w:t>
            </w:r>
          </w:p>
        </w:tc>
      </w:tr>
      <w:tr w:rsidR="00576C01" w:rsidRPr="00605D8F" w14:paraId="073BE865" w14:textId="77777777" w:rsidTr="00C649AA">
        <w:trPr>
          <w:trHeight w:val="315"/>
        </w:trPr>
        <w:tc>
          <w:tcPr>
            <w:tcW w:w="3122" w:type="dxa"/>
            <w:hideMark/>
          </w:tcPr>
          <w:p w14:paraId="46D2FE7A" w14:textId="77777777" w:rsidR="00576C01" w:rsidRPr="00605D8F" w:rsidRDefault="00576C01" w:rsidP="00C649AA">
            <w:pPr>
              <w:ind w:firstLineChars="100" w:firstLine="240"/>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West</w:t>
            </w:r>
          </w:p>
        </w:tc>
        <w:tc>
          <w:tcPr>
            <w:tcW w:w="1575" w:type="dxa"/>
            <w:noWrap/>
            <w:hideMark/>
          </w:tcPr>
          <w:p w14:paraId="2779736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24.40%</w:t>
            </w:r>
          </w:p>
        </w:tc>
        <w:tc>
          <w:tcPr>
            <w:tcW w:w="1575" w:type="dxa"/>
            <w:noWrap/>
            <w:hideMark/>
          </w:tcPr>
          <w:p w14:paraId="794CEB2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40%</w:t>
            </w:r>
          </w:p>
        </w:tc>
        <w:tc>
          <w:tcPr>
            <w:tcW w:w="1570" w:type="dxa"/>
            <w:noWrap/>
            <w:hideMark/>
          </w:tcPr>
          <w:p w14:paraId="16E6A5A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23.10%</w:t>
            </w:r>
          </w:p>
        </w:tc>
        <w:tc>
          <w:tcPr>
            <w:tcW w:w="1608" w:type="dxa"/>
            <w:noWrap/>
            <w:hideMark/>
          </w:tcPr>
          <w:p w14:paraId="296E4AE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29.20%</w:t>
            </w:r>
          </w:p>
        </w:tc>
      </w:tr>
      <w:tr w:rsidR="00576C01" w:rsidRPr="00605D8F" w14:paraId="35CBC293" w14:textId="77777777" w:rsidTr="00C649AA">
        <w:trPr>
          <w:trHeight w:val="315"/>
        </w:trPr>
        <w:tc>
          <w:tcPr>
            <w:tcW w:w="3122" w:type="dxa"/>
            <w:hideMark/>
          </w:tcPr>
          <w:p w14:paraId="204F1CD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National Origin</w:t>
            </w:r>
          </w:p>
        </w:tc>
        <w:tc>
          <w:tcPr>
            <w:tcW w:w="1575" w:type="dxa"/>
            <w:noWrap/>
            <w:hideMark/>
          </w:tcPr>
          <w:p w14:paraId="16116BA0" w14:textId="77777777" w:rsidR="00576C01" w:rsidRPr="00605D8F" w:rsidRDefault="00576C01" w:rsidP="00C649AA">
            <w:pPr>
              <w:rPr>
                <w:rFonts w:ascii="Times New Roman" w:eastAsia="Times New Roman" w:hAnsi="Times New Roman" w:cs="Times New Roman"/>
                <w:color w:val="000000"/>
                <w:sz w:val="24"/>
                <w:szCs w:val="24"/>
              </w:rPr>
            </w:pPr>
          </w:p>
        </w:tc>
        <w:tc>
          <w:tcPr>
            <w:tcW w:w="1575" w:type="dxa"/>
            <w:noWrap/>
            <w:hideMark/>
          </w:tcPr>
          <w:p w14:paraId="355A899B" w14:textId="77777777" w:rsidR="00576C01" w:rsidRPr="00605D8F" w:rsidRDefault="00576C01" w:rsidP="00C649AA">
            <w:pPr>
              <w:rPr>
                <w:rFonts w:ascii="Times New Roman" w:eastAsia="Times New Roman" w:hAnsi="Times New Roman" w:cs="Times New Roman"/>
                <w:sz w:val="24"/>
                <w:szCs w:val="24"/>
              </w:rPr>
            </w:pPr>
          </w:p>
        </w:tc>
        <w:tc>
          <w:tcPr>
            <w:tcW w:w="1570" w:type="dxa"/>
            <w:noWrap/>
            <w:hideMark/>
          </w:tcPr>
          <w:p w14:paraId="6D5DC6CA" w14:textId="77777777" w:rsidR="00576C01" w:rsidRPr="00605D8F" w:rsidRDefault="00576C01" w:rsidP="00C649AA">
            <w:pPr>
              <w:rPr>
                <w:rFonts w:ascii="Times New Roman" w:eastAsia="Times New Roman" w:hAnsi="Times New Roman" w:cs="Times New Roman"/>
                <w:sz w:val="24"/>
                <w:szCs w:val="24"/>
              </w:rPr>
            </w:pPr>
          </w:p>
        </w:tc>
        <w:tc>
          <w:tcPr>
            <w:tcW w:w="1608" w:type="dxa"/>
            <w:noWrap/>
            <w:hideMark/>
          </w:tcPr>
          <w:p w14:paraId="41A01829" w14:textId="77777777" w:rsidR="00576C01" w:rsidRPr="00605D8F" w:rsidRDefault="00576C01" w:rsidP="00C649AA">
            <w:pPr>
              <w:rPr>
                <w:rFonts w:ascii="Times New Roman" w:eastAsia="Times New Roman" w:hAnsi="Times New Roman" w:cs="Times New Roman"/>
                <w:sz w:val="24"/>
                <w:szCs w:val="24"/>
              </w:rPr>
            </w:pPr>
          </w:p>
        </w:tc>
      </w:tr>
      <w:tr w:rsidR="00576C01" w:rsidRPr="00605D8F" w14:paraId="27AE18F5" w14:textId="77777777" w:rsidTr="00C649AA">
        <w:trPr>
          <w:trHeight w:val="315"/>
        </w:trPr>
        <w:tc>
          <w:tcPr>
            <w:tcW w:w="3122" w:type="dxa"/>
            <w:hideMark/>
          </w:tcPr>
          <w:p w14:paraId="64F4478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Bhutan</w:t>
            </w:r>
          </w:p>
        </w:tc>
        <w:tc>
          <w:tcPr>
            <w:tcW w:w="1575" w:type="dxa"/>
            <w:noWrap/>
            <w:hideMark/>
          </w:tcPr>
          <w:p w14:paraId="0A692D3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3.70%</w:t>
            </w:r>
          </w:p>
        </w:tc>
        <w:tc>
          <w:tcPr>
            <w:tcW w:w="1575" w:type="dxa"/>
            <w:noWrap/>
            <w:hideMark/>
          </w:tcPr>
          <w:p w14:paraId="7FF82D4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570" w:type="dxa"/>
            <w:noWrap/>
            <w:hideMark/>
          </w:tcPr>
          <w:p w14:paraId="6EEF0E7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608" w:type="dxa"/>
            <w:noWrap/>
            <w:hideMark/>
          </w:tcPr>
          <w:p w14:paraId="640B7C5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1.20%</w:t>
            </w:r>
          </w:p>
        </w:tc>
      </w:tr>
      <w:tr w:rsidR="00576C01" w:rsidRPr="00605D8F" w14:paraId="540AB3BA" w14:textId="77777777" w:rsidTr="00C649AA">
        <w:trPr>
          <w:trHeight w:val="315"/>
        </w:trPr>
        <w:tc>
          <w:tcPr>
            <w:tcW w:w="3122" w:type="dxa"/>
            <w:hideMark/>
          </w:tcPr>
          <w:p w14:paraId="5D00327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Burma</w:t>
            </w:r>
          </w:p>
        </w:tc>
        <w:tc>
          <w:tcPr>
            <w:tcW w:w="1575" w:type="dxa"/>
            <w:noWrap/>
            <w:hideMark/>
          </w:tcPr>
          <w:p w14:paraId="6B9BDEC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7.60%</w:t>
            </w:r>
          </w:p>
        </w:tc>
        <w:tc>
          <w:tcPr>
            <w:tcW w:w="1575" w:type="dxa"/>
            <w:noWrap/>
            <w:hideMark/>
          </w:tcPr>
          <w:p w14:paraId="55BF892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5.50%</w:t>
            </w:r>
          </w:p>
        </w:tc>
        <w:tc>
          <w:tcPr>
            <w:tcW w:w="1570" w:type="dxa"/>
            <w:noWrap/>
            <w:hideMark/>
          </w:tcPr>
          <w:p w14:paraId="2FFDBB5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3.40%</w:t>
            </w:r>
          </w:p>
        </w:tc>
        <w:tc>
          <w:tcPr>
            <w:tcW w:w="1608" w:type="dxa"/>
            <w:noWrap/>
            <w:hideMark/>
          </w:tcPr>
          <w:p w14:paraId="3408E37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5.50%</w:t>
            </w:r>
          </w:p>
        </w:tc>
      </w:tr>
      <w:tr w:rsidR="00576C01" w:rsidRPr="00605D8F" w14:paraId="3E0DC815" w14:textId="77777777" w:rsidTr="00C649AA">
        <w:trPr>
          <w:trHeight w:val="315"/>
        </w:trPr>
        <w:tc>
          <w:tcPr>
            <w:tcW w:w="3122" w:type="dxa"/>
            <w:hideMark/>
          </w:tcPr>
          <w:p w14:paraId="399DD79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Cuba</w:t>
            </w:r>
          </w:p>
        </w:tc>
        <w:tc>
          <w:tcPr>
            <w:tcW w:w="1575" w:type="dxa"/>
            <w:noWrap/>
            <w:hideMark/>
          </w:tcPr>
          <w:p w14:paraId="776385D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8%</w:t>
            </w:r>
          </w:p>
        </w:tc>
        <w:tc>
          <w:tcPr>
            <w:tcW w:w="1575" w:type="dxa"/>
            <w:noWrap/>
            <w:hideMark/>
          </w:tcPr>
          <w:p w14:paraId="4012F48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5.50%</w:t>
            </w:r>
          </w:p>
        </w:tc>
        <w:tc>
          <w:tcPr>
            <w:tcW w:w="1570" w:type="dxa"/>
            <w:noWrap/>
            <w:hideMark/>
          </w:tcPr>
          <w:p w14:paraId="323BD47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608" w:type="dxa"/>
            <w:noWrap/>
            <w:hideMark/>
          </w:tcPr>
          <w:p w14:paraId="3C52582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4.50%</w:t>
            </w:r>
          </w:p>
        </w:tc>
      </w:tr>
      <w:tr w:rsidR="00576C01" w:rsidRPr="00605D8F" w14:paraId="7041E3F0" w14:textId="77777777" w:rsidTr="00C649AA">
        <w:trPr>
          <w:trHeight w:val="315"/>
        </w:trPr>
        <w:tc>
          <w:tcPr>
            <w:tcW w:w="3122" w:type="dxa"/>
            <w:hideMark/>
          </w:tcPr>
          <w:p w14:paraId="31C1B2A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DR Congo</w:t>
            </w:r>
          </w:p>
        </w:tc>
        <w:tc>
          <w:tcPr>
            <w:tcW w:w="1575" w:type="dxa"/>
            <w:noWrap/>
            <w:hideMark/>
          </w:tcPr>
          <w:p w14:paraId="6EEEC4F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4.20%</w:t>
            </w:r>
          </w:p>
        </w:tc>
        <w:tc>
          <w:tcPr>
            <w:tcW w:w="1575" w:type="dxa"/>
            <w:noWrap/>
            <w:hideMark/>
          </w:tcPr>
          <w:p w14:paraId="590843CD"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w:t>
            </w:r>
          </w:p>
        </w:tc>
        <w:tc>
          <w:tcPr>
            <w:tcW w:w="1570" w:type="dxa"/>
            <w:noWrap/>
            <w:hideMark/>
          </w:tcPr>
          <w:p w14:paraId="2D1DEF4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6.40%</w:t>
            </w:r>
          </w:p>
        </w:tc>
        <w:tc>
          <w:tcPr>
            <w:tcW w:w="1608" w:type="dxa"/>
            <w:noWrap/>
            <w:hideMark/>
          </w:tcPr>
          <w:p w14:paraId="7072696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5.50%</w:t>
            </w:r>
          </w:p>
        </w:tc>
      </w:tr>
      <w:tr w:rsidR="00576C01" w:rsidRPr="00605D8F" w14:paraId="4394E9D7" w14:textId="77777777" w:rsidTr="00C649AA">
        <w:trPr>
          <w:trHeight w:val="315"/>
        </w:trPr>
        <w:tc>
          <w:tcPr>
            <w:tcW w:w="3122" w:type="dxa"/>
            <w:hideMark/>
          </w:tcPr>
          <w:p w14:paraId="2AD25A7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Eritrea</w:t>
            </w:r>
          </w:p>
        </w:tc>
        <w:tc>
          <w:tcPr>
            <w:tcW w:w="1575" w:type="dxa"/>
            <w:noWrap/>
            <w:hideMark/>
          </w:tcPr>
          <w:p w14:paraId="62E5267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575" w:type="dxa"/>
            <w:noWrap/>
            <w:hideMark/>
          </w:tcPr>
          <w:p w14:paraId="0C01E65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570" w:type="dxa"/>
            <w:noWrap/>
            <w:hideMark/>
          </w:tcPr>
          <w:p w14:paraId="3FEE978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4.60%</w:t>
            </w:r>
          </w:p>
        </w:tc>
        <w:tc>
          <w:tcPr>
            <w:tcW w:w="1608" w:type="dxa"/>
            <w:noWrap/>
            <w:hideMark/>
          </w:tcPr>
          <w:p w14:paraId="3F37326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1.50%</w:t>
            </w:r>
          </w:p>
        </w:tc>
      </w:tr>
      <w:tr w:rsidR="00576C01" w:rsidRPr="00605D8F" w14:paraId="6BBD76E0" w14:textId="77777777" w:rsidTr="00C649AA">
        <w:trPr>
          <w:trHeight w:val="315"/>
        </w:trPr>
        <w:tc>
          <w:tcPr>
            <w:tcW w:w="3122" w:type="dxa"/>
            <w:hideMark/>
          </w:tcPr>
          <w:p w14:paraId="42DBA9D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Iran</w:t>
            </w:r>
          </w:p>
        </w:tc>
        <w:tc>
          <w:tcPr>
            <w:tcW w:w="1575" w:type="dxa"/>
            <w:noWrap/>
            <w:hideMark/>
          </w:tcPr>
          <w:p w14:paraId="000F2A3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4.90%</w:t>
            </w:r>
          </w:p>
        </w:tc>
        <w:tc>
          <w:tcPr>
            <w:tcW w:w="1575" w:type="dxa"/>
            <w:noWrap/>
            <w:hideMark/>
          </w:tcPr>
          <w:p w14:paraId="60D3780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5.70%</w:t>
            </w:r>
          </w:p>
        </w:tc>
        <w:tc>
          <w:tcPr>
            <w:tcW w:w="1570" w:type="dxa"/>
            <w:noWrap/>
            <w:hideMark/>
          </w:tcPr>
          <w:p w14:paraId="2BB00AD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4.90%</w:t>
            </w:r>
          </w:p>
        </w:tc>
        <w:tc>
          <w:tcPr>
            <w:tcW w:w="1608" w:type="dxa"/>
            <w:noWrap/>
            <w:hideMark/>
          </w:tcPr>
          <w:p w14:paraId="1B9CDC5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5.20%</w:t>
            </w:r>
          </w:p>
        </w:tc>
      </w:tr>
      <w:tr w:rsidR="00576C01" w:rsidRPr="00605D8F" w14:paraId="3E53B3CF" w14:textId="77777777" w:rsidTr="00C649AA">
        <w:trPr>
          <w:trHeight w:val="315"/>
        </w:trPr>
        <w:tc>
          <w:tcPr>
            <w:tcW w:w="3122" w:type="dxa"/>
            <w:hideMark/>
          </w:tcPr>
          <w:p w14:paraId="5E8672F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Iraq</w:t>
            </w:r>
          </w:p>
        </w:tc>
        <w:tc>
          <w:tcPr>
            <w:tcW w:w="1575" w:type="dxa"/>
            <w:noWrap/>
            <w:hideMark/>
          </w:tcPr>
          <w:p w14:paraId="66F4AC9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33.10%</w:t>
            </w:r>
          </w:p>
        </w:tc>
        <w:tc>
          <w:tcPr>
            <w:tcW w:w="1575" w:type="dxa"/>
            <w:noWrap/>
            <w:hideMark/>
          </w:tcPr>
          <w:p w14:paraId="538F092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31.70%</w:t>
            </w:r>
          </w:p>
        </w:tc>
        <w:tc>
          <w:tcPr>
            <w:tcW w:w="1570" w:type="dxa"/>
            <w:noWrap/>
            <w:hideMark/>
          </w:tcPr>
          <w:p w14:paraId="315F229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30.40%</w:t>
            </w:r>
          </w:p>
        </w:tc>
        <w:tc>
          <w:tcPr>
            <w:tcW w:w="1608" w:type="dxa"/>
            <w:noWrap/>
            <w:hideMark/>
          </w:tcPr>
          <w:p w14:paraId="29BFCE2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31.80%</w:t>
            </w:r>
          </w:p>
        </w:tc>
      </w:tr>
      <w:tr w:rsidR="00576C01" w:rsidRPr="00605D8F" w14:paraId="1C123B05" w14:textId="77777777" w:rsidTr="00C649AA">
        <w:trPr>
          <w:trHeight w:val="315"/>
        </w:trPr>
        <w:tc>
          <w:tcPr>
            <w:tcW w:w="3122" w:type="dxa"/>
            <w:hideMark/>
          </w:tcPr>
          <w:p w14:paraId="2C25F4A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lastRenderedPageBreak/>
              <w:t xml:space="preserve">    Somalia</w:t>
            </w:r>
          </w:p>
        </w:tc>
        <w:tc>
          <w:tcPr>
            <w:tcW w:w="1575" w:type="dxa"/>
            <w:noWrap/>
            <w:hideMark/>
          </w:tcPr>
          <w:p w14:paraId="4727661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6.80%</w:t>
            </w:r>
          </w:p>
        </w:tc>
        <w:tc>
          <w:tcPr>
            <w:tcW w:w="1575" w:type="dxa"/>
            <w:noWrap/>
            <w:hideMark/>
          </w:tcPr>
          <w:p w14:paraId="4D84356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10.80%</w:t>
            </w:r>
          </w:p>
        </w:tc>
        <w:tc>
          <w:tcPr>
            <w:tcW w:w="1570" w:type="dxa"/>
            <w:noWrap/>
            <w:hideMark/>
          </w:tcPr>
          <w:p w14:paraId="6401A15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9.40%</w:t>
            </w:r>
          </w:p>
        </w:tc>
        <w:tc>
          <w:tcPr>
            <w:tcW w:w="1608" w:type="dxa"/>
            <w:noWrap/>
            <w:hideMark/>
          </w:tcPr>
          <w:p w14:paraId="2D972FD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9%</w:t>
            </w:r>
          </w:p>
        </w:tc>
      </w:tr>
      <w:tr w:rsidR="00576C01" w:rsidRPr="00605D8F" w14:paraId="2B1847FD" w14:textId="77777777" w:rsidTr="00C649AA">
        <w:trPr>
          <w:trHeight w:val="315"/>
        </w:trPr>
        <w:tc>
          <w:tcPr>
            <w:tcW w:w="3122" w:type="dxa"/>
            <w:hideMark/>
          </w:tcPr>
          <w:p w14:paraId="026EFD5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Syria</w:t>
            </w:r>
          </w:p>
        </w:tc>
        <w:tc>
          <w:tcPr>
            <w:tcW w:w="1575" w:type="dxa"/>
            <w:noWrap/>
            <w:hideMark/>
          </w:tcPr>
          <w:p w14:paraId="76F9DA3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575" w:type="dxa"/>
            <w:noWrap/>
            <w:hideMark/>
          </w:tcPr>
          <w:p w14:paraId="6A35EB4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4.40%</w:t>
            </w:r>
          </w:p>
        </w:tc>
        <w:tc>
          <w:tcPr>
            <w:tcW w:w="1570" w:type="dxa"/>
            <w:noWrap/>
            <w:hideMark/>
          </w:tcPr>
          <w:p w14:paraId="31906F5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10.10%</w:t>
            </w:r>
          </w:p>
        </w:tc>
        <w:tc>
          <w:tcPr>
            <w:tcW w:w="1608" w:type="dxa"/>
            <w:noWrap/>
            <w:hideMark/>
          </w:tcPr>
          <w:p w14:paraId="0D0C474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4.90%</w:t>
            </w:r>
          </w:p>
        </w:tc>
      </w:tr>
      <w:tr w:rsidR="00576C01" w:rsidRPr="00605D8F" w14:paraId="2484CE9C" w14:textId="77777777" w:rsidTr="00C649AA">
        <w:trPr>
          <w:trHeight w:val="315"/>
        </w:trPr>
        <w:tc>
          <w:tcPr>
            <w:tcW w:w="3122" w:type="dxa"/>
            <w:hideMark/>
          </w:tcPr>
          <w:p w14:paraId="5D8E87C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Ukraine</w:t>
            </w:r>
          </w:p>
        </w:tc>
        <w:tc>
          <w:tcPr>
            <w:tcW w:w="1575" w:type="dxa"/>
            <w:noWrap/>
            <w:hideMark/>
          </w:tcPr>
          <w:p w14:paraId="3FFBD97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575" w:type="dxa"/>
            <w:noWrap/>
            <w:hideMark/>
          </w:tcPr>
          <w:p w14:paraId="3BD1E9C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w:t>
            </w:r>
          </w:p>
        </w:tc>
        <w:tc>
          <w:tcPr>
            <w:tcW w:w="1570" w:type="dxa"/>
            <w:noWrap/>
            <w:hideMark/>
          </w:tcPr>
          <w:p w14:paraId="7F02E27D"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2.10%</w:t>
            </w:r>
          </w:p>
        </w:tc>
        <w:tc>
          <w:tcPr>
            <w:tcW w:w="1608" w:type="dxa"/>
            <w:noWrap/>
            <w:hideMark/>
          </w:tcPr>
          <w:p w14:paraId="2CB7DC2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0.70%</w:t>
            </w:r>
          </w:p>
        </w:tc>
      </w:tr>
      <w:tr w:rsidR="00576C01" w:rsidRPr="00605D8F" w14:paraId="2BED6B0E" w14:textId="77777777" w:rsidTr="00C649AA">
        <w:trPr>
          <w:trHeight w:val="315"/>
        </w:trPr>
        <w:tc>
          <w:tcPr>
            <w:tcW w:w="3122" w:type="dxa"/>
            <w:hideMark/>
          </w:tcPr>
          <w:p w14:paraId="15F6EA6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US</w:t>
            </w:r>
          </w:p>
        </w:tc>
        <w:tc>
          <w:tcPr>
            <w:tcW w:w="1575" w:type="dxa"/>
            <w:noWrap/>
            <w:hideMark/>
          </w:tcPr>
          <w:p w14:paraId="3C8A251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9.40%</w:t>
            </w:r>
          </w:p>
        </w:tc>
        <w:tc>
          <w:tcPr>
            <w:tcW w:w="1575" w:type="dxa"/>
            <w:noWrap/>
            <w:hideMark/>
          </w:tcPr>
          <w:p w14:paraId="1ABDB06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4.80%</w:t>
            </w:r>
          </w:p>
        </w:tc>
        <w:tc>
          <w:tcPr>
            <w:tcW w:w="1570" w:type="dxa"/>
            <w:noWrap/>
            <w:hideMark/>
          </w:tcPr>
          <w:p w14:paraId="7A246EF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w:t>
            </w:r>
          </w:p>
        </w:tc>
        <w:tc>
          <w:tcPr>
            <w:tcW w:w="1608" w:type="dxa"/>
            <w:noWrap/>
            <w:hideMark/>
          </w:tcPr>
          <w:p w14:paraId="62C147D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w:t>
            </w:r>
          </w:p>
        </w:tc>
      </w:tr>
      <w:tr w:rsidR="00576C01" w:rsidRPr="00605D8F" w14:paraId="1017511B" w14:textId="77777777" w:rsidTr="00C649AA">
        <w:trPr>
          <w:trHeight w:val="315"/>
        </w:trPr>
        <w:tc>
          <w:tcPr>
            <w:tcW w:w="3122" w:type="dxa"/>
            <w:hideMark/>
          </w:tcPr>
          <w:p w14:paraId="4E30C62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None</w:t>
            </w:r>
          </w:p>
        </w:tc>
        <w:tc>
          <w:tcPr>
            <w:tcW w:w="1575" w:type="dxa"/>
            <w:noWrap/>
            <w:hideMark/>
          </w:tcPr>
          <w:p w14:paraId="402EF71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9.20%</w:t>
            </w:r>
          </w:p>
        </w:tc>
        <w:tc>
          <w:tcPr>
            <w:tcW w:w="1575" w:type="dxa"/>
            <w:noWrap/>
            <w:hideMark/>
          </w:tcPr>
          <w:p w14:paraId="64C9681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10.90%</w:t>
            </w:r>
          </w:p>
        </w:tc>
        <w:tc>
          <w:tcPr>
            <w:tcW w:w="1570" w:type="dxa"/>
            <w:noWrap/>
            <w:hideMark/>
          </w:tcPr>
          <w:p w14:paraId="1DAC4D6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6.30%</w:t>
            </w:r>
          </w:p>
        </w:tc>
        <w:tc>
          <w:tcPr>
            <w:tcW w:w="1608" w:type="dxa"/>
            <w:noWrap/>
            <w:hideMark/>
          </w:tcPr>
          <w:p w14:paraId="7621F74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8.80%</w:t>
            </w:r>
          </w:p>
        </w:tc>
      </w:tr>
      <w:tr w:rsidR="00576C01" w:rsidRPr="00605D8F" w14:paraId="1852D572" w14:textId="77777777" w:rsidTr="00C649AA">
        <w:trPr>
          <w:trHeight w:val="315"/>
        </w:trPr>
        <w:tc>
          <w:tcPr>
            <w:tcW w:w="3122" w:type="dxa"/>
            <w:hideMark/>
          </w:tcPr>
          <w:p w14:paraId="698F403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Other</w:t>
            </w:r>
          </w:p>
        </w:tc>
        <w:tc>
          <w:tcPr>
            <w:tcW w:w="1575" w:type="dxa"/>
            <w:noWrap/>
            <w:hideMark/>
          </w:tcPr>
          <w:p w14:paraId="379F5BC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13%</w:t>
            </w:r>
          </w:p>
        </w:tc>
        <w:tc>
          <w:tcPr>
            <w:tcW w:w="1575" w:type="dxa"/>
            <w:noWrap/>
            <w:hideMark/>
          </w:tcPr>
          <w:p w14:paraId="77913E1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14.60%</w:t>
            </w:r>
          </w:p>
        </w:tc>
        <w:tc>
          <w:tcPr>
            <w:tcW w:w="1570" w:type="dxa"/>
            <w:noWrap/>
            <w:hideMark/>
          </w:tcPr>
          <w:p w14:paraId="1A0876F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18.50%</w:t>
            </w:r>
          </w:p>
        </w:tc>
        <w:tc>
          <w:tcPr>
            <w:tcW w:w="1608" w:type="dxa"/>
            <w:noWrap/>
            <w:hideMark/>
          </w:tcPr>
          <w:p w14:paraId="51C89D9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15.40%</w:t>
            </w:r>
          </w:p>
        </w:tc>
      </w:tr>
      <w:tr w:rsidR="00576C01" w:rsidRPr="00605D8F" w14:paraId="63CB6D37" w14:textId="77777777" w:rsidTr="00C649AA">
        <w:trPr>
          <w:trHeight w:val="315"/>
        </w:trPr>
        <w:tc>
          <w:tcPr>
            <w:tcW w:w="3122" w:type="dxa"/>
            <w:tcBorders>
              <w:bottom w:val="single" w:sz="4" w:space="0" w:color="auto"/>
            </w:tcBorders>
            <w:hideMark/>
          </w:tcPr>
          <w:p w14:paraId="3CD3283E" w14:textId="77777777" w:rsidR="00576C01" w:rsidRPr="00605D8F" w:rsidRDefault="00576C01" w:rsidP="00C649AA">
            <w:pPr>
              <w:rPr>
                <w:rFonts w:ascii="Times New Roman" w:eastAsia="Times New Roman" w:hAnsi="Times New Roman" w:cs="Times New Roman"/>
                <w:color w:val="000000"/>
                <w:sz w:val="24"/>
                <w:szCs w:val="24"/>
              </w:rPr>
            </w:pPr>
          </w:p>
        </w:tc>
        <w:tc>
          <w:tcPr>
            <w:tcW w:w="1575" w:type="dxa"/>
            <w:tcBorders>
              <w:bottom w:val="single" w:sz="4" w:space="0" w:color="auto"/>
            </w:tcBorders>
            <w:noWrap/>
            <w:hideMark/>
          </w:tcPr>
          <w:p w14:paraId="0BBBA459" w14:textId="77777777" w:rsidR="00576C01" w:rsidRPr="00605D8F" w:rsidRDefault="00576C01" w:rsidP="00C649AA">
            <w:pPr>
              <w:rPr>
                <w:rFonts w:ascii="Times New Roman" w:eastAsia="Times New Roman" w:hAnsi="Times New Roman" w:cs="Times New Roman"/>
                <w:sz w:val="24"/>
                <w:szCs w:val="24"/>
              </w:rPr>
            </w:pPr>
          </w:p>
        </w:tc>
        <w:tc>
          <w:tcPr>
            <w:tcW w:w="1575" w:type="dxa"/>
            <w:tcBorders>
              <w:bottom w:val="single" w:sz="4" w:space="0" w:color="auto"/>
            </w:tcBorders>
            <w:noWrap/>
            <w:hideMark/>
          </w:tcPr>
          <w:p w14:paraId="389CAB4C" w14:textId="77777777" w:rsidR="00576C01" w:rsidRPr="00605D8F" w:rsidRDefault="00576C01" w:rsidP="00C649AA">
            <w:pPr>
              <w:rPr>
                <w:rFonts w:ascii="Times New Roman" w:eastAsia="Times New Roman" w:hAnsi="Times New Roman" w:cs="Times New Roman"/>
                <w:sz w:val="24"/>
                <w:szCs w:val="24"/>
              </w:rPr>
            </w:pPr>
          </w:p>
        </w:tc>
        <w:tc>
          <w:tcPr>
            <w:tcW w:w="1570" w:type="dxa"/>
            <w:tcBorders>
              <w:bottom w:val="single" w:sz="4" w:space="0" w:color="auto"/>
            </w:tcBorders>
            <w:noWrap/>
            <w:hideMark/>
          </w:tcPr>
          <w:p w14:paraId="6D644897" w14:textId="77777777" w:rsidR="00576C01" w:rsidRPr="00605D8F" w:rsidRDefault="00576C01" w:rsidP="00C649AA">
            <w:pPr>
              <w:rPr>
                <w:rFonts w:ascii="Times New Roman" w:eastAsia="Times New Roman" w:hAnsi="Times New Roman" w:cs="Times New Roman"/>
                <w:sz w:val="24"/>
                <w:szCs w:val="24"/>
              </w:rPr>
            </w:pPr>
          </w:p>
        </w:tc>
        <w:tc>
          <w:tcPr>
            <w:tcW w:w="1608" w:type="dxa"/>
            <w:tcBorders>
              <w:bottom w:val="single" w:sz="4" w:space="0" w:color="auto"/>
            </w:tcBorders>
            <w:noWrap/>
            <w:hideMark/>
          </w:tcPr>
          <w:p w14:paraId="3B41BBB9" w14:textId="77777777" w:rsidR="00576C01" w:rsidRPr="00605D8F" w:rsidRDefault="00576C01" w:rsidP="00C649AA">
            <w:pPr>
              <w:rPr>
                <w:rFonts w:ascii="Times New Roman" w:eastAsia="Times New Roman" w:hAnsi="Times New Roman" w:cs="Times New Roman"/>
                <w:sz w:val="24"/>
                <w:szCs w:val="24"/>
              </w:rPr>
            </w:pPr>
          </w:p>
        </w:tc>
      </w:tr>
      <w:tr w:rsidR="00576C01" w:rsidRPr="00605D8F" w14:paraId="189F8422" w14:textId="77777777" w:rsidTr="00C649AA">
        <w:trPr>
          <w:trHeight w:val="630"/>
        </w:trPr>
        <w:tc>
          <w:tcPr>
            <w:tcW w:w="3122" w:type="dxa"/>
            <w:tcBorders>
              <w:top w:val="single" w:sz="4" w:space="0" w:color="auto"/>
              <w:bottom w:val="single" w:sz="4" w:space="0" w:color="auto"/>
            </w:tcBorders>
            <w:hideMark/>
          </w:tcPr>
          <w:p w14:paraId="0E29BBFD" w14:textId="77777777" w:rsidR="00576C01" w:rsidRPr="00605D8F" w:rsidRDefault="00576C01" w:rsidP="00C649AA">
            <w:pPr>
              <w:rPr>
                <w:rFonts w:ascii="Times New Roman" w:eastAsia="Times New Roman" w:hAnsi="Times New Roman" w:cs="Times New Roman"/>
                <w:b/>
                <w:bCs/>
                <w:i/>
                <w:iCs/>
                <w:color w:val="000000"/>
                <w:sz w:val="24"/>
                <w:szCs w:val="24"/>
              </w:rPr>
            </w:pPr>
            <w:r w:rsidRPr="00605D8F">
              <w:rPr>
                <w:rFonts w:ascii="Times New Roman" w:eastAsia="Times New Roman" w:hAnsi="Times New Roman" w:cs="Times New Roman"/>
                <w:b/>
                <w:bCs/>
                <w:i/>
                <w:iCs/>
                <w:color w:val="000000"/>
                <w:sz w:val="24"/>
                <w:szCs w:val="24"/>
              </w:rPr>
              <w:t>Post-migration Human Capital (Note: These cannot be used in event history analysis)</w:t>
            </w:r>
          </w:p>
        </w:tc>
        <w:tc>
          <w:tcPr>
            <w:tcW w:w="1575" w:type="dxa"/>
            <w:tcBorders>
              <w:top w:val="single" w:sz="4" w:space="0" w:color="auto"/>
              <w:bottom w:val="single" w:sz="4" w:space="0" w:color="auto"/>
            </w:tcBorders>
            <w:noWrap/>
            <w:hideMark/>
          </w:tcPr>
          <w:p w14:paraId="721D86B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71C50D7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2FA26E1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056541F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r>
      <w:tr w:rsidR="00576C01" w:rsidRPr="00605D8F" w14:paraId="2F56E492" w14:textId="77777777" w:rsidTr="00C649AA">
        <w:trPr>
          <w:trHeight w:val="315"/>
        </w:trPr>
        <w:tc>
          <w:tcPr>
            <w:tcW w:w="3122" w:type="dxa"/>
            <w:tcBorders>
              <w:top w:val="single" w:sz="4" w:space="0" w:color="auto"/>
            </w:tcBorders>
            <w:hideMark/>
          </w:tcPr>
          <w:p w14:paraId="3A9CCE1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Current enrollment in English Training programs</w:t>
            </w:r>
          </w:p>
        </w:tc>
        <w:tc>
          <w:tcPr>
            <w:tcW w:w="1575" w:type="dxa"/>
            <w:tcBorders>
              <w:top w:val="single" w:sz="4" w:space="0" w:color="auto"/>
            </w:tcBorders>
            <w:noWrap/>
            <w:hideMark/>
          </w:tcPr>
          <w:p w14:paraId="2C9A211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26.90%</w:t>
            </w:r>
          </w:p>
        </w:tc>
        <w:tc>
          <w:tcPr>
            <w:tcW w:w="1575" w:type="dxa"/>
            <w:tcBorders>
              <w:top w:val="single" w:sz="4" w:space="0" w:color="auto"/>
            </w:tcBorders>
            <w:noWrap/>
            <w:hideMark/>
          </w:tcPr>
          <w:p w14:paraId="2FF5458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31.80%</w:t>
            </w:r>
          </w:p>
        </w:tc>
        <w:tc>
          <w:tcPr>
            <w:tcW w:w="1570" w:type="dxa"/>
            <w:tcBorders>
              <w:top w:val="single" w:sz="4" w:space="0" w:color="auto"/>
            </w:tcBorders>
            <w:noWrap/>
            <w:hideMark/>
          </w:tcPr>
          <w:p w14:paraId="6F7A214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29.50%</w:t>
            </w:r>
          </w:p>
        </w:tc>
        <w:tc>
          <w:tcPr>
            <w:tcW w:w="1608" w:type="dxa"/>
            <w:tcBorders>
              <w:top w:val="single" w:sz="4" w:space="0" w:color="auto"/>
            </w:tcBorders>
            <w:noWrap/>
            <w:hideMark/>
          </w:tcPr>
          <w:p w14:paraId="3B5B0EE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29.40%</w:t>
            </w:r>
          </w:p>
        </w:tc>
      </w:tr>
      <w:tr w:rsidR="00576C01" w:rsidRPr="00605D8F" w14:paraId="0F50AEE5" w14:textId="77777777" w:rsidTr="00C649AA">
        <w:trPr>
          <w:trHeight w:val="630"/>
        </w:trPr>
        <w:tc>
          <w:tcPr>
            <w:tcW w:w="3122" w:type="dxa"/>
            <w:hideMark/>
          </w:tcPr>
          <w:p w14:paraId="338B812B" w14:textId="77777777" w:rsidR="00576C01" w:rsidRPr="00605D8F" w:rsidRDefault="00576C01" w:rsidP="00C649AA">
            <w:pPr>
              <w:rPr>
                <w:rFonts w:ascii="Times New Roman" w:eastAsia="Times New Roman" w:hAnsi="Times New Roman" w:cs="Times New Roman"/>
                <w:sz w:val="24"/>
                <w:szCs w:val="24"/>
              </w:rPr>
            </w:pPr>
            <w:r w:rsidRPr="00605D8F">
              <w:rPr>
                <w:rFonts w:ascii="Times New Roman" w:eastAsia="Times New Roman" w:hAnsi="Times New Roman" w:cs="Times New Roman"/>
                <w:sz w:val="24"/>
                <w:szCs w:val="24"/>
              </w:rPr>
              <w:t>Current enrollment in Employment Training programs</w:t>
            </w:r>
          </w:p>
        </w:tc>
        <w:tc>
          <w:tcPr>
            <w:tcW w:w="1575" w:type="dxa"/>
            <w:noWrap/>
            <w:hideMark/>
          </w:tcPr>
          <w:p w14:paraId="09E7171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14.60%</w:t>
            </w:r>
          </w:p>
        </w:tc>
        <w:tc>
          <w:tcPr>
            <w:tcW w:w="1575" w:type="dxa"/>
            <w:noWrap/>
            <w:hideMark/>
          </w:tcPr>
          <w:p w14:paraId="016D268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15.70%</w:t>
            </w:r>
          </w:p>
        </w:tc>
        <w:tc>
          <w:tcPr>
            <w:tcW w:w="1570" w:type="dxa"/>
            <w:noWrap/>
            <w:hideMark/>
          </w:tcPr>
          <w:p w14:paraId="536C78E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15.00%</w:t>
            </w:r>
          </w:p>
        </w:tc>
        <w:tc>
          <w:tcPr>
            <w:tcW w:w="1608" w:type="dxa"/>
            <w:noWrap/>
            <w:hideMark/>
          </w:tcPr>
          <w:p w14:paraId="036686D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15.10%</w:t>
            </w:r>
          </w:p>
        </w:tc>
      </w:tr>
      <w:tr w:rsidR="00576C01" w:rsidRPr="00605D8F" w14:paraId="40C91384" w14:textId="77777777" w:rsidTr="00C649AA">
        <w:trPr>
          <w:trHeight w:val="315"/>
        </w:trPr>
        <w:tc>
          <w:tcPr>
            <w:tcW w:w="3122" w:type="dxa"/>
            <w:hideMark/>
          </w:tcPr>
          <w:p w14:paraId="25523C2B" w14:textId="77777777" w:rsidR="00576C01" w:rsidRPr="00605D8F" w:rsidRDefault="00576C01" w:rsidP="00C649AA">
            <w:pPr>
              <w:rPr>
                <w:rFonts w:ascii="Times New Roman" w:eastAsia="Times New Roman" w:hAnsi="Times New Roman" w:cs="Times New Roman"/>
                <w:sz w:val="24"/>
                <w:szCs w:val="24"/>
              </w:rPr>
            </w:pPr>
            <w:r w:rsidRPr="00605D8F">
              <w:rPr>
                <w:rFonts w:ascii="Times New Roman" w:eastAsia="Times New Roman" w:hAnsi="Times New Roman" w:cs="Times New Roman"/>
                <w:sz w:val="24"/>
                <w:szCs w:val="24"/>
              </w:rPr>
              <w:t>English Proficiency now (Range: 1-4)</w:t>
            </w:r>
          </w:p>
        </w:tc>
        <w:tc>
          <w:tcPr>
            <w:tcW w:w="1575" w:type="dxa"/>
            <w:noWrap/>
            <w:hideMark/>
          </w:tcPr>
          <w:p w14:paraId="5EDB013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2.46(.93)</w:t>
            </w:r>
          </w:p>
        </w:tc>
        <w:tc>
          <w:tcPr>
            <w:tcW w:w="1575" w:type="dxa"/>
            <w:noWrap/>
            <w:hideMark/>
          </w:tcPr>
          <w:p w14:paraId="12CA21F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2.41 (.93)</w:t>
            </w:r>
          </w:p>
        </w:tc>
        <w:tc>
          <w:tcPr>
            <w:tcW w:w="1570" w:type="dxa"/>
            <w:noWrap/>
            <w:hideMark/>
          </w:tcPr>
          <w:p w14:paraId="6F853CF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2.49(.89)</w:t>
            </w:r>
          </w:p>
        </w:tc>
        <w:tc>
          <w:tcPr>
            <w:tcW w:w="1608" w:type="dxa"/>
            <w:noWrap/>
            <w:hideMark/>
          </w:tcPr>
          <w:p w14:paraId="6581D4A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2.45 (.92)</w:t>
            </w:r>
          </w:p>
        </w:tc>
      </w:tr>
      <w:tr w:rsidR="00576C01" w:rsidRPr="00605D8F" w14:paraId="07A3B9C6" w14:textId="77777777" w:rsidTr="00C649AA">
        <w:trPr>
          <w:trHeight w:val="315"/>
        </w:trPr>
        <w:tc>
          <w:tcPr>
            <w:tcW w:w="3122" w:type="dxa"/>
            <w:tcBorders>
              <w:bottom w:val="single" w:sz="4" w:space="0" w:color="auto"/>
            </w:tcBorders>
            <w:hideMark/>
          </w:tcPr>
          <w:p w14:paraId="7CFE95E7" w14:textId="77777777" w:rsidR="00576C01" w:rsidRPr="00605D8F" w:rsidRDefault="00576C01" w:rsidP="00C649AA">
            <w:pPr>
              <w:rPr>
                <w:rFonts w:ascii="Times New Roman" w:eastAsia="Times New Roman" w:hAnsi="Times New Roman" w:cs="Times New Roman"/>
                <w:color w:val="000000"/>
                <w:sz w:val="24"/>
                <w:szCs w:val="24"/>
              </w:rPr>
            </w:pPr>
          </w:p>
        </w:tc>
        <w:tc>
          <w:tcPr>
            <w:tcW w:w="1575" w:type="dxa"/>
            <w:tcBorders>
              <w:bottom w:val="single" w:sz="4" w:space="0" w:color="auto"/>
            </w:tcBorders>
            <w:noWrap/>
            <w:hideMark/>
          </w:tcPr>
          <w:p w14:paraId="4DC9AEC9" w14:textId="77777777" w:rsidR="00576C01" w:rsidRPr="00605D8F" w:rsidRDefault="00576C01" w:rsidP="00C649AA">
            <w:pPr>
              <w:rPr>
                <w:rFonts w:ascii="Times New Roman" w:eastAsia="Times New Roman" w:hAnsi="Times New Roman" w:cs="Times New Roman"/>
                <w:sz w:val="24"/>
                <w:szCs w:val="24"/>
              </w:rPr>
            </w:pPr>
          </w:p>
        </w:tc>
        <w:tc>
          <w:tcPr>
            <w:tcW w:w="1575" w:type="dxa"/>
            <w:tcBorders>
              <w:bottom w:val="single" w:sz="4" w:space="0" w:color="auto"/>
            </w:tcBorders>
            <w:noWrap/>
            <w:hideMark/>
          </w:tcPr>
          <w:p w14:paraId="4D433633" w14:textId="77777777" w:rsidR="00576C01" w:rsidRPr="00605D8F" w:rsidRDefault="00576C01" w:rsidP="00C649AA">
            <w:pPr>
              <w:rPr>
                <w:rFonts w:ascii="Times New Roman" w:eastAsia="Times New Roman" w:hAnsi="Times New Roman" w:cs="Times New Roman"/>
                <w:sz w:val="24"/>
                <w:szCs w:val="24"/>
              </w:rPr>
            </w:pPr>
          </w:p>
        </w:tc>
        <w:tc>
          <w:tcPr>
            <w:tcW w:w="1570" w:type="dxa"/>
            <w:tcBorders>
              <w:bottom w:val="single" w:sz="4" w:space="0" w:color="auto"/>
            </w:tcBorders>
            <w:noWrap/>
            <w:hideMark/>
          </w:tcPr>
          <w:p w14:paraId="268332EC" w14:textId="77777777" w:rsidR="00576C01" w:rsidRPr="00605D8F" w:rsidRDefault="00576C01" w:rsidP="00C649AA">
            <w:pPr>
              <w:rPr>
                <w:rFonts w:ascii="Times New Roman" w:eastAsia="Times New Roman" w:hAnsi="Times New Roman" w:cs="Times New Roman"/>
                <w:sz w:val="24"/>
                <w:szCs w:val="24"/>
              </w:rPr>
            </w:pPr>
          </w:p>
        </w:tc>
        <w:tc>
          <w:tcPr>
            <w:tcW w:w="1608" w:type="dxa"/>
            <w:tcBorders>
              <w:bottom w:val="single" w:sz="4" w:space="0" w:color="auto"/>
            </w:tcBorders>
            <w:noWrap/>
            <w:hideMark/>
          </w:tcPr>
          <w:p w14:paraId="12454CE5" w14:textId="77777777" w:rsidR="00576C01" w:rsidRPr="00605D8F" w:rsidRDefault="00576C01" w:rsidP="00C649AA">
            <w:pPr>
              <w:rPr>
                <w:rFonts w:ascii="Times New Roman" w:eastAsia="Times New Roman" w:hAnsi="Times New Roman" w:cs="Times New Roman"/>
                <w:sz w:val="24"/>
                <w:szCs w:val="24"/>
              </w:rPr>
            </w:pPr>
          </w:p>
        </w:tc>
      </w:tr>
      <w:tr w:rsidR="00576C01" w:rsidRPr="00605D8F" w14:paraId="2A571CB1" w14:textId="77777777" w:rsidTr="00C649AA">
        <w:trPr>
          <w:trHeight w:val="315"/>
        </w:trPr>
        <w:tc>
          <w:tcPr>
            <w:tcW w:w="3122" w:type="dxa"/>
            <w:tcBorders>
              <w:top w:val="single" w:sz="4" w:space="0" w:color="auto"/>
              <w:bottom w:val="single" w:sz="4" w:space="0" w:color="auto"/>
            </w:tcBorders>
            <w:hideMark/>
          </w:tcPr>
          <w:p w14:paraId="2F1A8678" w14:textId="77777777" w:rsidR="00576C01" w:rsidRPr="00605D8F" w:rsidRDefault="00576C01" w:rsidP="00C649AA">
            <w:pPr>
              <w:rPr>
                <w:rFonts w:ascii="Times New Roman" w:eastAsia="Times New Roman" w:hAnsi="Times New Roman" w:cs="Times New Roman"/>
                <w:b/>
                <w:bCs/>
                <w:i/>
                <w:iCs/>
                <w:sz w:val="24"/>
                <w:szCs w:val="24"/>
              </w:rPr>
            </w:pPr>
            <w:r w:rsidRPr="00605D8F">
              <w:rPr>
                <w:rFonts w:ascii="Times New Roman" w:eastAsia="Times New Roman" w:hAnsi="Times New Roman" w:cs="Times New Roman"/>
                <w:b/>
                <w:bCs/>
                <w:i/>
                <w:iCs/>
                <w:sz w:val="24"/>
                <w:szCs w:val="24"/>
              </w:rPr>
              <w:t>Control Variables</w:t>
            </w:r>
          </w:p>
        </w:tc>
        <w:tc>
          <w:tcPr>
            <w:tcW w:w="1575" w:type="dxa"/>
            <w:tcBorders>
              <w:top w:val="single" w:sz="4" w:space="0" w:color="auto"/>
              <w:bottom w:val="single" w:sz="4" w:space="0" w:color="auto"/>
            </w:tcBorders>
            <w:noWrap/>
            <w:hideMark/>
          </w:tcPr>
          <w:p w14:paraId="27A5838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top w:val="single" w:sz="4" w:space="0" w:color="auto"/>
              <w:bottom w:val="single" w:sz="4" w:space="0" w:color="auto"/>
            </w:tcBorders>
            <w:noWrap/>
            <w:hideMark/>
          </w:tcPr>
          <w:p w14:paraId="13B2EAD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0" w:type="dxa"/>
            <w:tcBorders>
              <w:top w:val="single" w:sz="4" w:space="0" w:color="auto"/>
              <w:bottom w:val="single" w:sz="4" w:space="0" w:color="auto"/>
            </w:tcBorders>
            <w:noWrap/>
            <w:hideMark/>
          </w:tcPr>
          <w:p w14:paraId="51E91BE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608" w:type="dxa"/>
            <w:tcBorders>
              <w:top w:val="single" w:sz="4" w:space="0" w:color="auto"/>
              <w:bottom w:val="single" w:sz="4" w:space="0" w:color="auto"/>
            </w:tcBorders>
            <w:noWrap/>
            <w:hideMark/>
          </w:tcPr>
          <w:p w14:paraId="76E0D4F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r>
      <w:tr w:rsidR="00576C01" w:rsidRPr="00605D8F" w14:paraId="4C024984" w14:textId="77777777" w:rsidTr="00C649AA">
        <w:trPr>
          <w:trHeight w:val="315"/>
        </w:trPr>
        <w:tc>
          <w:tcPr>
            <w:tcW w:w="3122" w:type="dxa"/>
            <w:tcBorders>
              <w:top w:val="single" w:sz="4" w:space="0" w:color="auto"/>
            </w:tcBorders>
            <w:hideMark/>
          </w:tcPr>
          <w:p w14:paraId="6AF469AC" w14:textId="77777777" w:rsidR="00576C01" w:rsidRPr="00605D8F" w:rsidRDefault="00576C01" w:rsidP="00C649AA">
            <w:pPr>
              <w:rPr>
                <w:rFonts w:ascii="Times New Roman" w:eastAsia="Times New Roman" w:hAnsi="Times New Roman" w:cs="Times New Roman"/>
                <w:sz w:val="24"/>
                <w:szCs w:val="24"/>
              </w:rPr>
            </w:pPr>
            <w:r w:rsidRPr="00605D8F">
              <w:rPr>
                <w:rFonts w:ascii="Times New Roman" w:eastAsia="Times New Roman" w:hAnsi="Times New Roman" w:cs="Times New Roman"/>
                <w:sz w:val="24"/>
                <w:szCs w:val="24"/>
              </w:rPr>
              <w:t>Sex: Male</w:t>
            </w:r>
          </w:p>
        </w:tc>
        <w:tc>
          <w:tcPr>
            <w:tcW w:w="1575" w:type="dxa"/>
            <w:tcBorders>
              <w:top w:val="single" w:sz="4" w:space="0" w:color="auto"/>
            </w:tcBorders>
            <w:noWrap/>
            <w:hideMark/>
          </w:tcPr>
          <w:p w14:paraId="3D86CE3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72.80%</w:t>
            </w:r>
          </w:p>
        </w:tc>
        <w:tc>
          <w:tcPr>
            <w:tcW w:w="1575" w:type="dxa"/>
            <w:tcBorders>
              <w:top w:val="single" w:sz="4" w:space="0" w:color="auto"/>
            </w:tcBorders>
            <w:noWrap/>
            <w:hideMark/>
          </w:tcPr>
          <w:p w14:paraId="77A2E39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66.10%</w:t>
            </w:r>
          </w:p>
        </w:tc>
        <w:tc>
          <w:tcPr>
            <w:tcW w:w="1570" w:type="dxa"/>
            <w:tcBorders>
              <w:top w:val="single" w:sz="4" w:space="0" w:color="auto"/>
            </w:tcBorders>
            <w:noWrap/>
            <w:hideMark/>
          </w:tcPr>
          <w:p w14:paraId="3F01BAC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68.20%</w:t>
            </w:r>
          </w:p>
        </w:tc>
        <w:tc>
          <w:tcPr>
            <w:tcW w:w="1608" w:type="dxa"/>
            <w:tcBorders>
              <w:top w:val="single" w:sz="4" w:space="0" w:color="auto"/>
            </w:tcBorders>
            <w:noWrap/>
            <w:hideMark/>
          </w:tcPr>
          <w:p w14:paraId="40670A4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69%</w:t>
            </w:r>
          </w:p>
        </w:tc>
      </w:tr>
      <w:tr w:rsidR="00576C01" w:rsidRPr="00605D8F" w14:paraId="1B35557C" w14:textId="77777777" w:rsidTr="00C649AA">
        <w:trPr>
          <w:trHeight w:val="315"/>
        </w:trPr>
        <w:tc>
          <w:tcPr>
            <w:tcW w:w="3122" w:type="dxa"/>
            <w:hideMark/>
          </w:tcPr>
          <w:p w14:paraId="0ECB333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Age</w:t>
            </w:r>
          </w:p>
        </w:tc>
        <w:tc>
          <w:tcPr>
            <w:tcW w:w="1575" w:type="dxa"/>
            <w:noWrap/>
            <w:hideMark/>
          </w:tcPr>
          <w:p w14:paraId="247935F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39.72 (12.7)</w:t>
            </w:r>
          </w:p>
        </w:tc>
        <w:tc>
          <w:tcPr>
            <w:tcW w:w="1575" w:type="dxa"/>
            <w:noWrap/>
            <w:hideMark/>
          </w:tcPr>
          <w:p w14:paraId="59178B1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39.23(12.44)</w:t>
            </w:r>
          </w:p>
        </w:tc>
        <w:tc>
          <w:tcPr>
            <w:tcW w:w="1570" w:type="dxa"/>
            <w:noWrap/>
            <w:hideMark/>
          </w:tcPr>
          <w:p w14:paraId="7740973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39.5 (12.44)</w:t>
            </w:r>
          </w:p>
        </w:tc>
        <w:tc>
          <w:tcPr>
            <w:tcW w:w="1608" w:type="dxa"/>
            <w:noWrap/>
            <w:hideMark/>
          </w:tcPr>
          <w:p w14:paraId="03F64EB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39.70 (12.49)</w:t>
            </w:r>
          </w:p>
        </w:tc>
      </w:tr>
      <w:tr w:rsidR="00576C01" w:rsidRPr="00605D8F" w14:paraId="1232CA84" w14:textId="77777777" w:rsidTr="00C649AA">
        <w:trPr>
          <w:trHeight w:val="315"/>
        </w:trPr>
        <w:tc>
          <w:tcPr>
            <w:tcW w:w="3122" w:type="dxa"/>
            <w:hideMark/>
          </w:tcPr>
          <w:p w14:paraId="681D3B9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How many people in Household?</w:t>
            </w:r>
          </w:p>
        </w:tc>
        <w:tc>
          <w:tcPr>
            <w:tcW w:w="1575" w:type="dxa"/>
            <w:noWrap/>
            <w:hideMark/>
          </w:tcPr>
          <w:p w14:paraId="44838C2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3.18 (1.5)</w:t>
            </w:r>
          </w:p>
        </w:tc>
        <w:tc>
          <w:tcPr>
            <w:tcW w:w="1575" w:type="dxa"/>
            <w:noWrap/>
            <w:hideMark/>
          </w:tcPr>
          <w:p w14:paraId="05A5C4BD"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3.35 (1.48)</w:t>
            </w:r>
          </w:p>
        </w:tc>
        <w:tc>
          <w:tcPr>
            <w:tcW w:w="1570" w:type="dxa"/>
            <w:noWrap/>
            <w:hideMark/>
          </w:tcPr>
          <w:p w14:paraId="43793C1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3.47 (1.51)</w:t>
            </w:r>
          </w:p>
        </w:tc>
        <w:tc>
          <w:tcPr>
            <w:tcW w:w="1608" w:type="dxa"/>
            <w:noWrap/>
            <w:hideMark/>
          </w:tcPr>
          <w:p w14:paraId="1D02DF0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3.34 (1.51)</w:t>
            </w:r>
          </w:p>
        </w:tc>
      </w:tr>
      <w:tr w:rsidR="00576C01" w:rsidRPr="00605D8F" w14:paraId="12F0332F" w14:textId="77777777" w:rsidTr="00C649AA">
        <w:trPr>
          <w:trHeight w:val="315"/>
        </w:trPr>
        <w:tc>
          <w:tcPr>
            <w:tcW w:w="3122" w:type="dxa"/>
            <w:hideMark/>
          </w:tcPr>
          <w:p w14:paraId="418FDB8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Marital Status</w:t>
            </w:r>
          </w:p>
        </w:tc>
        <w:tc>
          <w:tcPr>
            <w:tcW w:w="1575" w:type="dxa"/>
            <w:noWrap/>
            <w:hideMark/>
          </w:tcPr>
          <w:p w14:paraId="46E6B9DE" w14:textId="77777777" w:rsidR="00576C01" w:rsidRPr="00605D8F" w:rsidRDefault="00576C01" w:rsidP="00C649AA">
            <w:pPr>
              <w:rPr>
                <w:rFonts w:ascii="Times New Roman" w:eastAsia="Times New Roman" w:hAnsi="Times New Roman" w:cs="Times New Roman"/>
                <w:color w:val="000000"/>
                <w:sz w:val="24"/>
                <w:szCs w:val="24"/>
              </w:rPr>
            </w:pPr>
          </w:p>
        </w:tc>
        <w:tc>
          <w:tcPr>
            <w:tcW w:w="1575" w:type="dxa"/>
            <w:noWrap/>
            <w:hideMark/>
          </w:tcPr>
          <w:p w14:paraId="1C7546FA" w14:textId="77777777" w:rsidR="00576C01" w:rsidRPr="00605D8F" w:rsidRDefault="00576C01" w:rsidP="00C649AA">
            <w:pPr>
              <w:rPr>
                <w:rFonts w:ascii="Times New Roman" w:eastAsia="Times New Roman" w:hAnsi="Times New Roman" w:cs="Times New Roman"/>
                <w:sz w:val="24"/>
                <w:szCs w:val="24"/>
              </w:rPr>
            </w:pPr>
          </w:p>
        </w:tc>
        <w:tc>
          <w:tcPr>
            <w:tcW w:w="1570" w:type="dxa"/>
            <w:noWrap/>
            <w:hideMark/>
          </w:tcPr>
          <w:p w14:paraId="5A30A9AE" w14:textId="77777777" w:rsidR="00576C01" w:rsidRPr="00605D8F" w:rsidRDefault="00576C01" w:rsidP="00C649AA">
            <w:pPr>
              <w:rPr>
                <w:rFonts w:ascii="Times New Roman" w:eastAsia="Times New Roman" w:hAnsi="Times New Roman" w:cs="Times New Roman"/>
                <w:sz w:val="24"/>
                <w:szCs w:val="24"/>
              </w:rPr>
            </w:pPr>
          </w:p>
        </w:tc>
        <w:tc>
          <w:tcPr>
            <w:tcW w:w="1608" w:type="dxa"/>
            <w:noWrap/>
            <w:hideMark/>
          </w:tcPr>
          <w:p w14:paraId="17EA4F48" w14:textId="77777777" w:rsidR="00576C01" w:rsidRPr="00605D8F" w:rsidRDefault="00576C01" w:rsidP="00C649AA">
            <w:pPr>
              <w:rPr>
                <w:rFonts w:ascii="Times New Roman" w:eastAsia="Times New Roman" w:hAnsi="Times New Roman" w:cs="Times New Roman"/>
                <w:sz w:val="24"/>
                <w:szCs w:val="24"/>
              </w:rPr>
            </w:pPr>
          </w:p>
        </w:tc>
      </w:tr>
      <w:tr w:rsidR="00576C01" w:rsidRPr="00605D8F" w14:paraId="61B9CD30" w14:textId="77777777" w:rsidTr="00C649AA">
        <w:trPr>
          <w:trHeight w:val="315"/>
        </w:trPr>
        <w:tc>
          <w:tcPr>
            <w:tcW w:w="3122" w:type="dxa"/>
            <w:hideMark/>
          </w:tcPr>
          <w:p w14:paraId="23E8442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Married</w:t>
            </w:r>
          </w:p>
        </w:tc>
        <w:tc>
          <w:tcPr>
            <w:tcW w:w="1575" w:type="dxa"/>
            <w:noWrap/>
            <w:hideMark/>
          </w:tcPr>
          <w:p w14:paraId="208A665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64.40%</w:t>
            </w:r>
          </w:p>
        </w:tc>
        <w:tc>
          <w:tcPr>
            <w:tcW w:w="1575" w:type="dxa"/>
            <w:noWrap/>
            <w:hideMark/>
          </w:tcPr>
          <w:p w14:paraId="788565A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61.80%</w:t>
            </w:r>
          </w:p>
        </w:tc>
        <w:tc>
          <w:tcPr>
            <w:tcW w:w="1570" w:type="dxa"/>
            <w:noWrap/>
            <w:hideMark/>
          </w:tcPr>
          <w:p w14:paraId="3099CB8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65.20%</w:t>
            </w:r>
          </w:p>
        </w:tc>
        <w:tc>
          <w:tcPr>
            <w:tcW w:w="1608" w:type="dxa"/>
            <w:noWrap/>
            <w:hideMark/>
          </w:tcPr>
          <w:p w14:paraId="1720D5E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63.80%</w:t>
            </w:r>
          </w:p>
        </w:tc>
      </w:tr>
      <w:tr w:rsidR="00576C01" w:rsidRPr="00605D8F" w14:paraId="59856BA0" w14:textId="77777777" w:rsidTr="00C649AA">
        <w:trPr>
          <w:trHeight w:val="315"/>
        </w:trPr>
        <w:tc>
          <w:tcPr>
            <w:tcW w:w="3122" w:type="dxa"/>
            <w:hideMark/>
          </w:tcPr>
          <w:p w14:paraId="300189F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Divorced/Separated/Widowed</w:t>
            </w:r>
          </w:p>
        </w:tc>
        <w:tc>
          <w:tcPr>
            <w:tcW w:w="1575" w:type="dxa"/>
            <w:noWrap/>
            <w:hideMark/>
          </w:tcPr>
          <w:p w14:paraId="4616DFA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10.10%</w:t>
            </w:r>
          </w:p>
        </w:tc>
        <w:tc>
          <w:tcPr>
            <w:tcW w:w="1575" w:type="dxa"/>
            <w:noWrap/>
            <w:hideMark/>
          </w:tcPr>
          <w:p w14:paraId="768E434F"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12.60%</w:t>
            </w:r>
          </w:p>
        </w:tc>
        <w:tc>
          <w:tcPr>
            <w:tcW w:w="1570" w:type="dxa"/>
            <w:noWrap/>
            <w:hideMark/>
          </w:tcPr>
          <w:p w14:paraId="4AB9186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11.90%</w:t>
            </w:r>
          </w:p>
        </w:tc>
        <w:tc>
          <w:tcPr>
            <w:tcW w:w="1608" w:type="dxa"/>
            <w:noWrap/>
            <w:hideMark/>
          </w:tcPr>
          <w:p w14:paraId="39E9CDB5"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11.50%</w:t>
            </w:r>
          </w:p>
        </w:tc>
      </w:tr>
      <w:tr w:rsidR="00576C01" w:rsidRPr="00605D8F" w14:paraId="4964EAB9" w14:textId="77777777" w:rsidTr="00C649AA">
        <w:trPr>
          <w:trHeight w:val="315"/>
        </w:trPr>
        <w:tc>
          <w:tcPr>
            <w:tcW w:w="3122" w:type="dxa"/>
            <w:hideMark/>
          </w:tcPr>
          <w:p w14:paraId="6E7EAEEA"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Never Married</w:t>
            </w:r>
          </w:p>
        </w:tc>
        <w:tc>
          <w:tcPr>
            <w:tcW w:w="1575" w:type="dxa"/>
            <w:noWrap/>
            <w:hideMark/>
          </w:tcPr>
          <w:p w14:paraId="0D09466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24.30%</w:t>
            </w:r>
          </w:p>
        </w:tc>
        <w:tc>
          <w:tcPr>
            <w:tcW w:w="1575" w:type="dxa"/>
            <w:noWrap/>
            <w:hideMark/>
          </w:tcPr>
          <w:p w14:paraId="37DE15B6"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24.80%</w:t>
            </w:r>
          </w:p>
        </w:tc>
        <w:tc>
          <w:tcPr>
            <w:tcW w:w="1570" w:type="dxa"/>
            <w:noWrap/>
            <w:hideMark/>
          </w:tcPr>
          <w:p w14:paraId="5DF3C77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21.30%</w:t>
            </w:r>
          </w:p>
        </w:tc>
        <w:tc>
          <w:tcPr>
            <w:tcW w:w="1608" w:type="dxa"/>
            <w:noWrap/>
            <w:hideMark/>
          </w:tcPr>
          <w:p w14:paraId="6C385D6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23.50%</w:t>
            </w:r>
          </w:p>
        </w:tc>
      </w:tr>
      <w:tr w:rsidR="00576C01" w:rsidRPr="00605D8F" w14:paraId="36E4EEEB" w14:textId="77777777" w:rsidTr="00C649AA">
        <w:trPr>
          <w:trHeight w:val="315"/>
        </w:trPr>
        <w:tc>
          <w:tcPr>
            <w:tcW w:w="3122" w:type="dxa"/>
            <w:hideMark/>
          </w:tcPr>
          <w:p w14:paraId="3F8DAA0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Other</w:t>
            </w:r>
          </w:p>
        </w:tc>
        <w:tc>
          <w:tcPr>
            <w:tcW w:w="1575" w:type="dxa"/>
            <w:noWrap/>
            <w:hideMark/>
          </w:tcPr>
          <w:p w14:paraId="38C09AD2"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1.10%</w:t>
            </w:r>
          </w:p>
        </w:tc>
        <w:tc>
          <w:tcPr>
            <w:tcW w:w="1575" w:type="dxa"/>
            <w:noWrap/>
            <w:hideMark/>
          </w:tcPr>
          <w:p w14:paraId="500040AE"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0.90%</w:t>
            </w:r>
          </w:p>
        </w:tc>
        <w:tc>
          <w:tcPr>
            <w:tcW w:w="1570" w:type="dxa"/>
            <w:noWrap/>
            <w:hideMark/>
          </w:tcPr>
          <w:p w14:paraId="34BE3D9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1.50%</w:t>
            </w:r>
          </w:p>
        </w:tc>
        <w:tc>
          <w:tcPr>
            <w:tcW w:w="1608" w:type="dxa"/>
            <w:noWrap/>
            <w:hideMark/>
          </w:tcPr>
          <w:p w14:paraId="014E60D1"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1.20%</w:t>
            </w:r>
          </w:p>
        </w:tc>
      </w:tr>
      <w:tr w:rsidR="00576C01" w:rsidRPr="00605D8F" w14:paraId="4A802A60" w14:textId="77777777" w:rsidTr="00C649AA">
        <w:trPr>
          <w:trHeight w:val="315"/>
        </w:trPr>
        <w:tc>
          <w:tcPr>
            <w:tcW w:w="3122" w:type="dxa"/>
            <w:hideMark/>
          </w:tcPr>
          <w:p w14:paraId="07AE81A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xml:space="preserve">  Yearly Income?</w:t>
            </w:r>
          </w:p>
        </w:tc>
        <w:tc>
          <w:tcPr>
            <w:tcW w:w="1575" w:type="dxa"/>
            <w:noWrap/>
            <w:hideMark/>
          </w:tcPr>
          <w:p w14:paraId="4CB14953" w14:textId="77777777" w:rsidR="00576C01" w:rsidRPr="00605D8F" w:rsidRDefault="00576C01" w:rsidP="00C649AA">
            <w:pPr>
              <w:rPr>
                <w:rFonts w:ascii="Times New Roman" w:eastAsia="Times New Roman" w:hAnsi="Times New Roman" w:cs="Times New Roman"/>
                <w:color w:val="000000"/>
                <w:sz w:val="24"/>
                <w:szCs w:val="24"/>
              </w:rPr>
            </w:pPr>
          </w:p>
        </w:tc>
        <w:tc>
          <w:tcPr>
            <w:tcW w:w="1575" w:type="dxa"/>
            <w:noWrap/>
            <w:hideMark/>
          </w:tcPr>
          <w:p w14:paraId="4856C493" w14:textId="77777777" w:rsidR="00576C01" w:rsidRPr="00605D8F" w:rsidRDefault="00576C01" w:rsidP="00C649AA">
            <w:pPr>
              <w:rPr>
                <w:rFonts w:ascii="Times New Roman" w:eastAsia="Times New Roman" w:hAnsi="Times New Roman" w:cs="Times New Roman"/>
                <w:sz w:val="24"/>
                <w:szCs w:val="24"/>
              </w:rPr>
            </w:pPr>
          </w:p>
        </w:tc>
        <w:tc>
          <w:tcPr>
            <w:tcW w:w="1570" w:type="dxa"/>
            <w:noWrap/>
            <w:hideMark/>
          </w:tcPr>
          <w:p w14:paraId="43C029EC" w14:textId="77777777" w:rsidR="00576C01" w:rsidRPr="00605D8F" w:rsidRDefault="00576C01" w:rsidP="00C649AA">
            <w:pPr>
              <w:rPr>
                <w:rFonts w:ascii="Times New Roman" w:eastAsia="Times New Roman" w:hAnsi="Times New Roman" w:cs="Times New Roman"/>
                <w:sz w:val="24"/>
                <w:szCs w:val="24"/>
              </w:rPr>
            </w:pPr>
          </w:p>
        </w:tc>
        <w:tc>
          <w:tcPr>
            <w:tcW w:w="1608" w:type="dxa"/>
            <w:noWrap/>
            <w:hideMark/>
          </w:tcPr>
          <w:p w14:paraId="3E151980" w14:textId="77777777" w:rsidR="00576C01" w:rsidRPr="00605D8F" w:rsidRDefault="00576C01" w:rsidP="00C649AA">
            <w:pPr>
              <w:rPr>
                <w:rFonts w:ascii="Times New Roman" w:eastAsia="Times New Roman" w:hAnsi="Times New Roman" w:cs="Times New Roman"/>
                <w:sz w:val="24"/>
                <w:szCs w:val="24"/>
              </w:rPr>
            </w:pPr>
          </w:p>
        </w:tc>
      </w:tr>
      <w:tr w:rsidR="00576C01" w:rsidRPr="00605D8F" w14:paraId="2107048D" w14:textId="77777777" w:rsidTr="00C649AA">
        <w:trPr>
          <w:trHeight w:val="630"/>
        </w:trPr>
        <w:tc>
          <w:tcPr>
            <w:tcW w:w="3122" w:type="dxa"/>
            <w:hideMark/>
          </w:tcPr>
          <w:p w14:paraId="31E68DC7"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Number of Dependents (Those who cannot work for money because of a condition or reason)</w:t>
            </w:r>
          </w:p>
        </w:tc>
        <w:tc>
          <w:tcPr>
            <w:tcW w:w="1575" w:type="dxa"/>
            <w:noWrap/>
            <w:hideMark/>
          </w:tcPr>
          <w:p w14:paraId="74D9CA2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.45 (.71)</w:t>
            </w:r>
          </w:p>
        </w:tc>
        <w:tc>
          <w:tcPr>
            <w:tcW w:w="1575" w:type="dxa"/>
            <w:noWrap/>
            <w:hideMark/>
          </w:tcPr>
          <w:p w14:paraId="622D499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.46 (.71)</w:t>
            </w:r>
          </w:p>
        </w:tc>
        <w:tc>
          <w:tcPr>
            <w:tcW w:w="1570" w:type="dxa"/>
            <w:noWrap/>
            <w:hideMark/>
          </w:tcPr>
          <w:p w14:paraId="7E6CA61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.49 (.77)</w:t>
            </w:r>
          </w:p>
        </w:tc>
        <w:tc>
          <w:tcPr>
            <w:tcW w:w="1608" w:type="dxa"/>
            <w:noWrap/>
            <w:hideMark/>
          </w:tcPr>
          <w:p w14:paraId="292C3C0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.47 (.73)</w:t>
            </w:r>
          </w:p>
        </w:tc>
      </w:tr>
      <w:tr w:rsidR="00576C01" w:rsidRPr="00605D8F" w14:paraId="7F5FAD79" w14:textId="77777777" w:rsidTr="00C649AA">
        <w:trPr>
          <w:trHeight w:val="330"/>
        </w:trPr>
        <w:tc>
          <w:tcPr>
            <w:tcW w:w="3122" w:type="dxa"/>
            <w:tcBorders>
              <w:bottom w:val="single" w:sz="4" w:space="0" w:color="auto"/>
            </w:tcBorders>
            <w:hideMark/>
          </w:tcPr>
          <w:p w14:paraId="25465750"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Year Survey is conducted</w:t>
            </w:r>
          </w:p>
        </w:tc>
        <w:tc>
          <w:tcPr>
            <w:tcW w:w="1575" w:type="dxa"/>
            <w:tcBorders>
              <w:bottom w:val="single" w:sz="4" w:space="0" w:color="auto"/>
            </w:tcBorders>
            <w:noWrap/>
            <w:hideMark/>
          </w:tcPr>
          <w:p w14:paraId="1690537C"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5" w:type="dxa"/>
            <w:tcBorders>
              <w:bottom w:val="single" w:sz="4" w:space="0" w:color="auto"/>
            </w:tcBorders>
            <w:noWrap/>
            <w:hideMark/>
          </w:tcPr>
          <w:p w14:paraId="39DF711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570" w:type="dxa"/>
            <w:tcBorders>
              <w:bottom w:val="single" w:sz="4" w:space="0" w:color="auto"/>
            </w:tcBorders>
            <w:noWrap/>
            <w:hideMark/>
          </w:tcPr>
          <w:p w14:paraId="4C0296A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c>
          <w:tcPr>
            <w:tcW w:w="1608" w:type="dxa"/>
            <w:tcBorders>
              <w:bottom w:val="single" w:sz="4" w:space="0" w:color="auto"/>
            </w:tcBorders>
            <w:noWrap/>
            <w:hideMark/>
          </w:tcPr>
          <w:p w14:paraId="1A59BACB"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 </w:t>
            </w:r>
          </w:p>
        </w:tc>
      </w:tr>
      <w:tr w:rsidR="00576C01" w:rsidRPr="00605D8F" w14:paraId="50B91F17" w14:textId="77777777" w:rsidTr="00C649AA">
        <w:trPr>
          <w:trHeight w:val="315"/>
        </w:trPr>
        <w:tc>
          <w:tcPr>
            <w:tcW w:w="3122" w:type="dxa"/>
            <w:tcBorders>
              <w:top w:val="single" w:sz="4" w:space="0" w:color="auto"/>
              <w:bottom w:val="single" w:sz="4" w:space="0" w:color="auto"/>
            </w:tcBorders>
            <w:hideMark/>
          </w:tcPr>
          <w:p w14:paraId="148EEFD9"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Total n (Households)</w:t>
            </w:r>
          </w:p>
        </w:tc>
        <w:tc>
          <w:tcPr>
            <w:tcW w:w="1575" w:type="dxa"/>
            <w:tcBorders>
              <w:top w:val="single" w:sz="4" w:space="0" w:color="auto"/>
              <w:bottom w:val="single" w:sz="4" w:space="0" w:color="auto"/>
            </w:tcBorders>
            <w:noWrap/>
            <w:hideMark/>
          </w:tcPr>
          <w:p w14:paraId="4A94191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1500</w:t>
            </w:r>
          </w:p>
        </w:tc>
        <w:tc>
          <w:tcPr>
            <w:tcW w:w="1575" w:type="dxa"/>
            <w:tcBorders>
              <w:top w:val="single" w:sz="4" w:space="0" w:color="auto"/>
              <w:bottom w:val="single" w:sz="4" w:space="0" w:color="auto"/>
            </w:tcBorders>
            <w:noWrap/>
            <w:hideMark/>
          </w:tcPr>
          <w:p w14:paraId="2E938F94"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1515</w:t>
            </w:r>
          </w:p>
        </w:tc>
        <w:tc>
          <w:tcPr>
            <w:tcW w:w="1570" w:type="dxa"/>
            <w:tcBorders>
              <w:top w:val="single" w:sz="4" w:space="0" w:color="auto"/>
              <w:bottom w:val="single" w:sz="4" w:space="0" w:color="auto"/>
            </w:tcBorders>
            <w:noWrap/>
            <w:hideMark/>
          </w:tcPr>
          <w:p w14:paraId="6DF7DCC8"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1514</w:t>
            </w:r>
          </w:p>
        </w:tc>
        <w:tc>
          <w:tcPr>
            <w:tcW w:w="1608" w:type="dxa"/>
            <w:tcBorders>
              <w:top w:val="single" w:sz="4" w:space="0" w:color="auto"/>
              <w:bottom w:val="single" w:sz="4" w:space="0" w:color="auto"/>
            </w:tcBorders>
            <w:noWrap/>
            <w:hideMark/>
          </w:tcPr>
          <w:p w14:paraId="58DDD173" w14:textId="77777777" w:rsidR="00576C01" w:rsidRPr="00605D8F" w:rsidRDefault="00576C01" w:rsidP="00C649AA">
            <w:pPr>
              <w:rPr>
                <w:rFonts w:ascii="Times New Roman" w:eastAsia="Times New Roman" w:hAnsi="Times New Roman" w:cs="Times New Roman"/>
                <w:color w:val="000000"/>
                <w:sz w:val="24"/>
                <w:szCs w:val="24"/>
              </w:rPr>
            </w:pPr>
            <w:r w:rsidRPr="00605D8F">
              <w:rPr>
                <w:rFonts w:ascii="Times New Roman" w:eastAsia="Times New Roman" w:hAnsi="Times New Roman" w:cs="Times New Roman"/>
                <w:color w:val="000000"/>
                <w:sz w:val="24"/>
                <w:szCs w:val="24"/>
              </w:rPr>
              <w:t>4529</w:t>
            </w:r>
          </w:p>
        </w:tc>
      </w:tr>
    </w:tbl>
    <w:p w14:paraId="41036054" w14:textId="77777777" w:rsidR="00C70A08" w:rsidRPr="00605D8F" w:rsidRDefault="00C70A08" w:rsidP="00C70A08">
      <w:pPr>
        <w:rPr>
          <w:rFonts w:ascii="Times New Roman" w:hAnsi="Times New Roman" w:cs="Times New Roman"/>
          <w:sz w:val="24"/>
          <w:szCs w:val="24"/>
        </w:rPr>
      </w:pPr>
    </w:p>
    <w:p w14:paraId="412F4AFA" w14:textId="77777777" w:rsidR="00C70A08" w:rsidRDefault="00C70A08" w:rsidP="00727E72">
      <w:pPr>
        <w:pStyle w:val="NormalWeb"/>
        <w:spacing w:before="240" w:beforeAutospacing="0" w:after="240" w:afterAutospacing="0" w:line="480" w:lineRule="auto"/>
        <w:rPr>
          <w:i/>
          <w:iCs/>
          <w:color w:val="000000"/>
        </w:rPr>
      </w:pPr>
    </w:p>
    <w:p w14:paraId="63BD6D1B" w14:textId="416759FD" w:rsidR="00A751AB" w:rsidRDefault="00A751AB" w:rsidP="00715AA7">
      <w:pPr>
        <w:pStyle w:val="Heading2"/>
      </w:pPr>
      <w:bookmarkStart w:id="32" w:name="_Toc101544062"/>
      <w:r>
        <w:t>Economic Self-Sufficiency</w:t>
      </w:r>
      <w:bookmarkEnd w:id="32"/>
    </w:p>
    <w:p w14:paraId="7F88349E" w14:textId="23F4B395" w:rsidR="00C600AD" w:rsidRDefault="00A751AB" w:rsidP="008F011F">
      <w:pPr>
        <w:pStyle w:val="NormalWeb"/>
        <w:spacing w:before="240" w:beforeAutospacing="0" w:after="240" w:afterAutospacing="0" w:line="480" w:lineRule="auto"/>
        <w:ind w:firstLine="720"/>
        <w:rPr>
          <w:color w:val="000000"/>
        </w:rPr>
      </w:pPr>
      <w:r>
        <w:rPr>
          <w:color w:val="000000"/>
        </w:rPr>
        <w:lastRenderedPageBreak/>
        <w:t>I begin by presenting the results from the pooled (2016-2018) model</w:t>
      </w:r>
      <w:r w:rsidR="005955AE">
        <w:rPr>
          <w:color w:val="000000"/>
        </w:rPr>
        <w:t xml:space="preserve"> shown in Table </w:t>
      </w:r>
      <w:r w:rsidR="00605D8F">
        <w:rPr>
          <w:color w:val="000000"/>
        </w:rPr>
        <w:t>2</w:t>
      </w:r>
      <w:r w:rsidR="00576C01">
        <w:rPr>
          <w:color w:val="000000"/>
        </w:rPr>
        <w:t xml:space="preserve">. Supplementary models may be viewed in the </w:t>
      </w:r>
      <w:r w:rsidR="00C542B5">
        <w:rPr>
          <w:color w:val="000000"/>
        </w:rPr>
        <w:t>Appendix</w:t>
      </w:r>
      <w:r w:rsidR="00576C01">
        <w:rPr>
          <w:color w:val="000000"/>
        </w:rPr>
        <w:t xml:space="preserve">. </w:t>
      </w:r>
    </w:p>
    <w:p w14:paraId="3BD0C593" w14:textId="0B00C50C" w:rsidR="003B565E" w:rsidRDefault="0046278E" w:rsidP="00576C01">
      <w:pPr>
        <w:pStyle w:val="NormalWeb"/>
        <w:spacing w:before="240" w:beforeAutospacing="0" w:after="240" w:afterAutospacing="0" w:line="480" w:lineRule="auto"/>
        <w:rPr>
          <w:color w:val="000000"/>
        </w:rPr>
      </w:pPr>
      <w:r>
        <w:rPr>
          <w:i/>
          <w:iCs/>
          <w:color w:val="000000"/>
        </w:rPr>
        <w:t>Demographic/</w:t>
      </w:r>
      <w:r w:rsidR="002A03D7">
        <w:rPr>
          <w:i/>
          <w:iCs/>
          <w:color w:val="000000"/>
        </w:rPr>
        <w:t>control</w:t>
      </w:r>
      <w:r>
        <w:rPr>
          <w:i/>
          <w:iCs/>
          <w:color w:val="000000"/>
        </w:rPr>
        <w:t xml:space="preserve"> </w:t>
      </w:r>
      <w:r w:rsidR="00966754">
        <w:rPr>
          <w:i/>
          <w:iCs/>
          <w:color w:val="000000"/>
        </w:rPr>
        <w:t>variables</w:t>
      </w:r>
      <w:r w:rsidR="00852285">
        <w:rPr>
          <w:i/>
          <w:iCs/>
          <w:color w:val="000000"/>
        </w:rPr>
        <w:t>.</w:t>
      </w:r>
      <w:r w:rsidR="00852285">
        <w:rPr>
          <w:color w:val="000000"/>
        </w:rPr>
        <w:t xml:space="preserve"> </w:t>
      </w:r>
      <w:r w:rsidR="00180B87">
        <w:rPr>
          <w:color w:val="000000"/>
        </w:rPr>
        <w:t xml:space="preserve">Overall, </w:t>
      </w:r>
      <w:r w:rsidR="005955AE">
        <w:rPr>
          <w:color w:val="000000"/>
        </w:rPr>
        <w:t xml:space="preserve">the basic </w:t>
      </w:r>
      <w:r w:rsidR="00180B87">
        <w:rPr>
          <w:color w:val="000000"/>
        </w:rPr>
        <w:t xml:space="preserve">model shows that years in the U.S. and basic demographic factors </w:t>
      </w:r>
      <w:r w:rsidR="005955AE">
        <w:rPr>
          <w:color w:val="000000"/>
        </w:rPr>
        <w:t>are important predictors of economic self-sufficiency</w:t>
      </w:r>
    </w:p>
    <w:p w14:paraId="40998A01" w14:textId="671AF02E" w:rsidR="0010215A" w:rsidRDefault="006E5904" w:rsidP="00727E72">
      <w:pPr>
        <w:pStyle w:val="NormalWeb"/>
        <w:spacing w:before="240" w:beforeAutospacing="0" w:after="240" w:afterAutospacing="0" w:line="480" w:lineRule="auto"/>
        <w:rPr>
          <w:color w:val="000000"/>
        </w:rPr>
      </w:pPr>
      <w:r>
        <w:rPr>
          <w:color w:val="000000"/>
        </w:rPr>
        <w:t xml:space="preserve"> </w:t>
      </w:r>
      <w:r w:rsidR="00310C35">
        <w:rPr>
          <w:color w:val="000000"/>
        </w:rPr>
        <w:t>W</w:t>
      </w:r>
      <w:r w:rsidR="00852285">
        <w:rPr>
          <w:color w:val="000000"/>
        </w:rPr>
        <w:t>e see</w:t>
      </w:r>
      <w:r w:rsidR="00310C35">
        <w:rPr>
          <w:color w:val="000000"/>
        </w:rPr>
        <w:t xml:space="preserve"> in this model</w:t>
      </w:r>
      <w:r w:rsidR="00852285">
        <w:rPr>
          <w:color w:val="000000"/>
        </w:rPr>
        <w:t xml:space="preserve"> statisticall</w:t>
      </w:r>
      <w:r w:rsidR="0064633A">
        <w:rPr>
          <w:color w:val="000000"/>
        </w:rPr>
        <w:t>y</w:t>
      </w:r>
      <w:r w:rsidR="00852285">
        <w:rPr>
          <w:color w:val="000000"/>
        </w:rPr>
        <w:t xml:space="preserve"> significant</w:t>
      </w:r>
      <w:r w:rsidR="004028A0">
        <w:rPr>
          <w:color w:val="000000"/>
        </w:rPr>
        <w:t>,</w:t>
      </w:r>
      <w:r w:rsidR="007B280B">
        <w:rPr>
          <w:color w:val="000000"/>
        </w:rPr>
        <w:t xml:space="preserve"> moderately</w:t>
      </w:r>
      <w:r w:rsidR="004028A0">
        <w:rPr>
          <w:color w:val="000000"/>
        </w:rPr>
        <w:t xml:space="preserve"> positive</w:t>
      </w:r>
      <w:r w:rsidR="00852285">
        <w:rPr>
          <w:color w:val="000000"/>
        </w:rPr>
        <w:t xml:space="preserve"> effect</w:t>
      </w:r>
      <w:r w:rsidR="004028A0">
        <w:rPr>
          <w:color w:val="000000"/>
        </w:rPr>
        <w:t>s</w:t>
      </w:r>
      <w:r w:rsidR="00852285">
        <w:rPr>
          <w:color w:val="000000"/>
        </w:rPr>
        <w:t xml:space="preserve"> for the duration of </w:t>
      </w:r>
      <w:r w:rsidR="0064633A">
        <w:rPr>
          <w:color w:val="000000"/>
        </w:rPr>
        <w:t xml:space="preserve">time a </w:t>
      </w:r>
      <w:r w:rsidR="00A34E2E">
        <w:rPr>
          <w:color w:val="000000"/>
        </w:rPr>
        <w:t>household</w:t>
      </w:r>
      <w:r w:rsidR="0064633A">
        <w:rPr>
          <w:color w:val="000000"/>
        </w:rPr>
        <w:t xml:space="preserve"> </w:t>
      </w:r>
      <w:r w:rsidR="0046278E">
        <w:rPr>
          <w:color w:val="000000"/>
        </w:rPr>
        <w:t>has</w:t>
      </w:r>
      <w:r w:rsidR="0064633A">
        <w:rPr>
          <w:color w:val="000000"/>
        </w:rPr>
        <w:t xml:space="preserve"> been in the United States</w:t>
      </w:r>
      <w:r w:rsidR="005A5556">
        <w:rPr>
          <w:color w:val="000000"/>
        </w:rPr>
        <w:t xml:space="preserve">, </w:t>
      </w:r>
      <w:r w:rsidR="0064633A">
        <w:rPr>
          <w:color w:val="000000"/>
        </w:rPr>
        <w:t>p</w:t>
      </w:r>
      <w:r w:rsidR="0089024E">
        <w:rPr>
          <w:color w:val="000000"/>
        </w:rPr>
        <w:t>=</w:t>
      </w:r>
      <w:r w:rsidR="0064633A">
        <w:rPr>
          <w:color w:val="000000"/>
        </w:rPr>
        <w:t>&lt;</w:t>
      </w:r>
      <w:r w:rsidR="0089024E">
        <w:rPr>
          <w:color w:val="000000"/>
        </w:rPr>
        <w:t>.</w:t>
      </w:r>
      <w:r w:rsidR="0064633A">
        <w:rPr>
          <w:color w:val="000000"/>
        </w:rPr>
        <w:t>001</w:t>
      </w:r>
      <w:r w:rsidR="00BD4280">
        <w:rPr>
          <w:color w:val="000000"/>
        </w:rPr>
        <w:t>, O</w:t>
      </w:r>
      <w:r w:rsidR="005A5556">
        <w:rPr>
          <w:color w:val="000000"/>
        </w:rPr>
        <w:t xml:space="preserve">dds </w:t>
      </w:r>
      <w:r w:rsidR="00BD4280">
        <w:rPr>
          <w:color w:val="000000"/>
        </w:rPr>
        <w:t>R</w:t>
      </w:r>
      <w:r w:rsidR="005A5556">
        <w:rPr>
          <w:color w:val="000000"/>
        </w:rPr>
        <w:t>atio (OR)</w:t>
      </w:r>
      <w:r w:rsidR="00BD4280">
        <w:rPr>
          <w:color w:val="000000"/>
        </w:rPr>
        <w:t xml:space="preserve"> was around 1.</w:t>
      </w:r>
      <w:r w:rsidR="00A1494D">
        <w:rPr>
          <w:color w:val="000000"/>
        </w:rPr>
        <w:t>2</w:t>
      </w:r>
      <w:r w:rsidR="005A5556">
        <w:rPr>
          <w:color w:val="000000"/>
        </w:rPr>
        <w:t>,</w:t>
      </w:r>
      <w:r w:rsidR="007B280B">
        <w:rPr>
          <w:color w:val="000000"/>
        </w:rPr>
        <w:t xml:space="preserve"> across every model</w:t>
      </w:r>
      <w:r w:rsidR="00026089">
        <w:rPr>
          <w:color w:val="000000"/>
        </w:rPr>
        <w:t>. Having</w:t>
      </w:r>
      <w:r w:rsidR="004028A0">
        <w:rPr>
          <w:color w:val="000000"/>
        </w:rPr>
        <w:t xml:space="preserve"> never having been married</w:t>
      </w:r>
      <w:r w:rsidR="006E35C1">
        <w:rPr>
          <w:color w:val="000000"/>
        </w:rPr>
        <w:t>—</w:t>
      </w:r>
      <w:r w:rsidR="004028A0">
        <w:rPr>
          <w:color w:val="000000"/>
        </w:rPr>
        <w:t xml:space="preserve">and probably therefore having fewer dependents and </w:t>
      </w:r>
      <w:r w:rsidR="006E35C1">
        <w:rPr>
          <w:color w:val="000000"/>
        </w:rPr>
        <w:t>fewer obligations</w:t>
      </w:r>
      <w:r w:rsidR="0089024E">
        <w:rPr>
          <w:color w:val="000000"/>
        </w:rPr>
        <w:t>— was</w:t>
      </w:r>
      <w:r w:rsidR="00026089">
        <w:rPr>
          <w:color w:val="000000"/>
        </w:rPr>
        <w:t xml:space="preserve"> </w:t>
      </w:r>
      <w:r w:rsidR="00EC4775">
        <w:rPr>
          <w:color w:val="000000"/>
        </w:rPr>
        <w:t xml:space="preserve">also </w:t>
      </w:r>
      <w:r w:rsidR="00026089">
        <w:rPr>
          <w:color w:val="000000"/>
        </w:rPr>
        <w:t>associated wi</w:t>
      </w:r>
      <w:r w:rsidR="00EC4775">
        <w:rPr>
          <w:color w:val="000000"/>
        </w:rPr>
        <w:t>th positive contributions to economic self-sufficiency</w:t>
      </w:r>
      <w:r w:rsidR="001032EA">
        <w:rPr>
          <w:color w:val="000000"/>
        </w:rPr>
        <w:t xml:space="preserve"> (p was around .05</w:t>
      </w:r>
      <w:r w:rsidR="009A47BF">
        <w:rPr>
          <w:color w:val="000000"/>
        </w:rPr>
        <w:t xml:space="preserve">, OR </w:t>
      </w:r>
      <w:r w:rsidR="006E7CDA">
        <w:rPr>
          <w:color w:val="000000"/>
        </w:rPr>
        <w:t>was about 1.27)</w:t>
      </w:r>
      <w:r w:rsidR="00865B90">
        <w:rPr>
          <w:color w:val="000000"/>
        </w:rPr>
        <w:t>.</w:t>
      </w:r>
    </w:p>
    <w:p w14:paraId="6992FC2D" w14:textId="31E94F84" w:rsidR="003C1AF9" w:rsidRDefault="00865B90" w:rsidP="00D61BA8">
      <w:pPr>
        <w:pStyle w:val="NormalWeb"/>
        <w:spacing w:before="240" w:beforeAutospacing="0" w:after="240" w:afterAutospacing="0" w:line="480" w:lineRule="auto"/>
        <w:ind w:firstLine="720"/>
        <w:rPr>
          <w:color w:val="000000"/>
        </w:rPr>
      </w:pPr>
      <w:r>
        <w:rPr>
          <w:color w:val="000000"/>
        </w:rPr>
        <w:t xml:space="preserve">There were </w:t>
      </w:r>
      <w:r w:rsidR="003C1AF9">
        <w:rPr>
          <w:color w:val="000000"/>
        </w:rPr>
        <w:t>a few</w:t>
      </w:r>
      <w:r>
        <w:rPr>
          <w:color w:val="000000"/>
        </w:rPr>
        <w:t xml:space="preserve"> </w:t>
      </w:r>
      <w:r w:rsidR="00A34E2E">
        <w:rPr>
          <w:color w:val="000000"/>
        </w:rPr>
        <w:t>control variables</w:t>
      </w:r>
      <w:r>
        <w:rPr>
          <w:color w:val="000000"/>
        </w:rPr>
        <w:t xml:space="preserve"> that</w:t>
      </w:r>
      <w:r w:rsidR="009D25AD">
        <w:rPr>
          <w:color w:val="000000"/>
        </w:rPr>
        <w:t xml:space="preserve"> indicated decreased </w:t>
      </w:r>
      <w:r w:rsidR="00337F33">
        <w:rPr>
          <w:color w:val="000000"/>
        </w:rPr>
        <w:t xml:space="preserve">odds of a </w:t>
      </w:r>
      <w:r w:rsidR="009D25AD">
        <w:rPr>
          <w:color w:val="000000"/>
        </w:rPr>
        <w:t>household</w:t>
      </w:r>
      <w:r w:rsidR="00337F33">
        <w:rPr>
          <w:color w:val="000000"/>
        </w:rPr>
        <w:t xml:space="preserve"> being economically self-sufficient.</w:t>
      </w:r>
      <w:r w:rsidR="00672C57">
        <w:rPr>
          <w:color w:val="000000"/>
        </w:rPr>
        <w:t xml:space="preserve"> The results indicated that </w:t>
      </w:r>
      <w:r w:rsidR="00F20040">
        <w:rPr>
          <w:color w:val="000000"/>
        </w:rPr>
        <w:t>households</w:t>
      </w:r>
      <w:r w:rsidR="00672C57">
        <w:rPr>
          <w:color w:val="000000"/>
        </w:rPr>
        <w:t xml:space="preserve"> with older heads</w:t>
      </w:r>
      <w:r w:rsidR="00605E93">
        <w:rPr>
          <w:color w:val="000000"/>
        </w:rPr>
        <w:t xml:space="preserve"> of the house</w:t>
      </w:r>
      <w:r w:rsidR="00F20040">
        <w:rPr>
          <w:color w:val="000000"/>
        </w:rPr>
        <w:t xml:space="preserve"> struggle</w:t>
      </w:r>
      <w:r w:rsidR="00AB64FB">
        <w:rPr>
          <w:color w:val="000000"/>
        </w:rPr>
        <w:t xml:space="preserve"> slightly (p&lt;.</w:t>
      </w:r>
      <w:r w:rsidR="0046278E">
        <w:rPr>
          <w:color w:val="000000"/>
        </w:rPr>
        <w:t>001, OR</w:t>
      </w:r>
      <w:r w:rsidR="00AB64FB">
        <w:rPr>
          <w:color w:val="000000"/>
        </w:rPr>
        <w:t xml:space="preserve"> was around .98</w:t>
      </w:r>
      <w:r w:rsidR="00F57A8C">
        <w:rPr>
          <w:color w:val="000000"/>
        </w:rPr>
        <w:t>)</w:t>
      </w:r>
      <w:r w:rsidR="00F20040">
        <w:rPr>
          <w:color w:val="000000"/>
        </w:rPr>
        <w:t xml:space="preserve"> to be economically self-sufficient, though this finding</w:t>
      </w:r>
      <w:r w:rsidR="00416CCD">
        <w:rPr>
          <w:color w:val="000000"/>
        </w:rPr>
        <w:t xml:space="preserve"> is</w:t>
      </w:r>
      <w:r w:rsidR="00F20040">
        <w:rPr>
          <w:color w:val="000000"/>
        </w:rPr>
        <w:t xml:space="preserve"> significant </w:t>
      </w:r>
      <w:r w:rsidR="00D77208">
        <w:rPr>
          <w:color w:val="000000"/>
        </w:rPr>
        <w:t>until I control for the pursuit of post-human capital</w:t>
      </w:r>
      <w:r w:rsidR="00416CCD">
        <w:rPr>
          <w:color w:val="000000"/>
        </w:rPr>
        <w:t>.</w:t>
      </w:r>
      <w:r w:rsidR="00D77208">
        <w:rPr>
          <w:color w:val="000000"/>
        </w:rPr>
        <w:t xml:space="preserve"> </w:t>
      </w:r>
      <w:r w:rsidR="00416CCD">
        <w:rPr>
          <w:color w:val="000000"/>
        </w:rPr>
        <w:t>P</w:t>
      </w:r>
      <w:r w:rsidR="00D77208">
        <w:rPr>
          <w:color w:val="000000"/>
        </w:rPr>
        <w:t xml:space="preserve">erhaps this is because </w:t>
      </w:r>
      <w:r w:rsidR="00662A30">
        <w:rPr>
          <w:color w:val="000000"/>
        </w:rPr>
        <w:t xml:space="preserve">age of household head is correlated with </w:t>
      </w:r>
      <w:r w:rsidR="000461BB">
        <w:rPr>
          <w:color w:val="000000"/>
        </w:rPr>
        <w:t>being a good candidate for an English training program.</w:t>
      </w:r>
      <w:r w:rsidR="00D77208">
        <w:rPr>
          <w:color w:val="000000"/>
        </w:rPr>
        <w:t xml:space="preserve"> </w:t>
      </w:r>
      <w:r w:rsidR="000461BB">
        <w:rPr>
          <w:color w:val="000000"/>
        </w:rPr>
        <w:t>After controlling for enrollment for English training, the effect of age disa</w:t>
      </w:r>
      <w:r w:rsidR="008B7462">
        <w:rPr>
          <w:color w:val="000000"/>
        </w:rPr>
        <w:t xml:space="preserve">ppears entirely.  </w:t>
      </w:r>
    </w:p>
    <w:p w14:paraId="442ABCFD" w14:textId="5748D59B" w:rsidR="00A34008" w:rsidRDefault="003C1AF9" w:rsidP="00D61BA8">
      <w:pPr>
        <w:pStyle w:val="NormalWeb"/>
        <w:spacing w:before="240" w:beforeAutospacing="0" w:after="240" w:afterAutospacing="0" w:line="480" w:lineRule="auto"/>
        <w:ind w:firstLine="720"/>
        <w:rPr>
          <w:color w:val="000000"/>
        </w:rPr>
      </w:pPr>
      <w:r>
        <w:rPr>
          <w:color w:val="000000"/>
        </w:rPr>
        <w:t xml:space="preserve"> The number of people in the household also decreased the odds a household was financially independent</w:t>
      </w:r>
      <w:r w:rsidR="002C29BA">
        <w:rPr>
          <w:color w:val="000000"/>
        </w:rPr>
        <w:t>, (p&lt;.001, OR</w:t>
      </w:r>
      <w:r w:rsidR="008E371B">
        <w:rPr>
          <w:color w:val="000000"/>
        </w:rPr>
        <w:t xml:space="preserve"> floated around .6</w:t>
      </w:r>
      <w:r w:rsidR="00633E07">
        <w:rPr>
          <w:color w:val="000000"/>
        </w:rPr>
        <w:t>)</w:t>
      </w:r>
      <w:r>
        <w:rPr>
          <w:color w:val="000000"/>
        </w:rPr>
        <w:t>.</w:t>
      </w:r>
      <w:r w:rsidR="00D61BA8">
        <w:rPr>
          <w:color w:val="000000"/>
        </w:rPr>
        <w:t xml:space="preserve"> </w:t>
      </w:r>
      <w:r w:rsidR="00966754">
        <w:rPr>
          <w:color w:val="000000"/>
        </w:rPr>
        <w:t xml:space="preserve">This is a </w:t>
      </w:r>
      <w:r w:rsidR="00873D1D">
        <w:rPr>
          <w:color w:val="000000"/>
        </w:rPr>
        <w:t>meaningful effect,</w:t>
      </w:r>
      <w:r w:rsidR="009D25AD">
        <w:rPr>
          <w:color w:val="000000"/>
        </w:rPr>
        <w:t xml:space="preserve"> indicating that large families are harder to provide for in the United States. The larger family size of many refugee households </w:t>
      </w:r>
      <w:r w:rsidR="00170339">
        <w:rPr>
          <w:color w:val="000000"/>
        </w:rPr>
        <w:t xml:space="preserve">compared to Americans means this is likely an issue that many households encounter. </w:t>
      </w:r>
    </w:p>
    <w:p w14:paraId="593BB8DC" w14:textId="741E9142" w:rsidR="00392DF5" w:rsidRPr="009A6D0F" w:rsidRDefault="002B304A" w:rsidP="009A6D0F">
      <w:pPr>
        <w:pStyle w:val="NormalWeb"/>
        <w:spacing w:before="240" w:beforeAutospacing="0" w:after="240" w:afterAutospacing="0" w:line="480" w:lineRule="auto"/>
        <w:ind w:firstLine="720"/>
        <w:rPr>
          <w:color w:val="000000"/>
        </w:rPr>
      </w:pPr>
      <w:r>
        <w:rPr>
          <w:color w:val="000000"/>
        </w:rPr>
        <w:lastRenderedPageBreak/>
        <w:t xml:space="preserve">The number of </w:t>
      </w:r>
      <w:r w:rsidR="00713958">
        <w:rPr>
          <w:color w:val="000000"/>
        </w:rPr>
        <w:t xml:space="preserve">household members who had a condition that affected working also naturally made it harder for refugee households to be economically self-sufficient (p&lt;.001, OR </w:t>
      </w:r>
      <w:r w:rsidR="00C421B1">
        <w:rPr>
          <w:color w:val="000000"/>
        </w:rPr>
        <w:t xml:space="preserve">floated around .5). </w:t>
      </w:r>
    </w:p>
    <w:p w14:paraId="78FF15EC" w14:textId="2F1ADEC5" w:rsidR="006C4A6D" w:rsidRPr="006A7CCE" w:rsidRDefault="00D61BA8" w:rsidP="00715AA7">
      <w:pPr>
        <w:pStyle w:val="NormalWeb"/>
        <w:spacing w:before="240" w:beforeAutospacing="0" w:after="240" w:afterAutospacing="0" w:line="480" w:lineRule="auto"/>
      </w:pPr>
      <w:bookmarkStart w:id="33" w:name="_Toc101544063"/>
      <w:r w:rsidRPr="00715AA7">
        <w:rPr>
          <w:rStyle w:val="Heading3Char"/>
        </w:rPr>
        <w:t>Pre</w:t>
      </w:r>
      <w:r w:rsidR="00817701" w:rsidRPr="00715AA7">
        <w:rPr>
          <w:rStyle w:val="Heading3Char"/>
        </w:rPr>
        <w:t>-resettlement context</w:t>
      </w:r>
      <w:r w:rsidR="00966754" w:rsidRPr="00715AA7">
        <w:rPr>
          <w:rStyle w:val="Heading3Char"/>
        </w:rPr>
        <w:t xml:space="preserve"> </w:t>
      </w:r>
      <w:r w:rsidR="009A6D0F" w:rsidRPr="00715AA7">
        <w:rPr>
          <w:rStyle w:val="Heading3Char"/>
        </w:rPr>
        <w:t>variables</w:t>
      </w:r>
      <w:r w:rsidR="00D93935" w:rsidRPr="00715AA7">
        <w:rPr>
          <w:rStyle w:val="Heading3Char"/>
        </w:rPr>
        <w:t>.</w:t>
      </w:r>
      <w:bookmarkEnd w:id="33"/>
      <w:r w:rsidR="00D93935">
        <w:rPr>
          <w:i/>
          <w:iCs/>
          <w:color w:val="000000"/>
        </w:rPr>
        <w:t xml:space="preserve"> </w:t>
      </w:r>
      <w:r w:rsidR="005955AE">
        <w:rPr>
          <w:color w:val="000000"/>
        </w:rPr>
        <w:t xml:space="preserve">The second model adds pre-context factors and shows wide variation in economic self-sufficiency across birth country. In fact, </w:t>
      </w:r>
      <w:r w:rsidR="00575EFB">
        <w:t>t</w:t>
      </w:r>
      <w:r w:rsidR="00D93935">
        <w:t xml:space="preserve">he birth countries of refugees </w:t>
      </w:r>
      <w:r w:rsidR="009D10CE">
        <w:t>were</w:t>
      </w:r>
      <w:r w:rsidR="00D93935">
        <w:t xml:space="preserve"> some of the strongest </w:t>
      </w:r>
      <w:r w:rsidR="009D10CE">
        <w:t>predictors</w:t>
      </w:r>
      <w:r w:rsidR="00D93935">
        <w:t xml:space="preserve"> of the model. In general, refugees </w:t>
      </w:r>
      <w:r w:rsidR="00457393">
        <w:t>from countries with a large</w:t>
      </w:r>
      <w:r w:rsidR="00D93935">
        <w:t xml:space="preserve"> Muslim </w:t>
      </w:r>
      <w:r w:rsidR="00457393">
        <w:t>population</w:t>
      </w:r>
      <w:r w:rsidR="005955AE">
        <w:t xml:space="preserve"> (i.e. </w:t>
      </w:r>
      <w:r w:rsidR="00576C01">
        <w:t>Iraq</w:t>
      </w:r>
      <w:r w:rsidR="005955AE">
        <w:t xml:space="preserve">, </w:t>
      </w:r>
      <w:r w:rsidR="00576C01">
        <w:t>Syria</w:t>
      </w:r>
      <w:r w:rsidR="005955AE">
        <w:t xml:space="preserve">, and </w:t>
      </w:r>
      <w:r w:rsidR="00576C01">
        <w:t>Somalia</w:t>
      </w:r>
      <w:r w:rsidR="005955AE">
        <w:t>)</w:t>
      </w:r>
      <w:r w:rsidR="00CA6B95">
        <w:t xml:space="preserve"> had lower levels of economic self-sufficiency.</w:t>
      </w:r>
      <w:r w:rsidR="00CB52BD">
        <w:t xml:space="preserve"> The exception to this </w:t>
      </w:r>
      <w:r w:rsidR="002E5EB8">
        <w:t>trend was Iran</w:t>
      </w:r>
      <w:r w:rsidR="006D7009">
        <w:t xml:space="preserve"> </w:t>
      </w:r>
      <w:r w:rsidR="009F2F96">
        <w:t xml:space="preserve">Refugees from countries in Africa </w:t>
      </w:r>
      <w:r w:rsidR="00593D73">
        <w:t>generally</w:t>
      </w:r>
      <w:r w:rsidR="009F2F96">
        <w:t xml:space="preserve"> had lower odds of economic self-sufficiency</w:t>
      </w:r>
      <w:r w:rsidR="00593D73">
        <w:t>, though</w:t>
      </w:r>
      <w:r w:rsidR="0035468A">
        <w:t xml:space="preserve"> </w:t>
      </w:r>
      <w:r w:rsidR="004777A7">
        <w:t>refuge</w:t>
      </w:r>
      <w:r w:rsidR="002468D8">
        <w:t>es from DR Congo were not significantly less likely than Cubans to be economically sufficient</w:t>
      </w:r>
      <w:r w:rsidR="007D5298">
        <w:t>.</w:t>
      </w:r>
      <w:r w:rsidR="0094248B">
        <w:t xml:space="preserve"> Bhutan</w:t>
      </w:r>
      <w:r w:rsidR="00C57EF1">
        <w:t>ese households were</w:t>
      </w:r>
      <w:r w:rsidR="0094248B">
        <w:t xml:space="preserve"> statistically different f</w:t>
      </w:r>
      <w:r w:rsidR="00C57EF1">
        <w:t>ro</w:t>
      </w:r>
      <w:r w:rsidR="0094248B">
        <w:t>m 0</w:t>
      </w:r>
      <w:r w:rsidR="00C57EF1">
        <w:t xml:space="preserve"> only</w:t>
      </w:r>
      <w:r w:rsidR="0094248B">
        <w:t xml:space="preserve"> </w:t>
      </w:r>
      <w:r w:rsidR="00C57EF1">
        <w:t>until</w:t>
      </w:r>
      <w:r w:rsidR="0094248B">
        <w:t xml:space="preserve"> controlling for </w:t>
      </w:r>
      <w:r w:rsidR="001A754B">
        <w:t>human capital</w:t>
      </w:r>
      <w:r w:rsidR="0094248B">
        <w:t xml:space="preserve"> in later models. </w:t>
      </w:r>
      <w:r w:rsidR="00135EF0">
        <w:t>Perhaps</w:t>
      </w:r>
      <w:r w:rsidR="003819E2">
        <w:t xml:space="preserve"> the exceptionally low wages th</w:t>
      </w:r>
      <w:r w:rsidR="003819E2" w:rsidRPr="006A7CCE">
        <w:t>at</w:t>
      </w:r>
      <w:r w:rsidR="00437D6A" w:rsidRPr="006A7CCE">
        <w:t xml:space="preserve"> some</w:t>
      </w:r>
      <w:r w:rsidR="005555E3" w:rsidRPr="006A7CCE">
        <w:t>,</w:t>
      </w:r>
      <w:r w:rsidR="00437D6A" w:rsidRPr="006A7CCE">
        <w:t xml:space="preserve"> like</w:t>
      </w:r>
      <w:r w:rsidR="003819E2" w:rsidRPr="006A7CCE">
        <w:t xml:space="preserve"> Somalians</w:t>
      </w:r>
      <w:r w:rsidR="00437D6A" w:rsidRPr="006A7CCE">
        <w:t>,</w:t>
      </w:r>
      <w:r w:rsidR="003819E2" w:rsidRPr="006A7CCE">
        <w:t xml:space="preserve"> are working for and the higher reserve wages that</w:t>
      </w:r>
      <w:r w:rsidR="00437D6A" w:rsidRPr="006A7CCE">
        <w:t>, some like</w:t>
      </w:r>
      <w:r w:rsidR="003819E2" w:rsidRPr="006A7CCE">
        <w:t xml:space="preserve"> </w:t>
      </w:r>
      <w:r w:rsidR="00465D8C" w:rsidRPr="006A7CCE">
        <w:t>Iraqis</w:t>
      </w:r>
      <w:r w:rsidR="00437D6A" w:rsidRPr="006A7CCE">
        <w:t>,</w:t>
      </w:r>
      <w:r w:rsidR="00465D8C" w:rsidRPr="006A7CCE">
        <w:t xml:space="preserve"> have as evidence that the</w:t>
      </w:r>
      <w:r w:rsidR="008F347B" w:rsidRPr="006A7CCE">
        <w:t xml:space="preserve"> pre-resettlement</w:t>
      </w:r>
      <w:r w:rsidR="00465D8C" w:rsidRPr="006A7CCE">
        <w:t xml:space="preserve"> context</w:t>
      </w:r>
      <w:r w:rsidR="008F347B" w:rsidRPr="006A7CCE">
        <w:t xml:space="preserve"> </w:t>
      </w:r>
      <w:r w:rsidR="00465D8C" w:rsidRPr="006A7CCE">
        <w:t>socializes a certain standard of living</w:t>
      </w:r>
      <w:r w:rsidR="00B720D7" w:rsidRPr="006A7CCE">
        <w:t>.</w:t>
      </w:r>
      <w:r w:rsidR="009674E0" w:rsidRPr="006A7CCE">
        <w:t xml:space="preserve"> </w:t>
      </w:r>
    </w:p>
    <w:p w14:paraId="2D1CFEEE" w14:textId="2C618A93" w:rsidR="00EE4031" w:rsidRPr="006A7CCE" w:rsidRDefault="00AF3C08" w:rsidP="00D61BA8">
      <w:pPr>
        <w:pStyle w:val="NormalWeb"/>
        <w:spacing w:before="240" w:beforeAutospacing="0" w:after="240" w:afterAutospacing="0" w:line="480" w:lineRule="auto"/>
      </w:pPr>
      <w:r w:rsidRPr="006A7CCE">
        <w:tab/>
        <w:t>There w</w:t>
      </w:r>
      <w:r w:rsidR="00C61BD2" w:rsidRPr="006A7CCE">
        <w:t xml:space="preserve">as evidence for a multiplicative effect </w:t>
      </w:r>
      <w:r w:rsidR="00200FE1" w:rsidRPr="006A7CCE">
        <w:t>for</w:t>
      </w:r>
      <w:r w:rsidR="00C61BD2" w:rsidRPr="006A7CCE">
        <w:t xml:space="preserve"> </w:t>
      </w:r>
      <w:r w:rsidR="00D24427" w:rsidRPr="006A7CCE">
        <w:t>coming f</w:t>
      </w:r>
      <w:r w:rsidR="00200FE1" w:rsidRPr="006A7CCE">
        <w:t>ro</w:t>
      </w:r>
      <w:r w:rsidR="00D24427" w:rsidRPr="006A7CCE">
        <w:t xml:space="preserve">m a country with a large Muslim population that is also in Africa. Refugees from Somalia and Eritrea </w:t>
      </w:r>
      <w:r w:rsidR="008D618B" w:rsidRPr="006A7CCE">
        <w:t>had extremely low odds of being economically self-sufficient</w:t>
      </w:r>
      <w:r w:rsidR="00E64938" w:rsidRPr="006A7CCE">
        <w:t xml:space="preserve"> and these are the only countries of origin that continued to be </w:t>
      </w:r>
      <w:r w:rsidR="002457F3" w:rsidRPr="006A7CCE">
        <w:t xml:space="preserve">statistically significant throughout every model ran. </w:t>
      </w:r>
      <w:r w:rsidR="00FD7654" w:rsidRPr="006A7CCE">
        <w:t>Also</w:t>
      </w:r>
      <w:r w:rsidR="00C47277" w:rsidRPr="006A7CCE">
        <w:t xml:space="preserve"> of note are the relatively large standard errors of the log</w:t>
      </w:r>
      <w:r w:rsidR="00B57EAD" w:rsidRPr="006A7CCE">
        <w:t>-</w:t>
      </w:r>
      <w:r w:rsidR="00C47277" w:rsidRPr="006A7CCE">
        <w:t>odds</w:t>
      </w:r>
      <w:r w:rsidR="00E2749E" w:rsidRPr="006A7CCE">
        <w:t>. M</w:t>
      </w:r>
      <w:r w:rsidR="00B57EAD" w:rsidRPr="006A7CCE">
        <w:t xml:space="preserve">ore precision would illustrate if these </w:t>
      </w:r>
      <w:r w:rsidR="00A654F4" w:rsidRPr="006A7CCE">
        <w:t xml:space="preserve">non-significant, yet </w:t>
      </w:r>
      <w:r w:rsidR="00E2749E" w:rsidRPr="006A7CCE">
        <w:t>seemingly meaningful</w:t>
      </w:r>
      <w:r w:rsidR="00B57EAD" w:rsidRPr="006A7CCE">
        <w:t xml:space="preserve"> point-estimates are actually non-significant</w:t>
      </w:r>
      <w:r w:rsidR="00A654F4" w:rsidRPr="006A7CCE">
        <w:t xml:space="preserve"> or simply have large confidence intervals. </w:t>
      </w:r>
    </w:p>
    <w:p w14:paraId="4298E7BE" w14:textId="6D8D82D9" w:rsidR="002E6573" w:rsidRPr="006A7CCE" w:rsidRDefault="006C4A6D" w:rsidP="00715AA7">
      <w:pPr>
        <w:pStyle w:val="NormalWeb"/>
        <w:spacing w:before="240" w:beforeAutospacing="0" w:after="240" w:afterAutospacing="0" w:line="480" w:lineRule="auto"/>
      </w:pPr>
      <w:bookmarkStart w:id="34" w:name="_Toc101544064"/>
      <w:r w:rsidRPr="006A7CCE">
        <w:rPr>
          <w:rStyle w:val="Heading3Char"/>
          <w:color w:val="auto"/>
        </w:rPr>
        <w:lastRenderedPageBreak/>
        <w:t>Post-resettlement context</w:t>
      </w:r>
      <w:r w:rsidR="00242621" w:rsidRPr="006A7CCE">
        <w:rPr>
          <w:rStyle w:val="Heading3Char"/>
          <w:color w:val="auto"/>
        </w:rPr>
        <w:t>.</w:t>
      </w:r>
      <w:bookmarkEnd w:id="34"/>
      <w:r w:rsidR="00242621" w:rsidRPr="006A7CCE">
        <w:rPr>
          <w:i/>
          <w:iCs/>
        </w:rPr>
        <w:t xml:space="preserve"> </w:t>
      </w:r>
      <w:r w:rsidR="00196A18" w:rsidRPr="006A7CCE">
        <w:t xml:space="preserve">Overall, </w:t>
      </w:r>
      <w:r w:rsidR="00AB7562" w:rsidRPr="006A7CCE">
        <w:t xml:space="preserve">the post-migration context models </w:t>
      </w:r>
      <w:r w:rsidR="00196A18" w:rsidRPr="006A7CCE">
        <w:t>show</w:t>
      </w:r>
      <w:r w:rsidR="00AB7562" w:rsidRPr="006A7CCE">
        <w:t xml:space="preserve"> that region of settlement and survey year predict economic self-sufficiency, but that only survey year remains robust in the full model</w:t>
      </w:r>
      <w:r w:rsidR="00AF3C08" w:rsidRPr="006A7CCE">
        <w:t>.</w:t>
      </w:r>
      <w:r w:rsidR="00614D1E" w:rsidRPr="006A7CCE">
        <w:t xml:space="preserve"> Refugees resettled to the Southern region of the United States had higher odds of </w:t>
      </w:r>
      <w:r w:rsidR="002F5FA5" w:rsidRPr="006A7CCE">
        <w:t>being economically self-sufficient</w:t>
      </w:r>
      <w:r w:rsidR="003C6FA4" w:rsidRPr="006A7CCE">
        <w:t xml:space="preserve"> (p&lt;.05</w:t>
      </w:r>
      <w:r w:rsidR="00F05851" w:rsidRPr="006A7CCE">
        <w:t>, OR was around 1.35</w:t>
      </w:r>
      <w:r w:rsidR="003C6FA4" w:rsidRPr="006A7CCE">
        <w:t>)</w:t>
      </w:r>
      <w:r w:rsidR="001C6C87" w:rsidRPr="006A7CCE">
        <w:t xml:space="preserve"> until </w:t>
      </w:r>
      <w:r w:rsidR="001E3E24" w:rsidRPr="006A7CCE">
        <w:t xml:space="preserve">accounting for post-resettlement human capital variables. Then </w:t>
      </w:r>
      <w:r w:rsidR="005D18DA" w:rsidRPr="006A7CCE">
        <w:t>region of resettlement was no longer a significant predictor</w:t>
      </w:r>
      <w:r w:rsidR="002F5FA5" w:rsidRPr="006A7CCE">
        <w:t xml:space="preserve">. </w:t>
      </w:r>
      <w:r w:rsidR="0041472B" w:rsidRPr="006A7CCE">
        <w:t xml:space="preserve">An artifact of this dataset is that in 2018, 95% of non- missing households indicated they had a “other” work history (Triplett and </w:t>
      </w:r>
      <w:proofErr w:type="spellStart"/>
      <w:r w:rsidR="0041472B" w:rsidRPr="006A7CCE">
        <w:t>Vilter</w:t>
      </w:r>
      <w:proofErr w:type="spellEnd"/>
      <w:r w:rsidR="0041472B" w:rsidRPr="006A7CCE">
        <w:t xml:space="preserve"> 2020). This may contribute to the narrower, and</w:t>
      </w:r>
      <w:r w:rsidR="00C626CE" w:rsidRPr="006A7CCE">
        <w:t xml:space="preserve"> only marginally </w:t>
      </w:r>
      <w:r w:rsidR="0041472B" w:rsidRPr="006A7CCE">
        <w:t xml:space="preserve">significant, estimates shown by the pooled (2016-2018) data for the “other” </w:t>
      </w:r>
      <w:r w:rsidR="0046278E" w:rsidRPr="006A7CCE">
        <w:t>category</w:t>
      </w:r>
      <w:r w:rsidR="0041472B" w:rsidRPr="006A7CCE">
        <w:t>.</w:t>
      </w:r>
    </w:p>
    <w:p w14:paraId="2D5EE045" w14:textId="616F844D" w:rsidR="00C626CE" w:rsidRPr="006A7CCE" w:rsidRDefault="00C626CE" w:rsidP="008F011F">
      <w:pPr>
        <w:pStyle w:val="NormalWeb"/>
        <w:spacing w:before="240" w:beforeAutospacing="0" w:after="240" w:afterAutospacing="0" w:line="480" w:lineRule="auto"/>
        <w:ind w:firstLine="720"/>
      </w:pPr>
      <w:r w:rsidRPr="006A7CCE">
        <w:t>Year in which the survey is administered</w:t>
      </w:r>
      <w:r w:rsidR="000F7624" w:rsidRPr="006A7CCE">
        <w:t xml:space="preserve"> </w:t>
      </w:r>
      <w:r w:rsidRPr="006A7CCE">
        <w:t>controls for</w:t>
      </w:r>
      <w:r w:rsidR="00196A18" w:rsidRPr="006A7CCE">
        <w:t xml:space="preserve"> aggregate</w:t>
      </w:r>
      <w:r w:rsidRPr="006A7CCE">
        <w:t xml:space="preserve"> context effects</w:t>
      </w:r>
      <w:r w:rsidR="00196A18" w:rsidRPr="006A7CCE">
        <w:t xml:space="preserve"> through 2016-2018, years during which </w:t>
      </w:r>
      <w:r w:rsidRPr="006A7CCE">
        <w:t xml:space="preserve">the Trump administration settles into its power. These effects were positively associated with economic self-sufficiency until the complete model and then survey year is only a marginally significant predictor (p&lt;.1, OR = 1.22). </w:t>
      </w:r>
    </w:p>
    <w:p w14:paraId="6ADAED74" w14:textId="073DD558" w:rsidR="00FF1C80" w:rsidRPr="006A7CCE" w:rsidDel="00C75343" w:rsidRDefault="001F4AF8" w:rsidP="00715AA7">
      <w:pPr>
        <w:pStyle w:val="NormalWeb"/>
        <w:spacing w:before="240" w:beforeAutospacing="0" w:after="240" w:afterAutospacing="0" w:line="480" w:lineRule="auto"/>
        <w:rPr>
          <w:del w:id="35" w:author="Stephanie Potochnick" w:date="2022-04-19T16:05:00Z"/>
        </w:rPr>
      </w:pPr>
      <w:bookmarkStart w:id="36" w:name="_Toc101544065"/>
      <w:r w:rsidRPr="006A7CCE">
        <w:rPr>
          <w:rStyle w:val="Heading3Char"/>
          <w:color w:val="auto"/>
        </w:rPr>
        <w:t>Pre-</w:t>
      </w:r>
      <w:r w:rsidR="00BA14C5" w:rsidRPr="006A7CCE">
        <w:rPr>
          <w:rStyle w:val="Heading3Char"/>
          <w:color w:val="auto"/>
        </w:rPr>
        <w:t>resettlement</w:t>
      </w:r>
      <w:r w:rsidRPr="006A7CCE">
        <w:rPr>
          <w:rStyle w:val="Heading3Char"/>
          <w:color w:val="auto"/>
        </w:rPr>
        <w:t xml:space="preserve"> </w:t>
      </w:r>
      <w:r w:rsidR="00BA14C5" w:rsidRPr="006A7CCE">
        <w:rPr>
          <w:rStyle w:val="Heading3Char"/>
          <w:color w:val="auto"/>
        </w:rPr>
        <w:t>human capital.</w:t>
      </w:r>
      <w:bookmarkEnd w:id="36"/>
      <w:r w:rsidR="00BA14C5" w:rsidRPr="006A7CCE">
        <w:t xml:space="preserve"> </w:t>
      </w:r>
      <w:r w:rsidR="00EA61C0" w:rsidRPr="006A7CCE">
        <w:t>Among p</w:t>
      </w:r>
      <w:r w:rsidR="00BA14C5" w:rsidRPr="006A7CCE">
        <w:t xml:space="preserve">re-resettlement </w:t>
      </w:r>
      <w:r w:rsidR="007C48D4" w:rsidRPr="006A7CCE">
        <w:t>human capital variables</w:t>
      </w:r>
      <w:r w:rsidR="00EA61C0" w:rsidRPr="006A7CCE">
        <w:t>, both English ability and years of education (in the full model only),</w:t>
      </w:r>
      <w:r w:rsidR="007C48D4" w:rsidRPr="006A7CCE">
        <w:t xml:space="preserve"> contribute</w:t>
      </w:r>
      <w:r w:rsidR="000B6224" w:rsidRPr="006A7CCE">
        <w:t>d</w:t>
      </w:r>
      <w:r w:rsidR="007C48D4" w:rsidRPr="006A7CCE">
        <w:t xml:space="preserve"> to the predicting economic self-sufficiency. </w:t>
      </w:r>
      <w:r w:rsidR="00DB6262" w:rsidRPr="006A7CCE">
        <w:t xml:space="preserve">A refugee who said they could speak English very well when they arrived in the United States </w:t>
      </w:r>
      <w:r w:rsidR="00FA7A53" w:rsidRPr="006A7CCE">
        <w:t>had the highest point-estimates</w:t>
      </w:r>
      <w:r w:rsidR="00DB6262" w:rsidRPr="006A7CCE">
        <w:t xml:space="preserve"> of economic self-sufficiency in the entire model </w:t>
      </w:r>
      <w:r w:rsidR="008C0E82" w:rsidRPr="006A7CCE">
        <w:t>(p&lt;.0</w:t>
      </w:r>
      <w:r w:rsidR="00195B5F" w:rsidRPr="006A7CCE">
        <w:t>5</w:t>
      </w:r>
      <w:r w:rsidR="00407AC5" w:rsidRPr="006A7CCE">
        <w:t xml:space="preserve"> and p&lt;.1 and</w:t>
      </w:r>
      <w:r w:rsidR="00AA152D" w:rsidRPr="006A7CCE">
        <w:t xml:space="preserve"> </w:t>
      </w:r>
      <w:r w:rsidR="00444B71" w:rsidRPr="006A7CCE">
        <w:t>OR</w:t>
      </w:r>
      <w:r w:rsidR="009466A7" w:rsidRPr="006A7CCE">
        <w:t xml:space="preserve"> was </w:t>
      </w:r>
      <w:r w:rsidR="00407AC5" w:rsidRPr="006A7CCE">
        <w:t xml:space="preserve">2.65 and </w:t>
      </w:r>
      <w:r w:rsidR="00E3643A" w:rsidRPr="006A7CCE">
        <w:t>1.90 respectively</w:t>
      </w:r>
      <w:r w:rsidR="008C0E82" w:rsidRPr="006A7CCE">
        <w:t>)</w:t>
      </w:r>
      <w:r w:rsidR="00AC6E68" w:rsidRPr="006A7CCE">
        <w:t>.</w:t>
      </w:r>
      <w:r w:rsidR="000B6224" w:rsidRPr="006A7CCE">
        <w:t xml:space="preserve"> </w:t>
      </w:r>
      <w:r w:rsidR="00EC375C" w:rsidRPr="006A7CCE">
        <w:t xml:space="preserve">Not being able to speak English well seems to be </w:t>
      </w:r>
      <w:r w:rsidR="00D44077" w:rsidRPr="006A7CCE">
        <w:t xml:space="preserve">a strong barrier to self-sufficiency. </w:t>
      </w:r>
    </w:p>
    <w:p w14:paraId="7957DBF9" w14:textId="68AAF0BE" w:rsidR="00AC6E68" w:rsidRPr="006A7CCE" w:rsidRDefault="00B00971" w:rsidP="008F011F">
      <w:pPr>
        <w:pStyle w:val="NormalWeb"/>
        <w:spacing w:before="240" w:beforeAutospacing="0" w:after="240" w:afterAutospacing="0" w:line="480" w:lineRule="auto"/>
        <w:ind w:firstLine="720"/>
      </w:pPr>
      <w:r w:rsidRPr="006A7CCE">
        <w:t xml:space="preserve">Education was </w:t>
      </w:r>
      <w:r w:rsidR="00FF1C80" w:rsidRPr="006A7CCE">
        <w:t>one of the few</w:t>
      </w:r>
      <w:r w:rsidRPr="006A7CCE">
        <w:t xml:space="preserve"> predictor</w:t>
      </w:r>
      <w:r w:rsidR="00FF1C80" w:rsidRPr="006A7CCE">
        <w:t>s</w:t>
      </w:r>
      <w:r w:rsidRPr="006A7CCE">
        <w:t xml:space="preserve"> of </w:t>
      </w:r>
      <w:r w:rsidR="00FF1C80" w:rsidRPr="006A7CCE">
        <w:t xml:space="preserve">increased </w:t>
      </w:r>
      <w:r w:rsidRPr="006A7CCE">
        <w:t xml:space="preserve">economic self-sufficiency. </w:t>
      </w:r>
      <w:r w:rsidR="000B6224" w:rsidRPr="006A7CCE">
        <w:t xml:space="preserve">For a single increase of a year of education, </w:t>
      </w:r>
      <w:r w:rsidR="004133CB" w:rsidRPr="006A7CCE">
        <w:t>the odds of a refugee household being economically self-</w:t>
      </w:r>
      <w:r w:rsidR="004133CB" w:rsidRPr="006A7CCE">
        <w:lastRenderedPageBreak/>
        <w:t xml:space="preserve">sufficient improves by 4% (p&lt;.05, OR=1.04). </w:t>
      </w:r>
      <w:r w:rsidR="00A3478E" w:rsidRPr="006A7CCE">
        <w:t xml:space="preserve">This effect </w:t>
      </w:r>
      <w:r w:rsidR="00D545FD" w:rsidRPr="006A7CCE">
        <w:t>size is moderate</w:t>
      </w:r>
      <w:r w:rsidR="00196A18" w:rsidRPr="006A7CCE">
        <w:t xml:space="preserve">, especially compounded with each of the 20 potential years of education. </w:t>
      </w:r>
    </w:p>
    <w:p w14:paraId="10172342" w14:textId="73DB3333" w:rsidR="009A461D" w:rsidRPr="006A7CCE" w:rsidRDefault="00AC6E68" w:rsidP="002E34AB">
      <w:pPr>
        <w:pStyle w:val="NormalWeb"/>
        <w:spacing w:before="240" w:beforeAutospacing="0" w:after="240" w:afterAutospacing="0" w:line="480" w:lineRule="auto"/>
      </w:pPr>
      <w:bookmarkStart w:id="37" w:name="_Toc101544066"/>
      <w:r w:rsidRPr="006A7CCE">
        <w:rPr>
          <w:rStyle w:val="Heading3Char"/>
          <w:color w:val="auto"/>
        </w:rPr>
        <w:t>Post-resettlement human capital</w:t>
      </w:r>
      <w:r w:rsidR="009A461D" w:rsidRPr="006A7CCE">
        <w:rPr>
          <w:rStyle w:val="Heading3Char"/>
          <w:color w:val="auto"/>
        </w:rPr>
        <w:t xml:space="preserve"> and other measures of economic integration</w:t>
      </w:r>
      <w:r w:rsidRPr="006A7CCE">
        <w:rPr>
          <w:rStyle w:val="Heading3Char"/>
          <w:color w:val="auto"/>
        </w:rPr>
        <w:t>.</w:t>
      </w:r>
      <w:bookmarkEnd w:id="37"/>
      <w:r w:rsidR="008E15E5" w:rsidRPr="006A7CCE">
        <w:rPr>
          <w:i/>
          <w:iCs/>
        </w:rPr>
        <w:t xml:space="preserve"> </w:t>
      </w:r>
      <w:r w:rsidR="00D545FD" w:rsidRPr="006A7CCE">
        <w:t xml:space="preserve">Being enrolled in </w:t>
      </w:r>
      <w:r w:rsidR="008F011F" w:rsidRPr="006A7CCE">
        <w:t>an</w:t>
      </w:r>
      <w:r w:rsidR="00D545FD" w:rsidRPr="006A7CCE">
        <w:t xml:space="preserve"> English training program is the only post</w:t>
      </w:r>
      <w:r w:rsidR="008E15E5" w:rsidRPr="006A7CCE">
        <w:t>-</w:t>
      </w:r>
      <w:r w:rsidR="006E0F1B" w:rsidRPr="006A7CCE">
        <w:t>resettlement</w:t>
      </w:r>
      <w:r w:rsidR="008E15E5" w:rsidRPr="006A7CCE">
        <w:t xml:space="preserve"> </w:t>
      </w:r>
      <w:r w:rsidR="00751718" w:rsidRPr="006A7CCE">
        <w:t xml:space="preserve">human capital </w:t>
      </w:r>
      <w:r w:rsidR="006E0F1B" w:rsidRPr="006A7CCE">
        <w:t>category</w:t>
      </w:r>
      <w:r w:rsidR="00D545FD" w:rsidRPr="006A7CCE">
        <w:t xml:space="preserve"> variable</w:t>
      </w:r>
      <w:r w:rsidR="00751718" w:rsidRPr="006A7CCE">
        <w:t xml:space="preserve"> that predicted</w:t>
      </w:r>
      <w:r w:rsidR="00D545FD" w:rsidRPr="006A7CCE">
        <w:t xml:space="preserve"> less</w:t>
      </w:r>
      <w:r w:rsidR="00751718" w:rsidRPr="006A7CCE">
        <w:t xml:space="preserve"> economic self-sufficiency</w:t>
      </w:r>
      <w:ins w:id="38" w:author="Stephanie Potochnick" w:date="2022-04-19T16:10:00Z">
        <w:r w:rsidR="00EA61C0" w:rsidRPr="006A7CCE">
          <w:t>.</w:t>
        </w:r>
      </w:ins>
      <w:r w:rsidR="002E34AB" w:rsidRPr="006A7CCE">
        <w:t xml:space="preserve"> It is very possible that those who attend English training do so in lieu of a job, or receives other assistance from the organization that provides English training. Being enrolled in an English training program reduced the odds of economic self-sufficiency </w:t>
      </w:r>
      <w:r w:rsidR="0046278E" w:rsidRPr="006A7CCE">
        <w:t>(p&lt; .</w:t>
      </w:r>
      <w:r w:rsidR="00350CF4" w:rsidRPr="006A7CCE">
        <w:t>001, OR =.52</w:t>
      </w:r>
      <w:r w:rsidR="002E34AB" w:rsidRPr="006A7CCE">
        <w:t>)</w:t>
      </w:r>
      <w:r w:rsidR="009A461D" w:rsidRPr="006A7CCE">
        <w:t xml:space="preserve">. Being enrolled in an English or employment training program did not predict economic self-sufficiency, nor did English proficiency at the time of being surveyed (p&gt;.1). </w:t>
      </w:r>
    </w:p>
    <w:p w14:paraId="41C49615" w14:textId="2687181C" w:rsidR="00B33CB8" w:rsidRPr="006A7CCE" w:rsidRDefault="00D545FD" w:rsidP="009A461D">
      <w:pPr>
        <w:pStyle w:val="NormalWeb"/>
        <w:spacing w:before="240" w:beforeAutospacing="0" w:after="240" w:afterAutospacing="0" w:line="480" w:lineRule="auto"/>
      </w:pPr>
      <w:r w:rsidRPr="006A7CCE">
        <w:tab/>
      </w:r>
      <w:r w:rsidR="009A461D" w:rsidRPr="006A7CCE">
        <w:t xml:space="preserve">Both measures of economic integration were statistically significant predictors of economic self-sufficiency. </w:t>
      </w:r>
      <w:r w:rsidRPr="006A7CCE">
        <w:t>Refugee households that had more working hours had higher odds of being economically self-sufficient (p&lt;.001, OR= 1.02</w:t>
      </w:r>
      <w:r w:rsidR="00412E92" w:rsidRPr="006A7CCE">
        <w:t>).</w:t>
      </w:r>
      <w:ins w:id="39" w:author="Stephanie Potochnick" w:date="2022-04-19T16:18:00Z">
        <w:r w:rsidR="00131D55" w:rsidRPr="006A7CCE">
          <w:t xml:space="preserve"> </w:t>
        </w:r>
      </w:ins>
      <w:r w:rsidR="00B33CB8" w:rsidRPr="006A7CCE">
        <w:t xml:space="preserve">Lastly, </w:t>
      </w:r>
      <w:r w:rsidR="00A13E3F" w:rsidRPr="006A7CCE">
        <w:t>refugees that waited longer to find a job were more likely to be economically self-sufficient (p&lt;.05, point estimate OR=1.24). This is a very strong effect</w:t>
      </w:r>
      <w:r w:rsidR="009A461D" w:rsidRPr="006A7CCE">
        <w:t xml:space="preserve"> </w:t>
      </w:r>
      <w:r w:rsidR="00A13E3F" w:rsidRPr="006A7CCE">
        <w:t xml:space="preserve">and also multiplied by the 4 potential years to gain a first job. </w:t>
      </w:r>
    </w:p>
    <w:p w14:paraId="2B8AD6C6" w14:textId="1041FA2B" w:rsidR="001C63DC" w:rsidRPr="006A7CCE" w:rsidRDefault="00F5000D" w:rsidP="002E34AB">
      <w:pPr>
        <w:pStyle w:val="NormalWeb"/>
        <w:spacing w:before="240" w:beforeAutospacing="0" w:after="240" w:afterAutospacing="0" w:line="480" w:lineRule="auto"/>
      </w:pPr>
      <w:bookmarkStart w:id="40" w:name="_Toc101544067"/>
      <w:r w:rsidRPr="006A7CCE">
        <w:rPr>
          <w:rStyle w:val="Heading3Char"/>
          <w:color w:val="auto"/>
        </w:rPr>
        <w:t xml:space="preserve">Comparing the Relative Importance of </w:t>
      </w:r>
      <w:r w:rsidR="002E34AB" w:rsidRPr="006A7CCE">
        <w:rPr>
          <w:rStyle w:val="Heading3Char"/>
          <w:color w:val="auto"/>
        </w:rPr>
        <w:t>human capital</w:t>
      </w:r>
      <w:r w:rsidRPr="006A7CCE">
        <w:rPr>
          <w:rStyle w:val="Heading3Char"/>
          <w:color w:val="auto"/>
        </w:rPr>
        <w:t xml:space="preserve"> and </w:t>
      </w:r>
      <w:r w:rsidR="002E34AB" w:rsidRPr="006A7CCE">
        <w:rPr>
          <w:rStyle w:val="Heading3Char"/>
          <w:color w:val="auto"/>
        </w:rPr>
        <w:t>context effects</w:t>
      </w:r>
      <w:bookmarkEnd w:id="40"/>
      <w:r w:rsidRPr="006A7CCE">
        <w:rPr>
          <w:i/>
          <w:iCs/>
        </w:rPr>
        <w:t>.</w:t>
      </w:r>
      <w:r w:rsidR="00412E92" w:rsidRPr="006A7CCE">
        <w:rPr>
          <w:iCs/>
        </w:rPr>
        <w:t xml:space="preserve"> Since refugee studies and the sociology of immigration put different emphasis on different families of variables, I e</w:t>
      </w:r>
      <w:r w:rsidRPr="006A7CCE">
        <w:t>xamine</w:t>
      </w:r>
      <w:r w:rsidR="001C63DC" w:rsidRPr="006A7CCE">
        <w:t xml:space="preserve"> Hypothesis C</w:t>
      </w:r>
      <w:r w:rsidR="00412E92" w:rsidRPr="006A7CCE">
        <w:t>:</w:t>
      </w:r>
      <w:r w:rsidR="00A13E3F" w:rsidRPr="006A7CCE">
        <w:t xml:space="preserve"> human capital versus context effects in predicting economic integration</w:t>
      </w:r>
      <w:r w:rsidR="00412E92" w:rsidRPr="006A7CCE">
        <w:t>.</w:t>
      </w:r>
      <w:r w:rsidR="00A13E3F" w:rsidRPr="006A7CCE">
        <w:t xml:space="preserve"> I ran two assessments for each dependent variable.</w:t>
      </w:r>
      <w:r w:rsidRPr="006A7CCE">
        <w:t xml:space="preserve"> </w:t>
      </w:r>
    </w:p>
    <w:p w14:paraId="249BF800" w14:textId="6620B3E6" w:rsidR="00F5000D" w:rsidRPr="006A7CCE" w:rsidRDefault="00A13E3F" w:rsidP="00A13E3F">
      <w:pPr>
        <w:pStyle w:val="NormalWeb"/>
        <w:spacing w:before="240" w:beforeAutospacing="0" w:after="240" w:afterAutospacing="0" w:line="480" w:lineRule="auto"/>
        <w:ind w:firstLine="720"/>
        <w:rPr>
          <w:ins w:id="41" w:author="Stephanie Potochnick" w:date="2022-04-19T16:25:00Z"/>
        </w:rPr>
      </w:pPr>
      <w:r w:rsidRPr="006A7CCE">
        <w:t>T</w:t>
      </w:r>
      <w:r w:rsidR="001C63DC" w:rsidRPr="006A7CCE">
        <w:t>here are</w:t>
      </w:r>
      <w:r w:rsidR="00412E92" w:rsidRPr="006A7CCE">
        <w:t xml:space="preserve"> both</w:t>
      </w:r>
      <w:r w:rsidR="001C63DC" w:rsidRPr="006A7CCE">
        <w:t xml:space="preserve"> </w:t>
      </w:r>
      <w:r w:rsidRPr="006A7CCE">
        <w:t xml:space="preserve">statistical and </w:t>
      </w:r>
      <w:r w:rsidR="001C63DC" w:rsidRPr="006A7CCE">
        <w:t xml:space="preserve">non-statistical methods of </w:t>
      </w:r>
      <w:r w:rsidRPr="006A7CCE">
        <w:t>assessing</w:t>
      </w:r>
      <w:r w:rsidR="001C63DC" w:rsidRPr="006A7CCE">
        <w:t xml:space="preserve"> the relative fit of non-nested models</w:t>
      </w:r>
      <w:r w:rsidRPr="006A7CCE">
        <w:t xml:space="preserve">. I use </w:t>
      </w:r>
      <w:r w:rsidR="001C63DC" w:rsidRPr="006A7CCE">
        <w:t>the Akaike Information Criterion (AIC) and Bayesian Information Criterion (BIC)</w:t>
      </w:r>
      <w:r w:rsidRPr="006A7CCE">
        <w:t xml:space="preserve"> to assess model fit</w:t>
      </w:r>
      <w:r w:rsidR="001C63DC" w:rsidRPr="006A7CCE">
        <w:t>.</w:t>
      </w:r>
      <w:r w:rsidRPr="006A7CCE">
        <w:t xml:space="preserve"> A lower information criterion indicates greater effectiveness of the </w:t>
      </w:r>
      <w:r w:rsidRPr="006A7CCE">
        <w:lastRenderedPageBreak/>
        <w:t xml:space="preserve">independent variables in predicting the dependent variable. A key limitation to this method is the lack of hypothesis testing. </w:t>
      </w:r>
      <w:r w:rsidR="00412E92" w:rsidRPr="006A7CCE">
        <w:t xml:space="preserve">To overcome this limitation, I </w:t>
      </w:r>
      <w:r w:rsidR="001C63DC" w:rsidRPr="006A7CCE">
        <w:t>also estimate the predicted probabilities of a</w:t>
      </w:r>
      <w:r w:rsidR="00412E92" w:rsidRPr="006A7CCE">
        <w:t xml:space="preserve"> pair pf hypothetical,</w:t>
      </w:r>
      <w:r w:rsidR="001C63DC" w:rsidRPr="006A7CCE">
        <w:t xml:space="preserve"> </w:t>
      </w:r>
      <w:r w:rsidR="00412E92" w:rsidRPr="006A7CCE">
        <w:t>typical respondents</w:t>
      </w:r>
      <w:r w:rsidR="001C63DC" w:rsidRPr="006A7CCE">
        <w:t xml:space="preserve"> who differ on a few indicators of interest</w:t>
      </w:r>
      <w:r w:rsidR="00412E92" w:rsidRPr="006A7CCE">
        <w:t>. These individuals</w:t>
      </w:r>
      <w:r w:rsidR="0013168B" w:rsidRPr="006A7CCE">
        <w:t xml:space="preserve"> were identical except for the</w:t>
      </w:r>
      <w:r w:rsidR="00E72A1C" w:rsidRPr="006A7CCE">
        <w:t xml:space="preserve"> pre-/post- resettlement</w:t>
      </w:r>
      <w:r w:rsidR="0013168B" w:rsidRPr="006A7CCE">
        <w:t xml:space="preserve"> human capital variables and the </w:t>
      </w:r>
      <w:r w:rsidR="00E72A1C" w:rsidRPr="006A7CCE">
        <w:t>pre-/post-</w:t>
      </w:r>
      <w:r w:rsidR="001721AD" w:rsidRPr="006A7CCE">
        <w:t>resettlement</w:t>
      </w:r>
      <w:r w:rsidR="00E72A1C" w:rsidRPr="006A7CCE">
        <w:t xml:space="preserve"> </w:t>
      </w:r>
      <w:r w:rsidR="0013168B" w:rsidRPr="006A7CCE">
        <w:t>context</w:t>
      </w:r>
      <w:r w:rsidR="00E72A1C" w:rsidRPr="006A7CCE">
        <w:t xml:space="preserve"> variables. One was average (or modal) on all variables</w:t>
      </w:r>
      <w:r w:rsidR="00FD0DF4" w:rsidRPr="006A7CCE">
        <w:t xml:space="preserve"> except the human capital variables, in which case they were </w:t>
      </w:r>
      <w:r w:rsidR="00DD64C1" w:rsidRPr="006A7CCE">
        <w:t xml:space="preserve">given the </w:t>
      </w:r>
      <w:r w:rsidR="00A431B3" w:rsidRPr="006A7CCE">
        <w:t>most</w:t>
      </w:r>
      <w:r w:rsidR="00FD0DF4" w:rsidRPr="006A7CCE">
        <w:t xml:space="preserve"> advant</w:t>
      </w:r>
      <w:r w:rsidR="001721AD" w:rsidRPr="006A7CCE">
        <w:t>aged</w:t>
      </w:r>
      <w:r w:rsidR="00A431B3" w:rsidRPr="006A7CCE">
        <w:t xml:space="preserve"> characteristics in the sample.</w:t>
      </w:r>
      <w:r w:rsidR="00C708C0" w:rsidRPr="006A7CCE">
        <w:t xml:space="preserve"> This hypothetical person</w:t>
      </w:r>
      <w:r w:rsidR="00A431B3" w:rsidRPr="006A7CCE">
        <w:t xml:space="preserve"> </w:t>
      </w:r>
      <w:r w:rsidR="004C0F70" w:rsidRPr="006A7CCE">
        <w:t>underst</w:t>
      </w:r>
      <w:r w:rsidR="00C708C0" w:rsidRPr="006A7CCE">
        <w:t>ood</w:t>
      </w:r>
      <w:r w:rsidR="004C0F70" w:rsidRPr="006A7CCE">
        <w:t xml:space="preserve"> English very well, ha</w:t>
      </w:r>
      <w:r w:rsidR="00C708C0" w:rsidRPr="006A7CCE">
        <w:t>d</w:t>
      </w:r>
      <w:r w:rsidR="004C0F70" w:rsidRPr="006A7CCE">
        <w:t xml:space="preserve"> 20 years of education, </w:t>
      </w:r>
      <w:r w:rsidR="00482C51" w:rsidRPr="006A7CCE">
        <w:t>and obtain</w:t>
      </w:r>
      <w:r w:rsidR="00C708C0" w:rsidRPr="006A7CCE">
        <w:t>ed</w:t>
      </w:r>
      <w:r w:rsidR="00482C51" w:rsidRPr="006A7CCE">
        <w:t xml:space="preserve"> </w:t>
      </w:r>
      <w:r w:rsidR="004801DA" w:rsidRPr="006A7CCE">
        <w:t>a professional/education/healthcare/social services job</w:t>
      </w:r>
      <w:r w:rsidR="00C708C0" w:rsidRPr="006A7CCE">
        <w:t xml:space="preserve"> in the United States</w:t>
      </w:r>
      <w:r w:rsidR="001721AD" w:rsidRPr="006A7CCE">
        <w:t xml:space="preserve">. The other was average on all variables except </w:t>
      </w:r>
      <w:r w:rsidR="006C1BD3" w:rsidRPr="006A7CCE">
        <w:t xml:space="preserve">context variables, in which case they </w:t>
      </w:r>
      <w:r w:rsidR="00425313" w:rsidRPr="006A7CCE">
        <w:t>were given characteristics that would increase their odds of economic self-sufficiency.</w:t>
      </w:r>
      <w:r w:rsidR="00C708C0" w:rsidRPr="006A7CCE">
        <w:t xml:space="preserve"> </w:t>
      </w:r>
      <w:r w:rsidR="00425313" w:rsidRPr="006A7CCE">
        <w:t xml:space="preserve"> The predicted probability of </w:t>
      </w:r>
      <w:r w:rsidR="00DD64C1" w:rsidRPr="006A7CCE">
        <w:t>someone with maximal human capital</w:t>
      </w:r>
      <w:r w:rsidR="004F5858" w:rsidRPr="006A7CCE">
        <w:t xml:space="preserve"> would come </w:t>
      </w:r>
      <w:r w:rsidR="00F5000D" w:rsidRPr="006A7CCE">
        <w:t>from</w:t>
      </w:r>
      <w:r w:rsidR="004F5858" w:rsidRPr="006A7CCE">
        <w:t xml:space="preserve"> an advantaged background like Iran or Cuba, </w:t>
      </w:r>
      <w:r w:rsidR="00FA0075" w:rsidRPr="006A7CCE">
        <w:t xml:space="preserve">have a professional work history, </w:t>
      </w:r>
      <w:r w:rsidR="00420239" w:rsidRPr="006A7CCE">
        <w:t>be resettled to the south and be surveyed in 2018.</w:t>
      </w:r>
      <w:r w:rsidR="00887150" w:rsidRPr="006A7CCE">
        <w:t xml:space="preserve"> </w:t>
      </w:r>
    </w:p>
    <w:p w14:paraId="5F6C3D9B" w14:textId="77777777" w:rsidR="00412E92" w:rsidRPr="006A7CCE" w:rsidRDefault="00887150" w:rsidP="00412E92">
      <w:pPr>
        <w:pStyle w:val="NormalWeb"/>
        <w:spacing w:before="240" w:beforeAutospacing="0" w:after="240" w:afterAutospacing="0" w:line="480" w:lineRule="auto"/>
        <w:ind w:firstLine="720"/>
      </w:pPr>
      <w:r w:rsidRPr="006A7CCE">
        <w:t xml:space="preserve">The result of these </w:t>
      </w:r>
      <w:r w:rsidR="00CA1A95" w:rsidRPr="006A7CCE">
        <w:t>predicted</w:t>
      </w:r>
      <w:r w:rsidRPr="006A7CCE">
        <w:t xml:space="preserve"> comparisons is that the </w:t>
      </w:r>
      <w:r w:rsidR="002E1A94" w:rsidRPr="006A7CCE">
        <w:t>maximum human capital person had a predicted probability of 54%</w:t>
      </w:r>
      <w:r w:rsidR="00F07FB9" w:rsidRPr="006A7CCE">
        <w:t xml:space="preserve"> (standard error =</w:t>
      </w:r>
      <w:r w:rsidR="00C64DD3" w:rsidRPr="006A7CCE">
        <w:t>.081)</w:t>
      </w:r>
      <w:r w:rsidR="002E1A94" w:rsidRPr="006A7CCE">
        <w:t xml:space="preserve"> </w:t>
      </w:r>
      <w:r w:rsidR="00AA6FF4" w:rsidRPr="006A7CCE">
        <w:t xml:space="preserve">for being economically self-sufficient. The maximum contextually advantaged person had a predicted probability of </w:t>
      </w:r>
      <w:r w:rsidR="00F07FB9" w:rsidRPr="006A7CCE">
        <w:t>22% (standard error=.033)</w:t>
      </w:r>
      <w:r w:rsidR="00E064E1" w:rsidRPr="006A7CCE">
        <w:t xml:space="preserve">. These results support the idea that human capital </w:t>
      </w:r>
      <w:r w:rsidR="00F5000D" w:rsidRPr="006A7CCE">
        <w:t xml:space="preserve">versus context </w:t>
      </w:r>
      <w:r w:rsidR="00E064E1" w:rsidRPr="006A7CCE">
        <w:t>is the better predictor of economic self-sufficiency.</w:t>
      </w:r>
      <w:r w:rsidR="00CC7604" w:rsidRPr="006A7CCE">
        <w:t xml:space="preserve"> I ran a supplementary analysis using work history has a human capital variable and this </w:t>
      </w:r>
      <w:r w:rsidR="009B61AA" w:rsidRPr="006A7CCE">
        <w:t>only increased the gap.</w:t>
      </w:r>
      <w:r w:rsidR="00A025BE" w:rsidRPr="006A7CCE">
        <w:t xml:space="preserve"> Note that due to functionality</w:t>
      </w:r>
      <w:r w:rsidR="001B61FF" w:rsidRPr="006A7CCE">
        <w:t xml:space="preserve"> limitations</w:t>
      </w:r>
      <w:r w:rsidR="00A025BE" w:rsidRPr="006A7CCE">
        <w:t xml:space="preserve">, I was not able to </w:t>
      </w:r>
      <w:r w:rsidR="001B61FF" w:rsidRPr="006A7CCE">
        <w:t xml:space="preserve">get predicted probabilities on the multiple imputed data, only weighted complete-case was </w:t>
      </w:r>
      <w:r w:rsidR="002E34AB" w:rsidRPr="006A7CCE">
        <w:t xml:space="preserve">available. </w:t>
      </w:r>
    </w:p>
    <w:p w14:paraId="25984B1E" w14:textId="79F7AC99" w:rsidR="004C48E6" w:rsidRPr="006A7CCE" w:rsidRDefault="00412E92" w:rsidP="004C48E6">
      <w:pPr>
        <w:pStyle w:val="NormalWeb"/>
        <w:spacing w:before="240" w:beforeAutospacing="0" w:after="240" w:afterAutospacing="0" w:line="480" w:lineRule="auto"/>
        <w:ind w:firstLine="720"/>
      </w:pPr>
      <w:r w:rsidRPr="006A7CCE">
        <w:t xml:space="preserve">I found more evidence for the superiority of human capital variables in predicting economic self-sufficiency when comparing a human capital model with a context variable </w:t>
      </w:r>
      <w:r w:rsidRPr="006A7CCE">
        <w:lastRenderedPageBreak/>
        <w:t>model.</w:t>
      </w:r>
      <w:r w:rsidR="00B33CB8" w:rsidRPr="006A7CCE">
        <w:t xml:space="preserve"> T</w:t>
      </w:r>
      <w:r w:rsidR="00964CE7" w:rsidRPr="006A7CCE">
        <w:t xml:space="preserve">he </w:t>
      </w:r>
      <w:r w:rsidR="00FD7654">
        <w:t>AIC</w:t>
      </w:r>
      <w:r w:rsidR="00964CE7" w:rsidRPr="006A7CCE">
        <w:t xml:space="preserve"> and</w:t>
      </w:r>
      <w:r w:rsidR="00B33CB8" w:rsidRPr="006A7CCE">
        <w:t xml:space="preserve"> the</w:t>
      </w:r>
      <w:r w:rsidR="00FD7654">
        <w:t xml:space="preserve"> BIC</w:t>
      </w:r>
      <w:r w:rsidR="00964CE7" w:rsidRPr="006A7CCE">
        <w:t xml:space="preserve"> favored the human capital model</w:t>
      </w:r>
      <w:r w:rsidR="00214F88" w:rsidRPr="006A7CCE">
        <w:t xml:space="preserve"> </w:t>
      </w:r>
      <w:r w:rsidR="00EF4AA5" w:rsidRPr="006A7CCE">
        <w:t>(AIC=3071.</w:t>
      </w:r>
      <w:r w:rsidR="00751331" w:rsidRPr="006A7CCE">
        <w:t>677</w:t>
      </w:r>
      <w:r w:rsidR="00EF4AA5" w:rsidRPr="006A7CCE">
        <w:t>, BIC=3</w:t>
      </w:r>
      <w:r w:rsidR="00751331" w:rsidRPr="006A7CCE">
        <w:t>011</w:t>
      </w:r>
      <w:r w:rsidR="00EF4AA5" w:rsidRPr="006A7CCE">
        <w:t>.</w:t>
      </w:r>
      <w:r w:rsidR="00751331" w:rsidRPr="006A7CCE">
        <w:t>656</w:t>
      </w:r>
      <w:r w:rsidR="00EF4AA5" w:rsidRPr="006A7CCE">
        <w:t xml:space="preserve">) </w:t>
      </w:r>
      <w:r w:rsidR="00214F88" w:rsidRPr="006A7CCE">
        <w:t>over the context model</w:t>
      </w:r>
      <w:r w:rsidR="00EF4AA5" w:rsidRPr="006A7CCE">
        <w:t xml:space="preserve"> (AIC=3337.631, BIC=3491.357)</w:t>
      </w:r>
      <w:r w:rsidR="004C48E6" w:rsidRPr="006A7CCE">
        <w:t>.</w:t>
      </w:r>
    </w:p>
    <w:tbl>
      <w:tblPr>
        <w:tblStyle w:val="TableGrid"/>
        <w:tblpPr w:leftFromText="180" w:rightFromText="180" w:vertAnchor="page" w:horzAnchor="margin" w:tblpY="939"/>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0"/>
        <w:gridCol w:w="1350"/>
        <w:gridCol w:w="1350"/>
        <w:gridCol w:w="1440"/>
        <w:gridCol w:w="1260"/>
        <w:gridCol w:w="1260"/>
      </w:tblGrid>
      <w:tr w:rsidR="006A7CCE" w:rsidRPr="006A7CCE" w14:paraId="70982AA6" w14:textId="77777777" w:rsidTr="006A7CCE">
        <w:tc>
          <w:tcPr>
            <w:tcW w:w="9540" w:type="dxa"/>
            <w:gridSpan w:val="6"/>
            <w:tcBorders>
              <w:top w:val="single" w:sz="4" w:space="0" w:color="auto"/>
            </w:tcBorders>
          </w:tcPr>
          <w:p w14:paraId="56A7709D" w14:textId="375BE974" w:rsidR="004C48E6" w:rsidRPr="006A7CCE" w:rsidRDefault="004C48E6" w:rsidP="001A3E7E">
            <w:pPr>
              <w:rPr>
                <w:rFonts w:ascii="Times New Roman" w:hAnsi="Times New Roman" w:cs="Times New Roman"/>
              </w:rPr>
            </w:pPr>
            <w:r w:rsidRPr="006A7CCE">
              <w:rPr>
                <w:rFonts w:ascii="Times New Roman" w:hAnsi="Times New Roman" w:cs="Times New Roman"/>
              </w:rPr>
              <w:lastRenderedPageBreak/>
              <w:t xml:space="preserve">TABLE </w:t>
            </w:r>
            <w:r w:rsidR="00605D8F">
              <w:rPr>
                <w:rFonts w:ascii="Times New Roman" w:hAnsi="Times New Roman" w:cs="Times New Roman"/>
              </w:rPr>
              <w:t>2.</w:t>
            </w:r>
            <w:r w:rsidRPr="006A7CCE">
              <w:rPr>
                <w:rFonts w:ascii="Times New Roman" w:hAnsi="Times New Roman" w:cs="Times New Roman"/>
              </w:rPr>
              <w:t xml:space="preserve"> Predicting Economic Self-Sufficiency with Pooled Data (2016-2018)</w:t>
            </w:r>
          </w:p>
        </w:tc>
      </w:tr>
      <w:tr w:rsidR="006A7CCE" w:rsidRPr="006A7CCE" w14:paraId="417B9337" w14:textId="77777777" w:rsidTr="006A7CCE">
        <w:tc>
          <w:tcPr>
            <w:tcW w:w="2880" w:type="dxa"/>
            <w:tcBorders>
              <w:top w:val="single" w:sz="4" w:space="0" w:color="auto"/>
            </w:tcBorders>
          </w:tcPr>
          <w:p w14:paraId="18A90690" w14:textId="77777777" w:rsidR="004C48E6" w:rsidRPr="006A7CCE" w:rsidRDefault="004C48E6" w:rsidP="001A3E7E">
            <w:pPr>
              <w:rPr>
                <w:rFonts w:ascii="Times New Roman" w:hAnsi="Times New Roman" w:cs="Times New Roman"/>
              </w:rPr>
            </w:pPr>
          </w:p>
        </w:tc>
        <w:tc>
          <w:tcPr>
            <w:tcW w:w="1350" w:type="dxa"/>
            <w:tcBorders>
              <w:top w:val="single" w:sz="4" w:space="0" w:color="auto"/>
            </w:tcBorders>
          </w:tcPr>
          <w:p w14:paraId="276D774A"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Basic Model</w:t>
            </w:r>
          </w:p>
        </w:tc>
        <w:tc>
          <w:tcPr>
            <w:tcW w:w="1350" w:type="dxa"/>
            <w:tcBorders>
              <w:top w:val="single" w:sz="4" w:space="0" w:color="auto"/>
            </w:tcBorders>
          </w:tcPr>
          <w:p w14:paraId="2D861578"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Pre-Context</w:t>
            </w:r>
          </w:p>
        </w:tc>
        <w:tc>
          <w:tcPr>
            <w:tcW w:w="1440" w:type="dxa"/>
            <w:tcBorders>
              <w:top w:val="single" w:sz="4" w:space="0" w:color="auto"/>
            </w:tcBorders>
          </w:tcPr>
          <w:p w14:paraId="0BF2704B"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Post- Context</w:t>
            </w:r>
          </w:p>
        </w:tc>
        <w:tc>
          <w:tcPr>
            <w:tcW w:w="1260" w:type="dxa"/>
            <w:tcBorders>
              <w:top w:val="single" w:sz="4" w:space="0" w:color="auto"/>
            </w:tcBorders>
          </w:tcPr>
          <w:p w14:paraId="6ECA9C99"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Pre-Capital</w:t>
            </w:r>
          </w:p>
        </w:tc>
        <w:tc>
          <w:tcPr>
            <w:tcW w:w="1260" w:type="dxa"/>
            <w:tcBorders>
              <w:top w:val="single" w:sz="4" w:space="0" w:color="auto"/>
            </w:tcBorders>
          </w:tcPr>
          <w:p w14:paraId="6DE691FD"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Complete</w:t>
            </w:r>
          </w:p>
        </w:tc>
      </w:tr>
      <w:tr w:rsidR="006A7CCE" w:rsidRPr="006A7CCE" w14:paraId="4C1B25F0" w14:textId="77777777" w:rsidTr="006A7CCE">
        <w:tc>
          <w:tcPr>
            <w:tcW w:w="2880" w:type="dxa"/>
            <w:tcBorders>
              <w:bottom w:val="single" w:sz="4" w:space="0" w:color="auto"/>
            </w:tcBorders>
          </w:tcPr>
          <w:p w14:paraId="3CCB8C02" w14:textId="77777777" w:rsidR="004C48E6" w:rsidRPr="006A7CCE" w:rsidRDefault="004C48E6" w:rsidP="001A3E7E">
            <w:pPr>
              <w:rPr>
                <w:rFonts w:ascii="Times New Roman" w:hAnsi="Times New Roman" w:cs="Times New Roman"/>
                <w:i/>
              </w:rPr>
            </w:pPr>
            <w:r w:rsidRPr="006A7CCE">
              <w:rPr>
                <w:rFonts w:ascii="Times New Roman" w:hAnsi="Times New Roman" w:cs="Times New Roman"/>
                <w:i/>
              </w:rPr>
              <w:t>Variables</w:t>
            </w:r>
          </w:p>
        </w:tc>
        <w:tc>
          <w:tcPr>
            <w:tcW w:w="1350" w:type="dxa"/>
            <w:tcBorders>
              <w:bottom w:val="single" w:sz="4" w:space="0" w:color="auto"/>
            </w:tcBorders>
          </w:tcPr>
          <w:p w14:paraId="67C6F933"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Odds Ratio</w:t>
            </w:r>
          </w:p>
        </w:tc>
        <w:tc>
          <w:tcPr>
            <w:tcW w:w="1350" w:type="dxa"/>
            <w:tcBorders>
              <w:bottom w:val="single" w:sz="4" w:space="0" w:color="auto"/>
            </w:tcBorders>
          </w:tcPr>
          <w:p w14:paraId="5752F683"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Odds Ratio</w:t>
            </w:r>
          </w:p>
        </w:tc>
        <w:tc>
          <w:tcPr>
            <w:tcW w:w="1440" w:type="dxa"/>
            <w:tcBorders>
              <w:bottom w:val="single" w:sz="4" w:space="0" w:color="auto"/>
            </w:tcBorders>
          </w:tcPr>
          <w:p w14:paraId="24C7E964"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Odds Ratio</w:t>
            </w:r>
          </w:p>
        </w:tc>
        <w:tc>
          <w:tcPr>
            <w:tcW w:w="1260" w:type="dxa"/>
            <w:tcBorders>
              <w:bottom w:val="single" w:sz="4" w:space="0" w:color="auto"/>
            </w:tcBorders>
          </w:tcPr>
          <w:p w14:paraId="24516717"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Odds Ratio</w:t>
            </w:r>
          </w:p>
        </w:tc>
        <w:tc>
          <w:tcPr>
            <w:tcW w:w="1260" w:type="dxa"/>
            <w:tcBorders>
              <w:bottom w:val="single" w:sz="4" w:space="0" w:color="auto"/>
            </w:tcBorders>
          </w:tcPr>
          <w:p w14:paraId="61EC94F3"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Odds Ratio</w:t>
            </w:r>
          </w:p>
        </w:tc>
      </w:tr>
      <w:tr w:rsidR="006A7CCE" w:rsidRPr="006A7CCE" w14:paraId="7F07F142" w14:textId="77777777" w:rsidTr="006A7CCE">
        <w:tc>
          <w:tcPr>
            <w:tcW w:w="2880" w:type="dxa"/>
            <w:tcBorders>
              <w:top w:val="single" w:sz="4" w:space="0" w:color="auto"/>
            </w:tcBorders>
          </w:tcPr>
          <w:p w14:paraId="488B4519"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Years in U.S.</w:t>
            </w:r>
          </w:p>
        </w:tc>
        <w:tc>
          <w:tcPr>
            <w:tcW w:w="1350" w:type="dxa"/>
            <w:tcBorders>
              <w:top w:val="single" w:sz="4" w:space="0" w:color="auto"/>
            </w:tcBorders>
            <w:vAlign w:val="bottom"/>
          </w:tcPr>
          <w:p w14:paraId="21E6B2EA"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1.21***</w:t>
            </w:r>
          </w:p>
        </w:tc>
        <w:tc>
          <w:tcPr>
            <w:tcW w:w="1350" w:type="dxa"/>
            <w:tcBorders>
              <w:top w:val="single" w:sz="4" w:space="0" w:color="auto"/>
              <w:left w:val="nil"/>
              <w:right w:val="nil"/>
            </w:tcBorders>
            <w:shd w:val="clear" w:color="auto" w:fill="auto"/>
            <w:vAlign w:val="bottom"/>
          </w:tcPr>
          <w:p w14:paraId="2A6A84E4"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1.22***</w:t>
            </w:r>
          </w:p>
        </w:tc>
        <w:tc>
          <w:tcPr>
            <w:tcW w:w="1440" w:type="dxa"/>
            <w:tcBorders>
              <w:top w:val="single" w:sz="4" w:space="0" w:color="auto"/>
              <w:left w:val="nil"/>
              <w:right w:val="nil"/>
            </w:tcBorders>
            <w:shd w:val="clear" w:color="auto" w:fill="auto"/>
            <w:vAlign w:val="bottom"/>
          </w:tcPr>
          <w:p w14:paraId="5378D60D"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1.20***</w:t>
            </w:r>
          </w:p>
        </w:tc>
        <w:tc>
          <w:tcPr>
            <w:tcW w:w="1260" w:type="dxa"/>
            <w:tcBorders>
              <w:top w:val="single" w:sz="4" w:space="0" w:color="auto"/>
              <w:left w:val="nil"/>
              <w:right w:val="nil"/>
            </w:tcBorders>
            <w:shd w:val="clear" w:color="auto" w:fill="auto"/>
            <w:vAlign w:val="bottom"/>
          </w:tcPr>
          <w:p w14:paraId="5DB8858A"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1.21***</w:t>
            </w:r>
          </w:p>
        </w:tc>
        <w:tc>
          <w:tcPr>
            <w:tcW w:w="1260" w:type="dxa"/>
            <w:tcBorders>
              <w:top w:val="single" w:sz="4" w:space="0" w:color="auto"/>
            </w:tcBorders>
            <w:vAlign w:val="bottom"/>
          </w:tcPr>
          <w:p w14:paraId="0AE7F0A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1.17**</w:t>
            </w:r>
          </w:p>
        </w:tc>
      </w:tr>
      <w:tr w:rsidR="006A7CCE" w:rsidRPr="006A7CCE" w14:paraId="60301369" w14:textId="77777777" w:rsidTr="006A7CCE">
        <w:tc>
          <w:tcPr>
            <w:tcW w:w="2880" w:type="dxa"/>
          </w:tcPr>
          <w:p w14:paraId="6EBF72D3"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Female (Versus Male)</w:t>
            </w:r>
          </w:p>
        </w:tc>
        <w:tc>
          <w:tcPr>
            <w:tcW w:w="1350" w:type="dxa"/>
            <w:vAlign w:val="bottom"/>
          </w:tcPr>
          <w:p w14:paraId="41A5009D"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1.13</w:t>
            </w:r>
          </w:p>
        </w:tc>
        <w:tc>
          <w:tcPr>
            <w:tcW w:w="1350" w:type="dxa"/>
            <w:tcBorders>
              <w:left w:val="nil"/>
              <w:bottom w:val="nil"/>
              <w:right w:val="nil"/>
            </w:tcBorders>
            <w:shd w:val="clear" w:color="auto" w:fill="auto"/>
            <w:vAlign w:val="bottom"/>
          </w:tcPr>
          <w:p w14:paraId="7215598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1.12</w:t>
            </w:r>
          </w:p>
        </w:tc>
        <w:tc>
          <w:tcPr>
            <w:tcW w:w="1440" w:type="dxa"/>
            <w:tcBorders>
              <w:left w:val="nil"/>
              <w:bottom w:val="nil"/>
              <w:right w:val="nil"/>
            </w:tcBorders>
            <w:shd w:val="clear" w:color="auto" w:fill="auto"/>
            <w:vAlign w:val="bottom"/>
          </w:tcPr>
          <w:p w14:paraId="38188FB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1.09</w:t>
            </w:r>
          </w:p>
        </w:tc>
        <w:tc>
          <w:tcPr>
            <w:tcW w:w="1260" w:type="dxa"/>
            <w:tcBorders>
              <w:left w:val="nil"/>
              <w:bottom w:val="nil"/>
              <w:right w:val="nil"/>
            </w:tcBorders>
            <w:shd w:val="clear" w:color="auto" w:fill="auto"/>
            <w:vAlign w:val="bottom"/>
          </w:tcPr>
          <w:p w14:paraId="214E737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1.07</w:t>
            </w:r>
          </w:p>
        </w:tc>
        <w:tc>
          <w:tcPr>
            <w:tcW w:w="1260" w:type="dxa"/>
            <w:vAlign w:val="bottom"/>
          </w:tcPr>
          <w:p w14:paraId="59B06C1A"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1.36</w:t>
            </w:r>
          </w:p>
        </w:tc>
      </w:tr>
      <w:tr w:rsidR="006A7CCE" w:rsidRPr="006A7CCE" w14:paraId="4BA2D2A2" w14:textId="77777777" w:rsidTr="006A7CCE">
        <w:tc>
          <w:tcPr>
            <w:tcW w:w="2880" w:type="dxa"/>
          </w:tcPr>
          <w:p w14:paraId="2F65878D"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Age</w:t>
            </w:r>
          </w:p>
        </w:tc>
        <w:tc>
          <w:tcPr>
            <w:tcW w:w="1350" w:type="dxa"/>
            <w:vAlign w:val="bottom"/>
          </w:tcPr>
          <w:p w14:paraId="650DEEFB"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0.99***</w:t>
            </w:r>
          </w:p>
        </w:tc>
        <w:tc>
          <w:tcPr>
            <w:tcW w:w="1350" w:type="dxa"/>
            <w:tcBorders>
              <w:top w:val="nil"/>
              <w:left w:val="nil"/>
              <w:bottom w:val="nil"/>
              <w:right w:val="nil"/>
            </w:tcBorders>
            <w:shd w:val="clear" w:color="auto" w:fill="auto"/>
            <w:vAlign w:val="bottom"/>
          </w:tcPr>
          <w:p w14:paraId="62960D51"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0.98***</w:t>
            </w:r>
          </w:p>
        </w:tc>
        <w:tc>
          <w:tcPr>
            <w:tcW w:w="1440" w:type="dxa"/>
            <w:tcBorders>
              <w:top w:val="nil"/>
              <w:left w:val="nil"/>
              <w:bottom w:val="nil"/>
              <w:right w:val="nil"/>
            </w:tcBorders>
            <w:shd w:val="clear" w:color="auto" w:fill="auto"/>
            <w:vAlign w:val="bottom"/>
          </w:tcPr>
          <w:p w14:paraId="3189B91D"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0.98***</w:t>
            </w:r>
          </w:p>
        </w:tc>
        <w:tc>
          <w:tcPr>
            <w:tcW w:w="1260" w:type="dxa"/>
            <w:tcBorders>
              <w:top w:val="nil"/>
              <w:left w:val="nil"/>
              <w:bottom w:val="nil"/>
              <w:right w:val="nil"/>
            </w:tcBorders>
            <w:shd w:val="clear" w:color="auto" w:fill="auto"/>
            <w:vAlign w:val="bottom"/>
          </w:tcPr>
          <w:p w14:paraId="0B8F5B7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0.97***</w:t>
            </w:r>
          </w:p>
        </w:tc>
        <w:tc>
          <w:tcPr>
            <w:tcW w:w="1260" w:type="dxa"/>
            <w:vAlign w:val="bottom"/>
          </w:tcPr>
          <w:p w14:paraId="15B4941D"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1.00</w:t>
            </w:r>
          </w:p>
        </w:tc>
      </w:tr>
      <w:tr w:rsidR="006A7CCE" w:rsidRPr="006A7CCE" w14:paraId="0C20CEF7" w14:textId="77777777" w:rsidTr="006A7CCE">
        <w:tc>
          <w:tcPr>
            <w:tcW w:w="2880" w:type="dxa"/>
          </w:tcPr>
          <w:p w14:paraId="4077703C"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Size of Household</w:t>
            </w:r>
          </w:p>
        </w:tc>
        <w:tc>
          <w:tcPr>
            <w:tcW w:w="1350" w:type="dxa"/>
            <w:vAlign w:val="bottom"/>
          </w:tcPr>
          <w:p w14:paraId="4119906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0.65***</w:t>
            </w:r>
          </w:p>
        </w:tc>
        <w:tc>
          <w:tcPr>
            <w:tcW w:w="1350" w:type="dxa"/>
            <w:tcBorders>
              <w:top w:val="nil"/>
              <w:left w:val="nil"/>
              <w:bottom w:val="nil"/>
              <w:right w:val="nil"/>
            </w:tcBorders>
            <w:shd w:val="clear" w:color="auto" w:fill="auto"/>
            <w:vAlign w:val="bottom"/>
          </w:tcPr>
          <w:p w14:paraId="0CC59AC2"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0.61***</w:t>
            </w:r>
          </w:p>
        </w:tc>
        <w:tc>
          <w:tcPr>
            <w:tcW w:w="1440" w:type="dxa"/>
            <w:tcBorders>
              <w:top w:val="nil"/>
              <w:left w:val="nil"/>
              <w:bottom w:val="nil"/>
              <w:right w:val="nil"/>
            </w:tcBorders>
            <w:shd w:val="clear" w:color="auto" w:fill="auto"/>
            <w:vAlign w:val="bottom"/>
          </w:tcPr>
          <w:p w14:paraId="13CEC811"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0.60***</w:t>
            </w:r>
          </w:p>
        </w:tc>
        <w:tc>
          <w:tcPr>
            <w:tcW w:w="1260" w:type="dxa"/>
            <w:tcBorders>
              <w:top w:val="nil"/>
              <w:left w:val="nil"/>
              <w:bottom w:val="nil"/>
              <w:right w:val="nil"/>
            </w:tcBorders>
            <w:shd w:val="clear" w:color="auto" w:fill="auto"/>
            <w:vAlign w:val="bottom"/>
          </w:tcPr>
          <w:p w14:paraId="7EDDE181"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0.58***</w:t>
            </w:r>
          </w:p>
        </w:tc>
        <w:tc>
          <w:tcPr>
            <w:tcW w:w="1260" w:type="dxa"/>
            <w:vAlign w:val="bottom"/>
          </w:tcPr>
          <w:p w14:paraId="21210DF2"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0.53***</w:t>
            </w:r>
          </w:p>
        </w:tc>
      </w:tr>
      <w:tr w:rsidR="006A7CCE" w:rsidRPr="006A7CCE" w14:paraId="344F8420" w14:textId="77777777" w:rsidTr="006A7CCE">
        <w:tc>
          <w:tcPr>
            <w:tcW w:w="2880" w:type="dxa"/>
          </w:tcPr>
          <w:p w14:paraId="61B0893C"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Divorced/Widowed (REF=Married)</w:t>
            </w:r>
          </w:p>
        </w:tc>
        <w:tc>
          <w:tcPr>
            <w:tcW w:w="1350" w:type="dxa"/>
            <w:vAlign w:val="bottom"/>
          </w:tcPr>
          <w:p w14:paraId="4C8DA2C8"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0.70*</w:t>
            </w:r>
          </w:p>
        </w:tc>
        <w:tc>
          <w:tcPr>
            <w:tcW w:w="1350" w:type="dxa"/>
            <w:tcBorders>
              <w:top w:val="nil"/>
              <w:left w:val="nil"/>
              <w:bottom w:val="nil"/>
              <w:right w:val="nil"/>
            </w:tcBorders>
            <w:shd w:val="clear" w:color="auto" w:fill="auto"/>
            <w:vAlign w:val="bottom"/>
          </w:tcPr>
          <w:p w14:paraId="70AAA048"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0.71~</w:t>
            </w:r>
          </w:p>
        </w:tc>
        <w:tc>
          <w:tcPr>
            <w:tcW w:w="1440" w:type="dxa"/>
            <w:tcBorders>
              <w:top w:val="nil"/>
              <w:left w:val="nil"/>
              <w:bottom w:val="nil"/>
              <w:right w:val="nil"/>
            </w:tcBorders>
            <w:shd w:val="clear" w:color="auto" w:fill="auto"/>
            <w:vAlign w:val="bottom"/>
          </w:tcPr>
          <w:p w14:paraId="5CD3CAE3"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0.70~</w:t>
            </w:r>
          </w:p>
        </w:tc>
        <w:tc>
          <w:tcPr>
            <w:tcW w:w="1260" w:type="dxa"/>
            <w:tcBorders>
              <w:top w:val="nil"/>
              <w:left w:val="nil"/>
              <w:bottom w:val="nil"/>
              <w:right w:val="nil"/>
            </w:tcBorders>
            <w:shd w:val="clear" w:color="auto" w:fill="auto"/>
            <w:vAlign w:val="bottom"/>
          </w:tcPr>
          <w:p w14:paraId="441B537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0.83</w:t>
            </w:r>
          </w:p>
        </w:tc>
        <w:tc>
          <w:tcPr>
            <w:tcW w:w="1260" w:type="dxa"/>
            <w:vAlign w:val="bottom"/>
          </w:tcPr>
          <w:p w14:paraId="675EA0E6"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0.72</w:t>
            </w:r>
          </w:p>
        </w:tc>
      </w:tr>
      <w:tr w:rsidR="006A7CCE" w:rsidRPr="006A7CCE" w14:paraId="55418477" w14:textId="77777777" w:rsidTr="006A7CCE">
        <w:tc>
          <w:tcPr>
            <w:tcW w:w="2880" w:type="dxa"/>
          </w:tcPr>
          <w:p w14:paraId="698CA108"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Never Married (REF=Married)</w:t>
            </w:r>
          </w:p>
        </w:tc>
        <w:tc>
          <w:tcPr>
            <w:tcW w:w="1350" w:type="dxa"/>
            <w:vAlign w:val="bottom"/>
          </w:tcPr>
          <w:p w14:paraId="530A8ED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1.26*</w:t>
            </w:r>
          </w:p>
        </w:tc>
        <w:tc>
          <w:tcPr>
            <w:tcW w:w="1350" w:type="dxa"/>
            <w:tcBorders>
              <w:top w:val="nil"/>
              <w:left w:val="nil"/>
              <w:bottom w:val="nil"/>
              <w:right w:val="nil"/>
            </w:tcBorders>
            <w:shd w:val="clear" w:color="auto" w:fill="auto"/>
            <w:vAlign w:val="bottom"/>
          </w:tcPr>
          <w:p w14:paraId="5716AD43"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1.27~</w:t>
            </w:r>
          </w:p>
        </w:tc>
        <w:tc>
          <w:tcPr>
            <w:tcW w:w="1440" w:type="dxa"/>
            <w:tcBorders>
              <w:top w:val="nil"/>
              <w:left w:val="nil"/>
              <w:bottom w:val="nil"/>
              <w:right w:val="nil"/>
            </w:tcBorders>
            <w:shd w:val="clear" w:color="auto" w:fill="auto"/>
            <w:vAlign w:val="bottom"/>
          </w:tcPr>
          <w:p w14:paraId="1C01D768"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1.28~</w:t>
            </w:r>
          </w:p>
        </w:tc>
        <w:tc>
          <w:tcPr>
            <w:tcW w:w="1260" w:type="dxa"/>
            <w:tcBorders>
              <w:top w:val="nil"/>
              <w:left w:val="nil"/>
              <w:bottom w:val="nil"/>
              <w:right w:val="nil"/>
            </w:tcBorders>
            <w:shd w:val="clear" w:color="auto" w:fill="auto"/>
            <w:vAlign w:val="bottom"/>
          </w:tcPr>
          <w:p w14:paraId="0DB1721F"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1.20</w:t>
            </w:r>
          </w:p>
        </w:tc>
        <w:tc>
          <w:tcPr>
            <w:tcW w:w="1260" w:type="dxa"/>
            <w:vAlign w:val="bottom"/>
          </w:tcPr>
          <w:p w14:paraId="6B73D1B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1.23</w:t>
            </w:r>
          </w:p>
        </w:tc>
      </w:tr>
      <w:tr w:rsidR="006A7CCE" w:rsidRPr="006A7CCE" w14:paraId="4399BD2A" w14:textId="77777777" w:rsidTr="006A7CCE">
        <w:tc>
          <w:tcPr>
            <w:tcW w:w="2880" w:type="dxa"/>
          </w:tcPr>
          <w:p w14:paraId="4D83B68D"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Other Marital Status (REF=Married)</w:t>
            </w:r>
          </w:p>
        </w:tc>
        <w:tc>
          <w:tcPr>
            <w:tcW w:w="1350" w:type="dxa"/>
            <w:vAlign w:val="bottom"/>
          </w:tcPr>
          <w:p w14:paraId="50FF1996"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1.07</w:t>
            </w:r>
          </w:p>
        </w:tc>
        <w:tc>
          <w:tcPr>
            <w:tcW w:w="1350" w:type="dxa"/>
            <w:tcBorders>
              <w:top w:val="nil"/>
              <w:left w:val="nil"/>
              <w:bottom w:val="nil"/>
              <w:right w:val="nil"/>
            </w:tcBorders>
            <w:shd w:val="clear" w:color="auto" w:fill="auto"/>
            <w:vAlign w:val="bottom"/>
          </w:tcPr>
          <w:p w14:paraId="65856B94"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0.70</w:t>
            </w:r>
          </w:p>
        </w:tc>
        <w:tc>
          <w:tcPr>
            <w:tcW w:w="1440" w:type="dxa"/>
            <w:tcBorders>
              <w:top w:val="nil"/>
              <w:left w:val="nil"/>
              <w:bottom w:val="nil"/>
              <w:right w:val="nil"/>
            </w:tcBorders>
            <w:shd w:val="clear" w:color="auto" w:fill="auto"/>
            <w:vAlign w:val="bottom"/>
          </w:tcPr>
          <w:p w14:paraId="4A7CEFA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0.64</w:t>
            </w:r>
          </w:p>
        </w:tc>
        <w:tc>
          <w:tcPr>
            <w:tcW w:w="1260" w:type="dxa"/>
            <w:tcBorders>
              <w:top w:val="nil"/>
              <w:left w:val="nil"/>
              <w:bottom w:val="nil"/>
              <w:right w:val="nil"/>
            </w:tcBorders>
            <w:shd w:val="clear" w:color="auto" w:fill="auto"/>
            <w:vAlign w:val="bottom"/>
          </w:tcPr>
          <w:p w14:paraId="36036A55"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0.45</w:t>
            </w:r>
          </w:p>
        </w:tc>
        <w:tc>
          <w:tcPr>
            <w:tcW w:w="1260" w:type="dxa"/>
            <w:vAlign w:val="bottom"/>
          </w:tcPr>
          <w:p w14:paraId="3C131858"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0.40</w:t>
            </w:r>
          </w:p>
        </w:tc>
      </w:tr>
      <w:tr w:rsidR="006A7CCE" w:rsidRPr="006A7CCE" w14:paraId="1C3DBE4F" w14:textId="77777777" w:rsidTr="006A7CCE">
        <w:tc>
          <w:tcPr>
            <w:tcW w:w="2880" w:type="dxa"/>
          </w:tcPr>
          <w:p w14:paraId="7BFABBE3"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Number of Dependents in the Household</w:t>
            </w:r>
          </w:p>
        </w:tc>
        <w:tc>
          <w:tcPr>
            <w:tcW w:w="1350" w:type="dxa"/>
            <w:vAlign w:val="bottom"/>
          </w:tcPr>
          <w:p w14:paraId="5D06E62E"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0.47***</w:t>
            </w:r>
          </w:p>
        </w:tc>
        <w:tc>
          <w:tcPr>
            <w:tcW w:w="1350" w:type="dxa"/>
            <w:tcBorders>
              <w:top w:val="nil"/>
              <w:left w:val="nil"/>
              <w:bottom w:val="nil"/>
              <w:right w:val="nil"/>
            </w:tcBorders>
            <w:shd w:val="clear" w:color="auto" w:fill="auto"/>
            <w:vAlign w:val="bottom"/>
          </w:tcPr>
          <w:p w14:paraId="6CB95025"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0.47***</w:t>
            </w:r>
          </w:p>
        </w:tc>
        <w:tc>
          <w:tcPr>
            <w:tcW w:w="1440" w:type="dxa"/>
            <w:tcBorders>
              <w:top w:val="nil"/>
              <w:left w:val="nil"/>
              <w:bottom w:val="nil"/>
              <w:right w:val="nil"/>
            </w:tcBorders>
            <w:shd w:val="clear" w:color="auto" w:fill="auto"/>
            <w:vAlign w:val="bottom"/>
          </w:tcPr>
          <w:p w14:paraId="1C4488B0"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0.48***</w:t>
            </w:r>
          </w:p>
        </w:tc>
        <w:tc>
          <w:tcPr>
            <w:tcW w:w="1260" w:type="dxa"/>
            <w:tcBorders>
              <w:top w:val="nil"/>
              <w:left w:val="nil"/>
              <w:bottom w:val="nil"/>
              <w:right w:val="nil"/>
            </w:tcBorders>
            <w:shd w:val="clear" w:color="auto" w:fill="auto"/>
            <w:vAlign w:val="bottom"/>
          </w:tcPr>
          <w:p w14:paraId="0C3C9B7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0.52***</w:t>
            </w:r>
          </w:p>
        </w:tc>
        <w:tc>
          <w:tcPr>
            <w:tcW w:w="1260" w:type="dxa"/>
            <w:vAlign w:val="bottom"/>
          </w:tcPr>
          <w:p w14:paraId="0C25ABD5"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0.60***</w:t>
            </w:r>
          </w:p>
        </w:tc>
      </w:tr>
      <w:tr w:rsidR="006A7CCE" w:rsidRPr="006A7CCE" w14:paraId="69BBCCCC" w14:textId="77777777" w:rsidTr="006A7CCE">
        <w:tc>
          <w:tcPr>
            <w:tcW w:w="2880" w:type="dxa"/>
          </w:tcPr>
          <w:p w14:paraId="07BA8B75"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Birth Country (REF=Cuba)</w:t>
            </w:r>
          </w:p>
        </w:tc>
        <w:tc>
          <w:tcPr>
            <w:tcW w:w="1350" w:type="dxa"/>
          </w:tcPr>
          <w:p w14:paraId="1A84C82B" w14:textId="77777777" w:rsidR="004C48E6" w:rsidRPr="006A7CCE" w:rsidRDefault="004C48E6" w:rsidP="001A3E7E">
            <w:pPr>
              <w:jc w:val="center"/>
              <w:rPr>
                <w:rFonts w:ascii="Times New Roman" w:hAnsi="Times New Roman" w:cs="Times New Roman"/>
              </w:rPr>
            </w:pPr>
          </w:p>
        </w:tc>
        <w:tc>
          <w:tcPr>
            <w:tcW w:w="1350" w:type="dxa"/>
            <w:vAlign w:val="bottom"/>
          </w:tcPr>
          <w:p w14:paraId="72FFEA17" w14:textId="77777777" w:rsidR="004C48E6" w:rsidRPr="006A7CCE" w:rsidRDefault="004C48E6" w:rsidP="001A3E7E">
            <w:pPr>
              <w:jc w:val="center"/>
              <w:rPr>
                <w:rFonts w:ascii="Times New Roman" w:hAnsi="Times New Roman" w:cs="Times New Roman"/>
              </w:rPr>
            </w:pPr>
          </w:p>
        </w:tc>
        <w:tc>
          <w:tcPr>
            <w:tcW w:w="1440" w:type="dxa"/>
            <w:vAlign w:val="bottom"/>
          </w:tcPr>
          <w:p w14:paraId="5EC477B4" w14:textId="77777777" w:rsidR="004C48E6" w:rsidRPr="006A7CCE" w:rsidRDefault="004C48E6" w:rsidP="001A3E7E">
            <w:pPr>
              <w:jc w:val="center"/>
              <w:rPr>
                <w:rFonts w:ascii="Times New Roman" w:hAnsi="Times New Roman" w:cs="Times New Roman"/>
              </w:rPr>
            </w:pPr>
          </w:p>
        </w:tc>
        <w:tc>
          <w:tcPr>
            <w:tcW w:w="1260" w:type="dxa"/>
            <w:vAlign w:val="bottom"/>
          </w:tcPr>
          <w:p w14:paraId="32311E44" w14:textId="77777777" w:rsidR="004C48E6" w:rsidRPr="006A7CCE" w:rsidRDefault="004C48E6" w:rsidP="001A3E7E">
            <w:pPr>
              <w:jc w:val="center"/>
              <w:rPr>
                <w:rFonts w:ascii="Times New Roman" w:hAnsi="Times New Roman" w:cs="Times New Roman"/>
              </w:rPr>
            </w:pPr>
          </w:p>
        </w:tc>
        <w:tc>
          <w:tcPr>
            <w:tcW w:w="1260" w:type="dxa"/>
            <w:vAlign w:val="bottom"/>
          </w:tcPr>
          <w:p w14:paraId="2162E36F" w14:textId="77777777" w:rsidR="004C48E6" w:rsidRPr="006A7CCE" w:rsidRDefault="004C48E6" w:rsidP="001A3E7E">
            <w:pPr>
              <w:jc w:val="center"/>
              <w:rPr>
                <w:rFonts w:ascii="Times New Roman" w:hAnsi="Times New Roman" w:cs="Times New Roman"/>
              </w:rPr>
            </w:pPr>
          </w:p>
        </w:tc>
      </w:tr>
      <w:tr w:rsidR="006A7CCE" w:rsidRPr="006A7CCE" w14:paraId="360B3D4C" w14:textId="77777777" w:rsidTr="006A7CCE">
        <w:tc>
          <w:tcPr>
            <w:tcW w:w="2880" w:type="dxa"/>
          </w:tcPr>
          <w:p w14:paraId="64ACA625"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Bhutan</w:t>
            </w:r>
          </w:p>
        </w:tc>
        <w:tc>
          <w:tcPr>
            <w:tcW w:w="1350" w:type="dxa"/>
            <w:tcBorders>
              <w:left w:val="nil"/>
              <w:bottom w:val="nil"/>
              <w:right w:val="nil"/>
            </w:tcBorders>
            <w:shd w:val="clear" w:color="auto" w:fill="auto"/>
            <w:vAlign w:val="bottom"/>
          </w:tcPr>
          <w:p w14:paraId="4E6EB2D5" w14:textId="77777777" w:rsidR="004C48E6" w:rsidRPr="006A7CCE" w:rsidRDefault="004C48E6" w:rsidP="001A3E7E">
            <w:pPr>
              <w:jc w:val="center"/>
              <w:rPr>
                <w:rFonts w:ascii="Times New Roman" w:hAnsi="Times New Roman" w:cs="Times New Roman"/>
                <w:i/>
              </w:rPr>
            </w:pPr>
          </w:p>
        </w:tc>
        <w:tc>
          <w:tcPr>
            <w:tcW w:w="1350" w:type="dxa"/>
            <w:vAlign w:val="bottom"/>
          </w:tcPr>
          <w:p w14:paraId="07CF639C" w14:textId="77777777" w:rsidR="004C48E6" w:rsidRPr="006A7CCE" w:rsidRDefault="004C48E6" w:rsidP="001A3E7E">
            <w:pPr>
              <w:jc w:val="center"/>
              <w:rPr>
                <w:rFonts w:ascii="Times New Roman" w:hAnsi="Times New Roman" w:cs="Times New Roman"/>
                <w:i/>
              </w:rPr>
            </w:pPr>
            <w:r w:rsidRPr="006A7CCE">
              <w:rPr>
                <w:rFonts w:ascii="Times New Roman" w:hAnsi="Times New Roman" w:cs="Times New Roman"/>
              </w:rPr>
              <w:t>0.48*</w:t>
            </w:r>
          </w:p>
        </w:tc>
        <w:tc>
          <w:tcPr>
            <w:tcW w:w="1440" w:type="dxa"/>
            <w:tcBorders>
              <w:left w:val="nil"/>
              <w:bottom w:val="nil"/>
              <w:right w:val="nil"/>
            </w:tcBorders>
            <w:shd w:val="clear" w:color="auto" w:fill="auto"/>
            <w:vAlign w:val="bottom"/>
          </w:tcPr>
          <w:p w14:paraId="3A2CFD10" w14:textId="77777777" w:rsidR="004C48E6" w:rsidRPr="006A7CCE" w:rsidRDefault="004C48E6" w:rsidP="001A3E7E">
            <w:pPr>
              <w:jc w:val="center"/>
              <w:rPr>
                <w:rFonts w:ascii="Times New Roman" w:hAnsi="Times New Roman" w:cs="Times New Roman"/>
                <w:i/>
              </w:rPr>
            </w:pPr>
            <w:r w:rsidRPr="006A7CCE">
              <w:rPr>
                <w:rFonts w:ascii="Times New Roman" w:hAnsi="Times New Roman" w:cs="Times New Roman"/>
              </w:rPr>
              <w:t>0.54*</w:t>
            </w:r>
          </w:p>
        </w:tc>
        <w:tc>
          <w:tcPr>
            <w:tcW w:w="1260" w:type="dxa"/>
            <w:tcBorders>
              <w:left w:val="nil"/>
              <w:bottom w:val="nil"/>
              <w:right w:val="nil"/>
            </w:tcBorders>
            <w:shd w:val="clear" w:color="auto" w:fill="auto"/>
            <w:vAlign w:val="bottom"/>
          </w:tcPr>
          <w:p w14:paraId="6AF51ACA" w14:textId="77777777" w:rsidR="004C48E6" w:rsidRPr="006A7CCE" w:rsidRDefault="004C48E6" w:rsidP="001A3E7E">
            <w:pPr>
              <w:jc w:val="center"/>
              <w:rPr>
                <w:rFonts w:ascii="Times New Roman" w:hAnsi="Times New Roman" w:cs="Times New Roman"/>
                <w:i/>
              </w:rPr>
            </w:pPr>
            <w:r w:rsidRPr="006A7CCE">
              <w:rPr>
                <w:rFonts w:ascii="Times New Roman" w:hAnsi="Times New Roman" w:cs="Times New Roman"/>
              </w:rPr>
              <w:t>0.53~</w:t>
            </w:r>
          </w:p>
        </w:tc>
        <w:tc>
          <w:tcPr>
            <w:tcW w:w="1260" w:type="dxa"/>
            <w:vAlign w:val="bottom"/>
          </w:tcPr>
          <w:p w14:paraId="58119844" w14:textId="77777777" w:rsidR="004C48E6" w:rsidRPr="006A7CCE" w:rsidRDefault="004C48E6" w:rsidP="001A3E7E">
            <w:pPr>
              <w:jc w:val="center"/>
              <w:rPr>
                <w:rFonts w:ascii="Times New Roman" w:hAnsi="Times New Roman" w:cs="Times New Roman"/>
                <w:i/>
              </w:rPr>
            </w:pPr>
            <w:r w:rsidRPr="006A7CCE">
              <w:rPr>
                <w:rFonts w:ascii="Times New Roman" w:hAnsi="Times New Roman" w:cs="Times New Roman"/>
              </w:rPr>
              <w:t>0.74</w:t>
            </w:r>
          </w:p>
        </w:tc>
      </w:tr>
      <w:tr w:rsidR="006A7CCE" w:rsidRPr="006A7CCE" w14:paraId="449C3F31" w14:textId="77777777" w:rsidTr="006A7CCE">
        <w:tc>
          <w:tcPr>
            <w:tcW w:w="2880" w:type="dxa"/>
          </w:tcPr>
          <w:p w14:paraId="683B6938"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Burma/Myanmar</w:t>
            </w:r>
          </w:p>
        </w:tc>
        <w:tc>
          <w:tcPr>
            <w:tcW w:w="1350" w:type="dxa"/>
            <w:tcBorders>
              <w:top w:val="nil"/>
              <w:left w:val="nil"/>
              <w:bottom w:val="nil"/>
              <w:right w:val="nil"/>
            </w:tcBorders>
            <w:shd w:val="clear" w:color="auto" w:fill="auto"/>
            <w:vAlign w:val="bottom"/>
          </w:tcPr>
          <w:p w14:paraId="4A4076AA" w14:textId="77777777" w:rsidR="004C48E6" w:rsidRPr="006A7CCE" w:rsidRDefault="004C48E6" w:rsidP="001A3E7E">
            <w:pPr>
              <w:jc w:val="center"/>
              <w:rPr>
                <w:rFonts w:ascii="Times New Roman" w:hAnsi="Times New Roman" w:cs="Times New Roman"/>
              </w:rPr>
            </w:pPr>
          </w:p>
        </w:tc>
        <w:tc>
          <w:tcPr>
            <w:tcW w:w="1350" w:type="dxa"/>
            <w:vAlign w:val="bottom"/>
          </w:tcPr>
          <w:p w14:paraId="26153220"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0.85</w:t>
            </w:r>
          </w:p>
        </w:tc>
        <w:tc>
          <w:tcPr>
            <w:tcW w:w="1440" w:type="dxa"/>
            <w:tcBorders>
              <w:top w:val="nil"/>
              <w:left w:val="nil"/>
              <w:bottom w:val="nil"/>
              <w:right w:val="nil"/>
            </w:tcBorders>
            <w:shd w:val="clear" w:color="auto" w:fill="auto"/>
            <w:vAlign w:val="bottom"/>
          </w:tcPr>
          <w:p w14:paraId="1630AB5A"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0.89</w:t>
            </w:r>
          </w:p>
        </w:tc>
        <w:tc>
          <w:tcPr>
            <w:tcW w:w="1260" w:type="dxa"/>
            <w:tcBorders>
              <w:top w:val="nil"/>
              <w:left w:val="nil"/>
              <w:bottom w:val="nil"/>
              <w:right w:val="nil"/>
            </w:tcBorders>
            <w:shd w:val="clear" w:color="auto" w:fill="auto"/>
            <w:vAlign w:val="bottom"/>
          </w:tcPr>
          <w:p w14:paraId="642A583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0.90</w:t>
            </w:r>
          </w:p>
        </w:tc>
        <w:tc>
          <w:tcPr>
            <w:tcW w:w="1260" w:type="dxa"/>
            <w:vAlign w:val="bottom"/>
          </w:tcPr>
          <w:p w14:paraId="4787ED02"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1.05</w:t>
            </w:r>
          </w:p>
        </w:tc>
      </w:tr>
      <w:tr w:rsidR="006A7CCE" w:rsidRPr="006A7CCE" w14:paraId="3C90C2AF" w14:textId="77777777" w:rsidTr="006A7CCE">
        <w:tc>
          <w:tcPr>
            <w:tcW w:w="2880" w:type="dxa"/>
          </w:tcPr>
          <w:p w14:paraId="39310FFF"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DR Congo</w:t>
            </w:r>
          </w:p>
        </w:tc>
        <w:tc>
          <w:tcPr>
            <w:tcW w:w="1350" w:type="dxa"/>
            <w:tcBorders>
              <w:top w:val="nil"/>
              <w:left w:val="nil"/>
              <w:bottom w:val="nil"/>
              <w:right w:val="nil"/>
            </w:tcBorders>
            <w:shd w:val="clear" w:color="auto" w:fill="auto"/>
            <w:vAlign w:val="bottom"/>
          </w:tcPr>
          <w:p w14:paraId="2A3F7145" w14:textId="77777777" w:rsidR="004C48E6" w:rsidRPr="006A7CCE" w:rsidRDefault="004C48E6" w:rsidP="001A3E7E">
            <w:pPr>
              <w:jc w:val="center"/>
              <w:rPr>
                <w:rFonts w:ascii="Times New Roman" w:hAnsi="Times New Roman" w:cs="Times New Roman"/>
              </w:rPr>
            </w:pPr>
          </w:p>
        </w:tc>
        <w:tc>
          <w:tcPr>
            <w:tcW w:w="1350" w:type="dxa"/>
            <w:vAlign w:val="bottom"/>
          </w:tcPr>
          <w:p w14:paraId="5EE9306B"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0.60</w:t>
            </w:r>
          </w:p>
        </w:tc>
        <w:tc>
          <w:tcPr>
            <w:tcW w:w="1440" w:type="dxa"/>
            <w:tcBorders>
              <w:top w:val="nil"/>
              <w:left w:val="nil"/>
              <w:bottom w:val="nil"/>
              <w:right w:val="nil"/>
            </w:tcBorders>
            <w:shd w:val="clear" w:color="auto" w:fill="auto"/>
            <w:vAlign w:val="bottom"/>
          </w:tcPr>
          <w:p w14:paraId="32F3563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0.59</w:t>
            </w:r>
          </w:p>
        </w:tc>
        <w:tc>
          <w:tcPr>
            <w:tcW w:w="1260" w:type="dxa"/>
            <w:tcBorders>
              <w:top w:val="nil"/>
              <w:left w:val="nil"/>
              <w:bottom w:val="nil"/>
              <w:right w:val="nil"/>
            </w:tcBorders>
            <w:shd w:val="clear" w:color="auto" w:fill="auto"/>
            <w:vAlign w:val="bottom"/>
          </w:tcPr>
          <w:p w14:paraId="3C3FFBB6"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0.54~</w:t>
            </w:r>
          </w:p>
        </w:tc>
        <w:tc>
          <w:tcPr>
            <w:tcW w:w="1260" w:type="dxa"/>
            <w:vAlign w:val="bottom"/>
          </w:tcPr>
          <w:p w14:paraId="7DA84CA1"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0.81</w:t>
            </w:r>
          </w:p>
        </w:tc>
      </w:tr>
      <w:tr w:rsidR="006A7CCE" w:rsidRPr="006A7CCE" w14:paraId="20D16122" w14:textId="77777777" w:rsidTr="006A7CCE">
        <w:tc>
          <w:tcPr>
            <w:tcW w:w="2880" w:type="dxa"/>
          </w:tcPr>
          <w:p w14:paraId="188999B4"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Eritrea</w:t>
            </w:r>
          </w:p>
        </w:tc>
        <w:tc>
          <w:tcPr>
            <w:tcW w:w="1350" w:type="dxa"/>
            <w:tcBorders>
              <w:top w:val="nil"/>
              <w:left w:val="nil"/>
              <w:bottom w:val="nil"/>
              <w:right w:val="nil"/>
            </w:tcBorders>
            <w:shd w:val="clear" w:color="auto" w:fill="auto"/>
            <w:vAlign w:val="bottom"/>
          </w:tcPr>
          <w:p w14:paraId="71DA57F8" w14:textId="77777777" w:rsidR="004C48E6" w:rsidRPr="006A7CCE" w:rsidRDefault="004C48E6" w:rsidP="001A3E7E">
            <w:pPr>
              <w:jc w:val="center"/>
              <w:rPr>
                <w:rFonts w:ascii="Times New Roman" w:hAnsi="Times New Roman" w:cs="Times New Roman"/>
              </w:rPr>
            </w:pPr>
          </w:p>
        </w:tc>
        <w:tc>
          <w:tcPr>
            <w:tcW w:w="1350" w:type="dxa"/>
            <w:vAlign w:val="bottom"/>
          </w:tcPr>
          <w:p w14:paraId="606DAD2B"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0.06***</w:t>
            </w:r>
          </w:p>
        </w:tc>
        <w:tc>
          <w:tcPr>
            <w:tcW w:w="1440" w:type="dxa"/>
            <w:tcBorders>
              <w:top w:val="nil"/>
              <w:left w:val="nil"/>
              <w:bottom w:val="nil"/>
              <w:right w:val="nil"/>
            </w:tcBorders>
            <w:shd w:val="clear" w:color="auto" w:fill="auto"/>
            <w:vAlign w:val="bottom"/>
          </w:tcPr>
          <w:p w14:paraId="6A992FFF"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0.05***</w:t>
            </w:r>
          </w:p>
        </w:tc>
        <w:tc>
          <w:tcPr>
            <w:tcW w:w="1260" w:type="dxa"/>
            <w:tcBorders>
              <w:top w:val="nil"/>
              <w:left w:val="nil"/>
              <w:bottom w:val="nil"/>
              <w:right w:val="nil"/>
            </w:tcBorders>
            <w:shd w:val="clear" w:color="auto" w:fill="auto"/>
            <w:vAlign w:val="bottom"/>
          </w:tcPr>
          <w:p w14:paraId="11D340A0"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0.05***</w:t>
            </w:r>
          </w:p>
        </w:tc>
        <w:tc>
          <w:tcPr>
            <w:tcW w:w="1260" w:type="dxa"/>
            <w:vAlign w:val="bottom"/>
          </w:tcPr>
          <w:p w14:paraId="7062FEAF"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0.04**</w:t>
            </w:r>
          </w:p>
        </w:tc>
      </w:tr>
      <w:tr w:rsidR="006A7CCE" w:rsidRPr="006A7CCE" w14:paraId="7E2C4C7C" w14:textId="77777777" w:rsidTr="006A7CCE">
        <w:tc>
          <w:tcPr>
            <w:tcW w:w="2880" w:type="dxa"/>
          </w:tcPr>
          <w:p w14:paraId="1B881C03"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Iran</w:t>
            </w:r>
          </w:p>
        </w:tc>
        <w:tc>
          <w:tcPr>
            <w:tcW w:w="1350" w:type="dxa"/>
            <w:tcBorders>
              <w:top w:val="nil"/>
              <w:left w:val="nil"/>
              <w:bottom w:val="nil"/>
              <w:right w:val="nil"/>
            </w:tcBorders>
            <w:shd w:val="clear" w:color="auto" w:fill="auto"/>
            <w:vAlign w:val="bottom"/>
          </w:tcPr>
          <w:p w14:paraId="4FA75D94" w14:textId="77777777" w:rsidR="004C48E6" w:rsidRPr="006A7CCE" w:rsidRDefault="004C48E6" w:rsidP="001A3E7E">
            <w:pPr>
              <w:jc w:val="center"/>
              <w:rPr>
                <w:rFonts w:ascii="Times New Roman" w:hAnsi="Times New Roman" w:cs="Times New Roman"/>
              </w:rPr>
            </w:pPr>
          </w:p>
        </w:tc>
        <w:tc>
          <w:tcPr>
            <w:tcW w:w="1350" w:type="dxa"/>
            <w:vAlign w:val="bottom"/>
          </w:tcPr>
          <w:p w14:paraId="62BDE356"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1.06</w:t>
            </w:r>
          </w:p>
        </w:tc>
        <w:tc>
          <w:tcPr>
            <w:tcW w:w="1440" w:type="dxa"/>
            <w:tcBorders>
              <w:top w:val="nil"/>
              <w:left w:val="nil"/>
              <w:bottom w:val="nil"/>
              <w:right w:val="nil"/>
            </w:tcBorders>
            <w:shd w:val="clear" w:color="auto" w:fill="auto"/>
            <w:vAlign w:val="bottom"/>
          </w:tcPr>
          <w:p w14:paraId="29C73BA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1.13</w:t>
            </w:r>
          </w:p>
        </w:tc>
        <w:tc>
          <w:tcPr>
            <w:tcW w:w="1260" w:type="dxa"/>
            <w:tcBorders>
              <w:top w:val="nil"/>
              <w:left w:val="nil"/>
              <w:bottom w:val="nil"/>
              <w:right w:val="nil"/>
            </w:tcBorders>
            <w:shd w:val="clear" w:color="auto" w:fill="auto"/>
            <w:vAlign w:val="bottom"/>
          </w:tcPr>
          <w:p w14:paraId="5B482E3D"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1.02</w:t>
            </w:r>
          </w:p>
        </w:tc>
        <w:tc>
          <w:tcPr>
            <w:tcW w:w="1260" w:type="dxa"/>
            <w:vAlign w:val="bottom"/>
          </w:tcPr>
          <w:p w14:paraId="7B22B951"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1.03</w:t>
            </w:r>
          </w:p>
        </w:tc>
      </w:tr>
      <w:tr w:rsidR="006A7CCE" w:rsidRPr="006A7CCE" w14:paraId="3FFCB722" w14:textId="77777777" w:rsidTr="006A7CCE">
        <w:tc>
          <w:tcPr>
            <w:tcW w:w="2880" w:type="dxa"/>
          </w:tcPr>
          <w:p w14:paraId="047F3F31"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Iraq</w:t>
            </w:r>
          </w:p>
        </w:tc>
        <w:tc>
          <w:tcPr>
            <w:tcW w:w="1350" w:type="dxa"/>
            <w:tcBorders>
              <w:top w:val="nil"/>
              <w:left w:val="nil"/>
              <w:bottom w:val="nil"/>
              <w:right w:val="nil"/>
            </w:tcBorders>
            <w:shd w:val="clear" w:color="auto" w:fill="auto"/>
            <w:vAlign w:val="bottom"/>
          </w:tcPr>
          <w:p w14:paraId="20A7DDF2" w14:textId="77777777" w:rsidR="004C48E6" w:rsidRPr="006A7CCE" w:rsidRDefault="004C48E6" w:rsidP="001A3E7E">
            <w:pPr>
              <w:jc w:val="center"/>
              <w:rPr>
                <w:rFonts w:ascii="Times New Roman" w:hAnsi="Times New Roman" w:cs="Times New Roman"/>
              </w:rPr>
            </w:pPr>
          </w:p>
        </w:tc>
        <w:tc>
          <w:tcPr>
            <w:tcW w:w="1350" w:type="dxa"/>
            <w:vAlign w:val="bottom"/>
          </w:tcPr>
          <w:p w14:paraId="62FA47A8"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0.45**</w:t>
            </w:r>
          </w:p>
        </w:tc>
        <w:tc>
          <w:tcPr>
            <w:tcW w:w="1440" w:type="dxa"/>
            <w:tcBorders>
              <w:top w:val="nil"/>
              <w:left w:val="nil"/>
              <w:bottom w:val="nil"/>
              <w:right w:val="nil"/>
            </w:tcBorders>
            <w:shd w:val="clear" w:color="auto" w:fill="auto"/>
            <w:vAlign w:val="bottom"/>
          </w:tcPr>
          <w:p w14:paraId="369BE175"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0.50*</w:t>
            </w:r>
          </w:p>
        </w:tc>
        <w:tc>
          <w:tcPr>
            <w:tcW w:w="1260" w:type="dxa"/>
            <w:tcBorders>
              <w:top w:val="nil"/>
              <w:left w:val="nil"/>
              <w:bottom w:val="nil"/>
              <w:right w:val="nil"/>
            </w:tcBorders>
            <w:shd w:val="clear" w:color="auto" w:fill="auto"/>
            <w:vAlign w:val="bottom"/>
          </w:tcPr>
          <w:p w14:paraId="15250EC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0.40**</w:t>
            </w:r>
          </w:p>
        </w:tc>
        <w:tc>
          <w:tcPr>
            <w:tcW w:w="1260" w:type="dxa"/>
            <w:vAlign w:val="bottom"/>
          </w:tcPr>
          <w:p w14:paraId="49B5013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0.58</w:t>
            </w:r>
          </w:p>
        </w:tc>
      </w:tr>
      <w:tr w:rsidR="006A7CCE" w:rsidRPr="006A7CCE" w14:paraId="0D2FADCA" w14:textId="77777777" w:rsidTr="006A7CCE">
        <w:tc>
          <w:tcPr>
            <w:tcW w:w="2880" w:type="dxa"/>
          </w:tcPr>
          <w:p w14:paraId="5D0A5B82"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Somalia</w:t>
            </w:r>
          </w:p>
        </w:tc>
        <w:tc>
          <w:tcPr>
            <w:tcW w:w="1350" w:type="dxa"/>
            <w:tcBorders>
              <w:top w:val="nil"/>
              <w:left w:val="nil"/>
              <w:bottom w:val="nil"/>
              <w:right w:val="nil"/>
            </w:tcBorders>
            <w:shd w:val="clear" w:color="auto" w:fill="auto"/>
            <w:vAlign w:val="bottom"/>
          </w:tcPr>
          <w:p w14:paraId="716560FE" w14:textId="77777777" w:rsidR="004C48E6" w:rsidRPr="006A7CCE" w:rsidRDefault="004C48E6" w:rsidP="001A3E7E">
            <w:pPr>
              <w:jc w:val="center"/>
              <w:rPr>
                <w:rFonts w:ascii="Times New Roman" w:hAnsi="Times New Roman" w:cs="Times New Roman"/>
              </w:rPr>
            </w:pPr>
          </w:p>
        </w:tc>
        <w:tc>
          <w:tcPr>
            <w:tcW w:w="1350" w:type="dxa"/>
            <w:vAlign w:val="bottom"/>
          </w:tcPr>
          <w:p w14:paraId="5946D726"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0.12***</w:t>
            </w:r>
          </w:p>
        </w:tc>
        <w:tc>
          <w:tcPr>
            <w:tcW w:w="1440" w:type="dxa"/>
            <w:tcBorders>
              <w:top w:val="nil"/>
              <w:left w:val="nil"/>
              <w:bottom w:val="nil"/>
              <w:right w:val="nil"/>
            </w:tcBorders>
            <w:shd w:val="clear" w:color="auto" w:fill="auto"/>
            <w:vAlign w:val="bottom"/>
          </w:tcPr>
          <w:p w14:paraId="0DB8B5C8"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0.13***</w:t>
            </w:r>
          </w:p>
        </w:tc>
        <w:tc>
          <w:tcPr>
            <w:tcW w:w="1260" w:type="dxa"/>
            <w:tcBorders>
              <w:top w:val="nil"/>
              <w:left w:val="nil"/>
              <w:bottom w:val="nil"/>
              <w:right w:val="nil"/>
            </w:tcBorders>
            <w:shd w:val="clear" w:color="auto" w:fill="auto"/>
            <w:vAlign w:val="bottom"/>
          </w:tcPr>
          <w:p w14:paraId="02227F7E"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0.13***</w:t>
            </w:r>
          </w:p>
        </w:tc>
        <w:tc>
          <w:tcPr>
            <w:tcW w:w="1260" w:type="dxa"/>
            <w:vAlign w:val="bottom"/>
          </w:tcPr>
          <w:p w14:paraId="0081C358"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0.23**</w:t>
            </w:r>
          </w:p>
        </w:tc>
      </w:tr>
      <w:tr w:rsidR="006A7CCE" w:rsidRPr="006A7CCE" w14:paraId="2E4CAF83" w14:textId="77777777" w:rsidTr="006A7CCE">
        <w:tc>
          <w:tcPr>
            <w:tcW w:w="2880" w:type="dxa"/>
          </w:tcPr>
          <w:p w14:paraId="792AC5F0"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Syria</w:t>
            </w:r>
          </w:p>
        </w:tc>
        <w:tc>
          <w:tcPr>
            <w:tcW w:w="1350" w:type="dxa"/>
            <w:tcBorders>
              <w:top w:val="nil"/>
              <w:left w:val="nil"/>
              <w:bottom w:val="nil"/>
              <w:right w:val="nil"/>
            </w:tcBorders>
            <w:shd w:val="clear" w:color="auto" w:fill="auto"/>
            <w:vAlign w:val="bottom"/>
          </w:tcPr>
          <w:p w14:paraId="78F871AA" w14:textId="77777777" w:rsidR="004C48E6" w:rsidRPr="006A7CCE" w:rsidRDefault="004C48E6" w:rsidP="001A3E7E">
            <w:pPr>
              <w:jc w:val="center"/>
              <w:rPr>
                <w:rFonts w:ascii="Times New Roman" w:hAnsi="Times New Roman" w:cs="Times New Roman"/>
              </w:rPr>
            </w:pPr>
          </w:p>
        </w:tc>
        <w:tc>
          <w:tcPr>
            <w:tcW w:w="1350" w:type="dxa"/>
            <w:vAlign w:val="bottom"/>
          </w:tcPr>
          <w:p w14:paraId="6E2D854F"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0.40*</w:t>
            </w:r>
          </w:p>
        </w:tc>
        <w:tc>
          <w:tcPr>
            <w:tcW w:w="1440" w:type="dxa"/>
            <w:tcBorders>
              <w:top w:val="nil"/>
              <w:left w:val="nil"/>
              <w:bottom w:val="nil"/>
              <w:right w:val="nil"/>
            </w:tcBorders>
            <w:shd w:val="clear" w:color="auto" w:fill="auto"/>
            <w:vAlign w:val="bottom"/>
          </w:tcPr>
          <w:p w14:paraId="63601FF5"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0.38*</w:t>
            </w:r>
          </w:p>
        </w:tc>
        <w:tc>
          <w:tcPr>
            <w:tcW w:w="1260" w:type="dxa"/>
            <w:tcBorders>
              <w:top w:val="nil"/>
              <w:left w:val="nil"/>
              <w:bottom w:val="nil"/>
              <w:right w:val="nil"/>
            </w:tcBorders>
            <w:shd w:val="clear" w:color="auto" w:fill="auto"/>
            <w:vAlign w:val="bottom"/>
          </w:tcPr>
          <w:p w14:paraId="79B6E85F"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0.36*</w:t>
            </w:r>
          </w:p>
        </w:tc>
        <w:tc>
          <w:tcPr>
            <w:tcW w:w="1260" w:type="dxa"/>
            <w:vAlign w:val="bottom"/>
          </w:tcPr>
          <w:p w14:paraId="78FD73B4"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0.96</w:t>
            </w:r>
          </w:p>
        </w:tc>
      </w:tr>
      <w:tr w:rsidR="006A7CCE" w:rsidRPr="006A7CCE" w14:paraId="1AC99F90" w14:textId="77777777" w:rsidTr="006A7CCE">
        <w:tc>
          <w:tcPr>
            <w:tcW w:w="2880" w:type="dxa"/>
          </w:tcPr>
          <w:p w14:paraId="4EF5F674"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Other</w:t>
            </w:r>
          </w:p>
        </w:tc>
        <w:tc>
          <w:tcPr>
            <w:tcW w:w="1350" w:type="dxa"/>
            <w:tcBorders>
              <w:top w:val="nil"/>
              <w:left w:val="nil"/>
              <w:right w:val="nil"/>
            </w:tcBorders>
            <w:shd w:val="clear" w:color="auto" w:fill="auto"/>
            <w:vAlign w:val="bottom"/>
          </w:tcPr>
          <w:p w14:paraId="4CFC8D04" w14:textId="77777777" w:rsidR="004C48E6" w:rsidRPr="006A7CCE" w:rsidRDefault="004C48E6" w:rsidP="001A3E7E">
            <w:pPr>
              <w:jc w:val="center"/>
              <w:rPr>
                <w:rFonts w:ascii="Times New Roman" w:hAnsi="Times New Roman" w:cs="Times New Roman"/>
              </w:rPr>
            </w:pPr>
          </w:p>
        </w:tc>
        <w:tc>
          <w:tcPr>
            <w:tcW w:w="1350" w:type="dxa"/>
            <w:vAlign w:val="bottom"/>
          </w:tcPr>
          <w:p w14:paraId="0FBABA3B"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0.61~</w:t>
            </w:r>
          </w:p>
        </w:tc>
        <w:tc>
          <w:tcPr>
            <w:tcW w:w="1440" w:type="dxa"/>
            <w:tcBorders>
              <w:top w:val="nil"/>
              <w:left w:val="nil"/>
              <w:right w:val="nil"/>
            </w:tcBorders>
            <w:shd w:val="clear" w:color="auto" w:fill="auto"/>
            <w:vAlign w:val="bottom"/>
          </w:tcPr>
          <w:p w14:paraId="098732DE"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0.65</w:t>
            </w:r>
          </w:p>
        </w:tc>
        <w:tc>
          <w:tcPr>
            <w:tcW w:w="1260" w:type="dxa"/>
            <w:tcBorders>
              <w:top w:val="nil"/>
              <w:left w:val="nil"/>
              <w:right w:val="nil"/>
            </w:tcBorders>
            <w:shd w:val="clear" w:color="auto" w:fill="auto"/>
            <w:vAlign w:val="bottom"/>
          </w:tcPr>
          <w:p w14:paraId="22B7226D" w14:textId="77777777" w:rsidR="004C48E6" w:rsidRPr="006A7CCE" w:rsidRDefault="004C48E6" w:rsidP="001A3E7E">
            <w:pPr>
              <w:jc w:val="center"/>
              <w:rPr>
                <w:rFonts w:ascii="Times New Roman" w:hAnsi="Times New Roman" w:cs="Times New Roman"/>
              </w:rPr>
            </w:pPr>
          </w:p>
        </w:tc>
        <w:tc>
          <w:tcPr>
            <w:tcW w:w="1260" w:type="dxa"/>
            <w:vAlign w:val="bottom"/>
          </w:tcPr>
          <w:p w14:paraId="66B076C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0.95</w:t>
            </w:r>
          </w:p>
        </w:tc>
      </w:tr>
      <w:tr w:rsidR="006A7CCE" w:rsidRPr="006A7CCE" w14:paraId="0AE2B11A" w14:textId="77777777" w:rsidTr="006A7CCE">
        <w:tc>
          <w:tcPr>
            <w:tcW w:w="2880" w:type="dxa"/>
          </w:tcPr>
          <w:p w14:paraId="43FB2709" w14:textId="3C4BD7F8" w:rsidR="004C48E6" w:rsidRPr="006A7CCE" w:rsidRDefault="004C48E6" w:rsidP="001A3E7E">
            <w:pPr>
              <w:rPr>
                <w:rFonts w:ascii="Times New Roman" w:hAnsi="Times New Roman" w:cs="Times New Roman"/>
              </w:rPr>
            </w:pPr>
            <w:r w:rsidRPr="006A7CCE">
              <w:rPr>
                <w:rFonts w:ascii="Times New Roman" w:hAnsi="Times New Roman" w:cs="Times New Roman"/>
              </w:rPr>
              <w:t>Pre-Migration Job Sector (REF=</w:t>
            </w:r>
            <w:r w:rsidR="00752854" w:rsidRPr="006A7CCE">
              <w:rPr>
                <w:rFonts w:ascii="Times New Roman" w:hAnsi="Times New Roman" w:cs="Times New Roman"/>
              </w:rPr>
              <w:t>Blue-collar</w:t>
            </w:r>
            <w:r w:rsidRPr="006A7CCE">
              <w:rPr>
                <w:rFonts w:ascii="Times New Roman" w:hAnsi="Times New Roman" w:cs="Times New Roman"/>
              </w:rPr>
              <w:t>)</w:t>
            </w:r>
          </w:p>
        </w:tc>
        <w:tc>
          <w:tcPr>
            <w:tcW w:w="1350" w:type="dxa"/>
          </w:tcPr>
          <w:p w14:paraId="1515684D" w14:textId="77777777" w:rsidR="004C48E6" w:rsidRPr="006A7CCE" w:rsidRDefault="004C48E6" w:rsidP="001A3E7E">
            <w:pPr>
              <w:jc w:val="center"/>
              <w:rPr>
                <w:rFonts w:ascii="Times New Roman" w:hAnsi="Times New Roman" w:cs="Times New Roman"/>
              </w:rPr>
            </w:pPr>
          </w:p>
        </w:tc>
        <w:tc>
          <w:tcPr>
            <w:tcW w:w="1350" w:type="dxa"/>
            <w:vAlign w:val="bottom"/>
          </w:tcPr>
          <w:p w14:paraId="714F1841" w14:textId="77777777" w:rsidR="004C48E6" w:rsidRPr="006A7CCE" w:rsidRDefault="004C48E6" w:rsidP="001A3E7E">
            <w:pPr>
              <w:jc w:val="center"/>
              <w:rPr>
                <w:rFonts w:ascii="Times New Roman" w:hAnsi="Times New Roman" w:cs="Times New Roman"/>
              </w:rPr>
            </w:pPr>
          </w:p>
        </w:tc>
        <w:tc>
          <w:tcPr>
            <w:tcW w:w="1440" w:type="dxa"/>
            <w:vAlign w:val="bottom"/>
          </w:tcPr>
          <w:p w14:paraId="02625DFE" w14:textId="77777777" w:rsidR="004C48E6" w:rsidRPr="006A7CCE" w:rsidRDefault="004C48E6" w:rsidP="001A3E7E">
            <w:pPr>
              <w:jc w:val="center"/>
              <w:rPr>
                <w:rFonts w:ascii="Times New Roman" w:hAnsi="Times New Roman" w:cs="Times New Roman"/>
              </w:rPr>
            </w:pPr>
          </w:p>
        </w:tc>
        <w:tc>
          <w:tcPr>
            <w:tcW w:w="1260" w:type="dxa"/>
            <w:vAlign w:val="bottom"/>
          </w:tcPr>
          <w:p w14:paraId="12BC8DCD" w14:textId="77777777" w:rsidR="004C48E6" w:rsidRPr="006A7CCE" w:rsidRDefault="004C48E6" w:rsidP="001A3E7E">
            <w:pPr>
              <w:jc w:val="center"/>
              <w:rPr>
                <w:rFonts w:ascii="Times New Roman" w:hAnsi="Times New Roman" w:cs="Times New Roman"/>
              </w:rPr>
            </w:pPr>
          </w:p>
        </w:tc>
        <w:tc>
          <w:tcPr>
            <w:tcW w:w="1260" w:type="dxa"/>
            <w:vAlign w:val="bottom"/>
          </w:tcPr>
          <w:p w14:paraId="6698B19D" w14:textId="77777777" w:rsidR="004C48E6" w:rsidRPr="006A7CCE" w:rsidRDefault="004C48E6" w:rsidP="001A3E7E">
            <w:pPr>
              <w:jc w:val="center"/>
              <w:rPr>
                <w:rFonts w:ascii="Times New Roman" w:hAnsi="Times New Roman" w:cs="Times New Roman"/>
              </w:rPr>
            </w:pPr>
          </w:p>
        </w:tc>
      </w:tr>
      <w:tr w:rsidR="006A7CCE" w:rsidRPr="006A7CCE" w14:paraId="2144DE27" w14:textId="77777777" w:rsidTr="006A7CCE">
        <w:tc>
          <w:tcPr>
            <w:tcW w:w="2880" w:type="dxa"/>
          </w:tcPr>
          <w:p w14:paraId="35B0D67D"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None</w:t>
            </w:r>
          </w:p>
        </w:tc>
        <w:tc>
          <w:tcPr>
            <w:tcW w:w="1350" w:type="dxa"/>
          </w:tcPr>
          <w:p w14:paraId="5C213B0C" w14:textId="77777777" w:rsidR="004C48E6" w:rsidRPr="006A7CCE" w:rsidRDefault="004C48E6" w:rsidP="001A3E7E">
            <w:pPr>
              <w:jc w:val="center"/>
              <w:rPr>
                <w:rFonts w:ascii="Times New Roman" w:hAnsi="Times New Roman" w:cs="Times New Roman"/>
              </w:rPr>
            </w:pPr>
          </w:p>
        </w:tc>
        <w:tc>
          <w:tcPr>
            <w:tcW w:w="1350" w:type="dxa"/>
            <w:vAlign w:val="bottom"/>
          </w:tcPr>
          <w:p w14:paraId="01E319B3"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0.12~</w:t>
            </w:r>
          </w:p>
        </w:tc>
        <w:tc>
          <w:tcPr>
            <w:tcW w:w="1440" w:type="dxa"/>
            <w:vAlign w:val="bottom"/>
          </w:tcPr>
          <w:p w14:paraId="005D8F72"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0.13</w:t>
            </w:r>
          </w:p>
        </w:tc>
        <w:tc>
          <w:tcPr>
            <w:tcW w:w="1260" w:type="dxa"/>
            <w:tcBorders>
              <w:left w:val="nil"/>
              <w:bottom w:val="nil"/>
              <w:right w:val="nil"/>
            </w:tcBorders>
            <w:shd w:val="clear" w:color="auto" w:fill="auto"/>
            <w:vAlign w:val="bottom"/>
          </w:tcPr>
          <w:p w14:paraId="2054AA5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0.57</w:t>
            </w:r>
          </w:p>
        </w:tc>
        <w:tc>
          <w:tcPr>
            <w:tcW w:w="1260" w:type="dxa"/>
            <w:vAlign w:val="bottom"/>
          </w:tcPr>
          <w:p w14:paraId="6B1860C2"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0.10</w:t>
            </w:r>
          </w:p>
        </w:tc>
      </w:tr>
      <w:tr w:rsidR="006A7CCE" w:rsidRPr="006A7CCE" w14:paraId="115926A2" w14:textId="77777777" w:rsidTr="006A7CCE">
        <w:tc>
          <w:tcPr>
            <w:tcW w:w="2880" w:type="dxa"/>
          </w:tcPr>
          <w:p w14:paraId="6A0B3264"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Professional</w:t>
            </w:r>
          </w:p>
        </w:tc>
        <w:tc>
          <w:tcPr>
            <w:tcW w:w="1350" w:type="dxa"/>
          </w:tcPr>
          <w:p w14:paraId="4A991752" w14:textId="77777777" w:rsidR="004C48E6" w:rsidRPr="006A7CCE" w:rsidRDefault="004C48E6" w:rsidP="001A3E7E">
            <w:pPr>
              <w:jc w:val="center"/>
              <w:rPr>
                <w:rFonts w:ascii="Times New Roman" w:hAnsi="Times New Roman" w:cs="Times New Roman"/>
              </w:rPr>
            </w:pPr>
          </w:p>
        </w:tc>
        <w:tc>
          <w:tcPr>
            <w:tcW w:w="1350" w:type="dxa"/>
            <w:vAlign w:val="bottom"/>
          </w:tcPr>
          <w:p w14:paraId="6E207B54"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1.11</w:t>
            </w:r>
          </w:p>
        </w:tc>
        <w:tc>
          <w:tcPr>
            <w:tcW w:w="1440" w:type="dxa"/>
            <w:vAlign w:val="bottom"/>
          </w:tcPr>
          <w:p w14:paraId="6F283DD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1.14</w:t>
            </w:r>
          </w:p>
        </w:tc>
        <w:tc>
          <w:tcPr>
            <w:tcW w:w="1260" w:type="dxa"/>
            <w:tcBorders>
              <w:top w:val="nil"/>
              <w:left w:val="nil"/>
              <w:bottom w:val="nil"/>
              <w:right w:val="nil"/>
            </w:tcBorders>
            <w:shd w:val="clear" w:color="auto" w:fill="auto"/>
            <w:vAlign w:val="bottom"/>
          </w:tcPr>
          <w:p w14:paraId="75D9A33E"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0.96</w:t>
            </w:r>
          </w:p>
        </w:tc>
        <w:tc>
          <w:tcPr>
            <w:tcW w:w="1260" w:type="dxa"/>
            <w:vAlign w:val="bottom"/>
          </w:tcPr>
          <w:p w14:paraId="395873A4"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0.91</w:t>
            </w:r>
          </w:p>
        </w:tc>
      </w:tr>
      <w:tr w:rsidR="006A7CCE" w:rsidRPr="006A7CCE" w14:paraId="32AA3555" w14:textId="77777777" w:rsidTr="006A7CCE">
        <w:tc>
          <w:tcPr>
            <w:tcW w:w="2880" w:type="dxa"/>
          </w:tcPr>
          <w:p w14:paraId="242BD657"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Sales</w:t>
            </w:r>
          </w:p>
        </w:tc>
        <w:tc>
          <w:tcPr>
            <w:tcW w:w="1350" w:type="dxa"/>
          </w:tcPr>
          <w:p w14:paraId="40CA9801" w14:textId="77777777" w:rsidR="004C48E6" w:rsidRPr="006A7CCE" w:rsidRDefault="004C48E6" w:rsidP="001A3E7E">
            <w:pPr>
              <w:jc w:val="center"/>
              <w:rPr>
                <w:rFonts w:ascii="Times New Roman" w:hAnsi="Times New Roman" w:cs="Times New Roman"/>
              </w:rPr>
            </w:pPr>
          </w:p>
        </w:tc>
        <w:tc>
          <w:tcPr>
            <w:tcW w:w="1350" w:type="dxa"/>
            <w:vAlign w:val="bottom"/>
          </w:tcPr>
          <w:p w14:paraId="37363462"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0.63~</w:t>
            </w:r>
          </w:p>
        </w:tc>
        <w:tc>
          <w:tcPr>
            <w:tcW w:w="1440" w:type="dxa"/>
            <w:vAlign w:val="bottom"/>
          </w:tcPr>
          <w:p w14:paraId="35845B2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0.64~</w:t>
            </w:r>
          </w:p>
        </w:tc>
        <w:tc>
          <w:tcPr>
            <w:tcW w:w="1260" w:type="dxa"/>
            <w:tcBorders>
              <w:top w:val="nil"/>
              <w:left w:val="nil"/>
              <w:bottom w:val="nil"/>
              <w:right w:val="nil"/>
            </w:tcBorders>
            <w:shd w:val="clear" w:color="auto" w:fill="auto"/>
            <w:vAlign w:val="bottom"/>
          </w:tcPr>
          <w:p w14:paraId="31A9F948"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0.62~</w:t>
            </w:r>
          </w:p>
        </w:tc>
        <w:tc>
          <w:tcPr>
            <w:tcW w:w="1260" w:type="dxa"/>
            <w:vAlign w:val="bottom"/>
          </w:tcPr>
          <w:p w14:paraId="60CCFA46"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0.64</w:t>
            </w:r>
          </w:p>
        </w:tc>
      </w:tr>
      <w:tr w:rsidR="006A7CCE" w:rsidRPr="006A7CCE" w14:paraId="68FD9BAF" w14:textId="77777777" w:rsidTr="006A7CCE">
        <w:tc>
          <w:tcPr>
            <w:tcW w:w="2880" w:type="dxa"/>
          </w:tcPr>
          <w:p w14:paraId="46CCD8EB"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Service</w:t>
            </w:r>
          </w:p>
        </w:tc>
        <w:tc>
          <w:tcPr>
            <w:tcW w:w="1350" w:type="dxa"/>
          </w:tcPr>
          <w:p w14:paraId="3BAA7D72" w14:textId="77777777" w:rsidR="004C48E6" w:rsidRPr="006A7CCE" w:rsidRDefault="004C48E6" w:rsidP="001A3E7E">
            <w:pPr>
              <w:jc w:val="center"/>
              <w:rPr>
                <w:rFonts w:ascii="Times New Roman" w:hAnsi="Times New Roman" w:cs="Times New Roman"/>
              </w:rPr>
            </w:pPr>
          </w:p>
        </w:tc>
        <w:tc>
          <w:tcPr>
            <w:tcW w:w="1350" w:type="dxa"/>
            <w:vAlign w:val="bottom"/>
          </w:tcPr>
          <w:p w14:paraId="169B629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0.77</w:t>
            </w:r>
          </w:p>
        </w:tc>
        <w:tc>
          <w:tcPr>
            <w:tcW w:w="1440" w:type="dxa"/>
            <w:vAlign w:val="bottom"/>
          </w:tcPr>
          <w:p w14:paraId="62223570"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0.76</w:t>
            </w:r>
          </w:p>
        </w:tc>
        <w:tc>
          <w:tcPr>
            <w:tcW w:w="1260" w:type="dxa"/>
            <w:tcBorders>
              <w:top w:val="nil"/>
              <w:left w:val="nil"/>
              <w:bottom w:val="nil"/>
              <w:right w:val="nil"/>
            </w:tcBorders>
            <w:shd w:val="clear" w:color="auto" w:fill="auto"/>
            <w:vAlign w:val="bottom"/>
          </w:tcPr>
          <w:p w14:paraId="5568E9D2"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0.78</w:t>
            </w:r>
          </w:p>
        </w:tc>
        <w:tc>
          <w:tcPr>
            <w:tcW w:w="1260" w:type="dxa"/>
            <w:vAlign w:val="bottom"/>
          </w:tcPr>
          <w:p w14:paraId="34DEF8DA"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0.71</w:t>
            </w:r>
          </w:p>
        </w:tc>
      </w:tr>
      <w:tr w:rsidR="006A7CCE" w:rsidRPr="006A7CCE" w14:paraId="6899AD87" w14:textId="77777777" w:rsidTr="006A7CCE">
        <w:tc>
          <w:tcPr>
            <w:tcW w:w="2880" w:type="dxa"/>
          </w:tcPr>
          <w:p w14:paraId="644A7644"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Student</w:t>
            </w:r>
          </w:p>
        </w:tc>
        <w:tc>
          <w:tcPr>
            <w:tcW w:w="1350" w:type="dxa"/>
          </w:tcPr>
          <w:p w14:paraId="17A80BE9" w14:textId="77777777" w:rsidR="004C48E6" w:rsidRPr="006A7CCE" w:rsidRDefault="004C48E6" w:rsidP="001A3E7E">
            <w:pPr>
              <w:jc w:val="center"/>
              <w:rPr>
                <w:rFonts w:ascii="Times New Roman" w:hAnsi="Times New Roman" w:cs="Times New Roman"/>
              </w:rPr>
            </w:pPr>
          </w:p>
        </w:tc>
        <w:tc>
          <w:tcPr>
            <w:tcW w:w="1350" w:type="dxa"/>
            <w:vAlign w:val="bottom"/>
          </w:tcPr>
          <w:p w14:paraId="24DDB121"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1.12</w:t>
            </w:r>
          </w:p>
        </w:tc>
        <w:tc>
          <w:tcPr>
            <w:tcW w:w="1440" w:type="dxa"/>
            <w:vAlign w:val="bottom"/>
          </w:tcPr>
          <w:p w14:paraId="67E0FD6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1.15</w:t>
            </w:r>
          </w:p>
        </w:tc>
        <w:tc>
          <w:tcPr>
            <w:tcW w:w="1260" w:type="dxa"/>
            <w:tcBorders>
              <w:top w:val="nil"/>
              <w:left w:val="nil"/>
              <w:bottom w:val="nil"/>
              <w:right w:val="nil"/>
            </w:tcBorders>
            <w:shd w:val="clear" w:color="auto" w:fill="auto"/>
            <w:vAlign w:val="bottom"/>
          </w:tcPr>
          <w:p w14:paraId="3D663E05"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1.10</w:t>
            </w:r>
          </w:p>
        </w:tc>
        <w:tc>
          <w:tcPr>
            <w:tcW w:w="1260" w:type="dxa"/>
            <w:vAlign w:val="bottom"/>
          </w:tcPr>
          <w:p w14:paraId="16662B5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1.53</w:t>
            </w:r>
          </w:p>
        </w:tc>
      </w:tr>
      <w:tr w:rsidR="006A7CCE" w:rsidRPr="006A7CCE" w14:paraId="60FE758A" w14:textId="77777777" w:rsidTr="006A7CCE">
        <w:tc>
          <w:tcPr>
            <w:tcW w:w="2880" w:type="dxa"/>
          </w:tcPr>
          <w:p w14:paraId="6AA2F6B9"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Other</w:t>
            </w:r>
          </w:p>
        </w:tc>
        <w:tc>
          <w:tcPr>
            <w:tcW w:w="1350" w:type="dxa"/>
          </w:tcPr>
          <w:p w14:paraId="08DFF984" w14:textId="77777777" w:rsidR="004C48E6" w:rsidRPr="006A7CCE" w:rsidRDefault="004C48E6" w:rsidP="001A3E7E">
            <w:pPr>
              <w:jc w:val="center"/>
              <w:rPr>
                <w:rFonts w:ascii="Times New Roman" w:hAnsi="Times New Roman" w:cs="Times New Roman"/>
              </w:rPr>
            </w:pPr>
          </w:p>
        </w:tc>
        <w:tc>
          <w:tcPr>
            <w:tcW w:w="1350" w:type="dxa"/>
            <w:vAlign w:val="bottom"/>
          </w:tcPr>
          <w:p w14:paraId="1373FC6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1.00</w:t>
            </w:r>
          </w:p>
        </w:tc>
        <w:tc>
          <w:tcPr>
            <w:tcW w:w="1440" w:type="dxa"/>
            <w:vAlign w:val="bottom"/>
          </w:tcPr>
          <w:p w14:paraId="63A768F0"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0.69*</w:t>
            </w:r>
          </w:p>
        </w:tc>
        <w:tc>
          <w:tcPr>
            <w:tcW w:w="1260" w:type="dxa"/>
            <w:tcBorders>
              <w:top w:val="nil"/>
              <w:left w:val="nil"/>
              <w:right w:val="nil"/>
            </w:tcBorders>
            <w:shd w:val="clear" w:color="auto" w:fill="auto"/>
            <w:vAlign w:val="bottom"/>
          </w:tcPr>
          <w:p w14:paraId="2871B7C0"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0.72</w:t>
            </w:r>
          </w:p>
        </w:tc>
        <w:tc>
          <w:tcPr>
            <w:tcW w:w="1260" w:type="dxa"/>
            <w:vAlign w:val="bottom"/>
          </w:tcPr>
          <w:p w14:paraId="2DA2FE31"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0.65~</w:t>
            </w:r>
          </w:p>
        </w:tc>
      </w:tr>
      <w:tr w:rsidR="006A7CCE" w:rsidRPr="006A7CCE" w14:paraId="244B19E8" w14:textId="77777777" w:rsidTr="006A7CCE">
        <w:tc>
          <w:tcPr>
            <w:tcW w:w="2880" w:type="dxa"/>
          </w:tcPr>
          <w:p w14:paraId="1CF023E0"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Area of Resettlement (REF=West)</w:t>
            </w:r>
          </w:p>
        </w:tc>
        <w:tc>
          <w:tcPr>
            <w:tcW w:w="1350" w:type="dxa"/>
          </w:tcPr>
          <w:p w14:paraId="439CFBB3" w14:textId="77777777" w:rsidR="004C48E6" w:rsidRPr="006A7CCE" w:rsidRDefault="004C48E6" w:rsidP="001A3E7E">
            <w:pPr>
              <w:jc w:val="center"/>
              <w:rPr>
                <w:rFonts w:ascii="Times New Roman" w:hAnsi="Times New Roman" w:cs="Times New Roman"/>
              </w:rPr>
            </w:pPr>
          </w:p>
        </w:tc>
        <w:tc>
          <w:tcPr>
            <w:tcW w:w="1350" w:type="dxa"/>
          </w:tcPr>
          <w:p w14:paraId="7870EC1F" w14:textId="77777777" w:rsidR="004C48E6" w:rsidRPr="006A7CCE" w:rsidRDefault="004C48E6" w:rsidP="001A3E7E">
            <w:pPr>
              <w:jc w:val="center"/>
              <w:rPr>
                <w:rFonts w:ascii="Times New Roman" w:hAnsi="Times New Roman" w:cs="Times New Roman"/>
              </w:rPr>
            </w:pPr>
          </w:p>
        </w:tc>
        <w:tc>
          <w:tcPr>
            <w:tcW w:w="1440" w:type="dxa"/>
            <w:vAlign w:val="bottom"/>
          </w:tcPr>
          <w:p w14:paraId="1F1F6942" w14:textId="77777777" w:rsidR="004C48E6" w:rsidRPr="006A7CCE" w:rsidRDefault="004C48E6" w:rsidP="001A3E7E">
            <w:pPr>
              <w:jc w:val="center"/>
              <w:rPr>
                <w:rFonts w:ascii="Times New Roman" w:hAnsi="Times New Roman" w:cs="Times New Roman"/>
              </w:rPr>
            </w:pPr>
          </w:p>
        </w:tc>
        <w:tc>
          <w:tcPr>
            <w:tcW w:w="1260" w:type="dxa"/>
            <w:vAlign w:val="bottom"/>
          </w:tcPr>
          <w:p w14:paraId="1315D688" w14:textId="77777777" w:rsidR="004C48E6" w:rsidRPr="006A7CCE" w:rsidRDefault="004C48E6" w:rsidP="001A3E7E">
            <w:pPr>
              <w:jc w:val="center"/>
              <w:rPr>
                <w:rFonts w:ascii="Times New Roman" w:hAnsi="Times New Roman" w:cs="Times New Roman"/>
              </w:rPr>
            </w:pPr>
          </w:p>
        </w:tc>
        <w:tc>
          <w:tcPr>
            <w:tcW w:w="1260" w:type="dxa"/>
            <w:vAlign w:val="bottom"/>
          </w:tcPr>
          <w:p w14:paraId="47D3D2CF" w14:textId="77777777" w:rsidR="004C48E6" w:rsidRPr="006A7CCE" w:rsidRDefault="004C48E6" w:rsidP="001A3E7E">
            <w:pPr>
              <w:jc w:val="center"/>
              <w:rPr>
                <w:rFonts w:ascii="Times New Roman" w:hAnsi="Times New Roman" w:cs="Times New Roman"/>
              </w:rPr>
            </w:pPr>
          </w:p>
        </w:tc>
      </w:tr>
      <w:tr w:rsidR="006A7CCE" w:rsidRPr="006A7CCE" w14:paraId="4D93D9E9" w14:textId="77777777" w:rsidTr="006A7CCE">
        <w:tc>
          <w:tcPr>
            <w:tcW w:w="2880" w:type="dxa"/>
          </w:tcPr>
          <w:p w14:paraId="702D906D"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Northeast</w:t>
            </w:r>
          </w:p>
        </w:tc>
        <w:tc>
          <w:tcPr>
            <w:tcW w:w="1350" w:type="dxa"/>
          </w:tcPr>
          <w:p w14:paraId="1F0A99D0" w14:textId="77777777" w:rsidR="004C48E6" w:rsidRPr="006A7CCE" w:rsidRDefault="004C48E6" w:rsidP="001A3E7E">
            <w:pPr>
              <w:jc w:val="center"/>
              <w:rPr>
                <w:rFonts w:ascii="Times New Roman" w:hAnsi="Times New Roman" w:cs="Times New Roman"/>
              </w:rPr>
            </w:pPr>
          </w:p>
        </w:tc>
        <w:tc>
          <w:tcPr>
            <w:tcW w:w="1350" w:type="dxa"/>
          </w:tcPr>
          <w:p w14:paraId="74BB8FE9" w14:textId="77777777" w:rsidR="004C48E6" w:rsidRPr="006A7CCE" w:rsidRDefault="004C48E6" w:rsidP="001A3E7E">
            <w:pPr>
              <w:jc w:val="center"/>
              <w:rPr>
                <w:rFonts w:ascii="Times New Roman" w:hAnsi="Times New Roman" w:cs="Times New Roman"/>
              </w:rPr>
            </w:pPr>
          </w:p>
        </w:tc>
        <w:tc>
          <w:tcPr>
            <w:tcW w:w="1440" w:type="dxa"/>
            <w:tcBorders>
              <w:left w:val="nil"/>
              <w:bottom w:val="nil"/>
              <w:right w:val="nil"/>
            </w:tcBorders>
            <w:shd w:val="clear" w:color="auto" w:fill="auto"/>
            <w:vAlign w:val="bottom"/>
          </w:tcPr>
          <w:p w14:paraId="5A8CC532"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0.94</w:t>
            </w:r>
          </w:p>
        </w:tc>
        <w:tc>
          <w:tcPr>
            <w:tcW w:w="1260" w:type="dxa"/>
            <w:tcBorders>
              <w:left w:val="nil"/>
              <w:bottom w:val="nil"/>
              <w:right w:val="nil"/>
            </w:tcBorders>
            <w:shd w:val="clear" w:color="auto" w:fill="auto"/>
            <w:vAlign w:val="bottom"/>
          </w:tcPr>
          <w:p w14:paraId="6575EA33"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1.04</w:t>
            </w:r>
          </w:p>
        </w:tc>
        <w:tc>
          <w:tcPr>
            <w:tcW w:w="1260" w:type="dxa"/>
            <w:vAlign w:val="bottom"/>
          </w:tcPr>
          <w:p w14:paraId="77A69AF6"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0.89</w:t>
            </w:r>
          </w:p>
        </w:tc>
      </w:tr>
      <w:tr w:rsidR="006A7CCE" w:rsidRPr="006A7CCE" w14:paraId="4D35EDA7" w14:textId="77777777" w:rsidTr="006A7CCE">
        <w:tc>
          <w:tcPr>
            <w:tcW w:w="2880" w:type="dxa"/>
          </w:tcPr>
          <w:p w14:paraId="3C1B93F0"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South</w:t>
            </w:r>
          </w:p>
        </w:tc>
        <w:tc>
          <w:tcPr>
            <w:tcW w:w="1350" w:type="dxa"/>
          </w:tcPr>
          <w:p w14:paraId="0907454B" w14:textId="77777777" w:rsidR="004C48E6" w:rsidRPr="006A7CCE" w:rsidRDefault="004C48E6" w:rsidP="001A3E7E">
            <w:pPr>
              <w:jc w:val="center"/>
              <w:rPr>
                <w:rFonts w:ascii="Times New Roman" w:hAnsi="Times New Roman" w:cs="Times New Roman"/>
              </w:rPr>
            </w:pPr>
          </w:p>
        </w:tc>
        <w:tc>
          <w:tcPr>
            <w:tcW w:w="1350" w:type="dxa"/>
          </w:tcPr>
          <w:p w14:paraId="76F9FF52" w14:textId="77777777" w:rsidR="004C48E6" w:rsidRPr="006A7CCE" w:rsidRDefault="004C48E6" w:rsidP="001A3E7E">
            <w:pPr>
              <w:jc w:val="center"/>
              <w:rPr>
                <w:rFonts w:ascii="Times New Roman" w:hAnsi="Times New Roman" w:cs="Times New Roman"/>
              </w:rPr>
            </w:pPr>
          </w:p>
        </w:tc>
        <w:tc>
          <w:tcPr>
            <w:tcW w:w="1440" w:type="dxa"/>
            <w:tcBorders>
              <w:top w:val="nil"/>
              <w:left w:val="nil"/>
              <w:bottom w:val="nil"/>
              <w:right w:val="nil"/>
            </w:tcBorders>
            <w:shd w:val="clear" w:color="auto" w:fill="auto"/>
            <w:vAlign w:val="bottom"/>
          </w:tcPr>
          <w:p w14:paraId="6FC4EC04"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1.40*</w:t>
            </w:r>
          </w:p>
        </w:tc>
        <w:tc>
          <w:tcPr>
            <w:tcW w:w="1260" w:type="dxa"/>
            <w:tcBorders>
              <w:top w:val="nil"/>
              <w:left w:val="nil"/>
              <w:bottom w:val="nil"/>
              <w:right w:val="nil"/>
            </w:tcBorders>
            <w:shd w:val="clear" w:color="auto" w:fill="auto"/>
            <w:vAlign w:val="bottom"/>
          </w:tcPr>
          <w:p w14:paraId="709F3FC6"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1.39*</w:t>
            </w:r>
          </w:p>
        </w:tc>
        <w:tc>
          <w:tcPr>
            <w:tcW w:w="1260" w:type="dxa"/>
            <w:vAlign w:val="bottom"/>
          </w:tcPr>
          <w:p w14:paraId="285E858B"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1.23</w:t>
            </w:r>
          </w:p>
        </w:tc>
      </w:tr>
      <w:tr w:rsidR="006A7CCE" w:rsidRPr="006A7CCE" w14:paraId="05FF8960" w14:textId="77777777" w:rsidTr="006A7CCE">
        <w:tc>
          <w:tcPr>
            <w:tcW w:w="2880" w:type="dxa"/>
          </w:tcPr>
          <w:p w14:paraId="28EAF670"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Midwest</w:t>
            </w:r>
          </w:p>
        </w:tc>
        <w:tc>
          <w:tcPr>
            <w:tcW w:w="1350" w:type="dxa"/>
          </w:tcPr>
          <w:p w14:paraId="58FCE733" w14:textId="77777777" w:rsidR="004C48E6" w:rsidRPr="006A7CCE" w:rsidRDefault="004C48E6" w:rsidP="001A3E7E">
            <w:pPr>
              <w:jc w:val="center"/>
              <w:rPr>
                <w:rFonts w:ascii="Times New Roman" w:hAnsi="Times New Roman" w:cs="Times New Roman"/>
              </w:rPr>
            </w:pPr>
          </w:p>
        </w:tc>
        <w:tc>
          <w:tcPr>
            <w:tcW w:w="1350" w:type="dxa"/>
          </w:tcPr>
          <w:p w14:paraId="793E786C" w14:textId="77777777" w:rsidR="004C48E6" w:rsidRPr="006A7CCE" w:rsidRDefault="004C48E6" w:rsidP="001A3E7E">
            <w:pPr>
              <w:jc w:val="center"/>
              <w:rPr>
                <w:rFonts w:ascii="Times New Roman" w:hAnsi="Times New Roman" w:cs="Times New Roman"/>
              </w:rPr>
            </w:pPr>
          </w:p>
        </w:tc>
        <w:tc>
          <w:tcPr>
            <w:tcW w:w="1440" w:type="dxa"/>
            <w:tcBorders>
              <w:top w:val="nil"/>
              <w:left w:val="nil"/>
              <w:right w:val="nil"/>
            </w:tcBorders>
            <w:shd w:val="clear" w:color="auto" w:fill="auto"/>
            <w:vAlign w:val="bottom"/>
          </w:tcPr>
          <w:p w14:paraId="6C9ED2D3"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1.11</w:t>
            </w:r>
          </w:p>
        </w:tc>
        <w:tc>
          <w:tcPr>
            <w:tcW w:w="1260" w:type="dxa"/>
            <w:tcBorders>
              <w:top w:val="nil"/>
              <w:left w:val="nil"/>
              <w:right w:val="nil"/>
            </w:tcBorders>
            <w:shd w:val="clear" w:color="auto" w:fill="auto"/>
            <w:vAlign w:val="bottom"/>
          </w:tcPr>
          <w:p w14:paraId="240AD1C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1.22</w:t>
            </w:r>
          </w:p>
        </w:tc>
        <w:tc>
          <w:tcPr>
            <w:tcW w:w="1260" w:type="dxa"/>
            <w:vAlign w:val="bottom"/>
          </w:tcPr>
          <w:p w14:paraId="4E1E9323"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1.09</w:t>
            </w:r>
          </w:p>
        </w:tc>
      </w:tr>
      <w:tr w:rsidR="006A7CCE" w:rsidRPr="006A7CCE" w14:paraId="1E47F2FC" w14:textId="77777777" w:rsidTr="006A7CCE">
        <w:tc>
          <w:tcPr>
            <w:tcW w:w="2880" w:type="dxa"/>
          </w:tcPr>
          <w:p w14:paraId="3745CB51"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Year of the Survey</w:t>
            </w:r>
          </w:p>
        </w:tc>
        <w:tc>
          <w:tcPr>
            <w:tcW w:w="1350" w:type="dxa"/>
            <w:vAlign w:val="bottom"/>
          </w:tcPr>
          <w:p w14:paraId="0B95B90C" w14:textId="77777777" w:rsidR="004C48E6" w:rsidRPr="006A7CCE" w:rsidRDefault="004C48E6" w:rsidP="001A3E7E">
            <w:pPr>
              <w:jc w:val="center"/>
              <w:rPr>
                <w:rFonts w:ascii="Times New Roman" w:hAnsi="Times New Roman" w:cs="Times New Roman"/>
              </w:rPr>
            </w:pPr>
          </w:p>
        </w:tc>
        <w:tc>
          <w:tcPr>
            <w:tcW w:w="1350" w:type="dxa"/>
            <w:vAlign w:val="bottom"/>
          </w:tcPr>
          <w:p w14:paraId="09E8B3F1" w14:textId="77777777" w:rsidR="004C48E6" w:rsidRPr="006A7CCE" w:rsidRDefault="004C48E6" w:rsidP="001A3E7E">
            <w:pPr>
              <w:jc w:val="center"/>
              <w:rPr>
                <w:rFonts w:ascii="Times New Roman" w:hAnsi="Times New Roman" w:cs="Times New Roman"/>
              </w:rPr>
            </w:pPr>
          </w:p>
        </w:tc>
        <w:tc>
          <w:tcPr>
            <w:tcW w:w="1440" w:type="dxa"/>
            <w:tcBorders>
              <w:left w:val="nil"/>
              <w:right w:val="nil"/>
            </w:tcBorders>
            <w:shd w:val="clear" w:color="auto" w:fill="auto"/>
            <w:vAlign w:val="bottom"/>
          </w:tcPr>
          <w:p w14:paraId="3F4BC8F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1.37***</w:t>
            </w:r>
          </w:p>
        </w:tc>
        <w:tc>
          <w:tcPr>
            <w:tcW w:w="1260" w:type="dxa"/>
            <w:tcBorders>
              <w:top w:val="nil"/>
              <w:left w:val="nil"/>
              <w:right w:val="nil"/>
            </w:tcBorders>
            <w:shd w:val="clear" w:color="auto" w:fill="auto"/>
            <w:vAlign w:val="bottom"/>
          </w:tcPr>
          <w:p w14:paraId="59699035"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1.34**</w:t>
            </w:r>
          </w:p>
        </w:tc>
        <w:tc>
          <w:tcPr>
            <w:tcW w:w="1260" w:type="dxa"/>
            <w:vAlign w:val="bottom"/>
          </w:tcPr>
          <w:p w14:paraId="41CE315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1.22~</w:t>
            </w:r>
          </w:p>
        </w:tc>
      </w:tr>
      <w:tr w:rsidR="006A7CCE" w:rsidRPr="006A7CCE" w14:paraId="4EA4A879" w14:textId="77777777" w:rsidTr="006A7CCE">
        <w:tc>
          <w:tcPr>
            <w:tcW w:w="2880" w:type="dxa"/>
          </w:tcPr>
          <w:p w14:paraId="4941643F"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Years of Education</w:t>
            </w:r>
          </w:p>
        </w:tc>
        <w:tc>
          <w:tcPr>
            <w:tcW w:w="1350" w:type="dxa"/>
          </w:tcPr>
          <w:p w14:paraId="6CAF8F4A" w14:textId="77777777" w:rsidR="004C48E6" w:rsidRPr="006A7CCE" w:rsidRDefault="004C48E6" w:rsidP="001A3E7E">
            <w:pPr>
              <w:jc w:val="center"/>
              <w:rPr>
                <w:rFonts w:ascii="Times New Roman" w:hAnsi="Times New Roman" w:cs="Times New Roman"/>
              </w:rPr>
            </w:pPr>
          </w:p>
        </w:tc>
        <w:tc>
          <w:tcPr>
            <w:tcW w:w="1350" w:type="dxa"/>
          </w:tcPr>
          <w:p w14:paraId="2618F1E3" w14:textId="77777777" w:rsidR="004C48E6" w:rsidRPr="006A7CCE" w:rsidRDefault="004C48E6" w:rsidP="001A3E7E">
            <w:pPr>
              <w:jc w:val="center"/>
              <w:rPr>
                <w:rFonts w:ascii="Times New Roman" w:hAnsi="Times New Roman" w:cs="Times New Roman"/>
              </w:rPr>
            </w:pPr>
          </w:p>
        </w:tc>
        <w:tc>
          <w:tcPr>
            <w:tcW w:w="1440" w:type="dxa"/>
          </w:tcPr>
          <w:p w14:paraId="26044970" w14:textId="77777777" w:rsidR="004C48E6" w:rsidRPr="006A7CCE" w:rsidRDefault="004C48E6" w:rsidP="001A3E7E">
            <w:pPr>
              <w:jc w:val="center"/>
              <w:rPr>
                <w:rFonts w:ascii="Times New Roman" w:hAnsi="Times New Roman" w:cs="Times New Roman"/>
              </w:rPr>
            </w:pPr>
          </w:p>
        </w:tc>
        <w:tc>
          <w:tcPr>
            <w:tcW w:w="1260" w:type="dxa"/>
            <w:tcBorders>
              <w:left w:val="nil"/>
              <w:right w:val="nil"/>
            </w:tcBorders>
            <w:shd w:val="clear" w:color="auto" w:fill="auto"/>
            <w:vAlign w:val="bottom"/>
          </w:tcPr>
          <w:p w14:paraId="0D821B7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1.02</w:t>
            </w:r>
          </w:p>
        </w:tc>
        <w:tc>
          <w:tcPr>
            <w:tcW w:w="1260" w:type="dxa"/>
            <w:vAlign w:val="bottom"/>
          </w:tcPr>
          <w:p w14:paraId="53646C8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1.05*</w:t>
            </w:r>
          </w:p>
        </w:tc>
      </w:tr>
      <w:tr w:rsidR="006A7CCE" w:rsidRPr="006A7CCE" w14:paraId="67F810EC" w14:textId="77777777" w:rsidTr="006A7CCE">
        <w:tc>
          <w:tcPr>
            <w:tcW w:w="2880" w:type="dxa"/>
          </w:tcPr>
          <w:p w14:paraId="1DE00898"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English at Arrival (REF=Not at all)</w:t>
            </w:r>
          </w:p>
        </w:tc>
        <w:tc>
          <w:tcPr>
            <w:tcW w:w="1350" w:type="dxa"/>
          </w:tcPr>
          <w:p w14:paraId="36B67281" w14:textId="77777777" w:rsidR="004C48E6" w:rsidRPr="006A7CCE" w:rsidRDefault="004C48E6" w:rsidP="001A3E7E">
            <w:pPr>
              <w:jc w:val="center"/>
              <w:rPr>
                <w:rFonts w:ascii="Times New Roman" w:hAnsi="Times New Roman" w:cs="Times New Roman"/>
              </w:rPr>
            </w:pPr>
          </w:p>
        </w:tc>
        <w:tc>
          <w:tcPr>
            <w:tcW w:w="1350" w:type="dxa"/>
          </w:tcPr>
          <w:p w14:paraId="10539D0D" w14:textId="77777777" w:rsidR="004C48E6" w:rsidRPr="006A7CCE" w:rsidRDefault="004C48E6" w:rsidP="001A3E7E">
            <w:pPr>
              <w:jc w:val="center"/>
              <w:rPr>
                <w:rFonts w:ascii="Times New Roman" w:hAnsi="Times New Roman" w:cs="Times New Roman"/>
              </w:rPr>
            </w:pPr>
          </w:p>
        </w:tc>
        <w:tc>
          <w:tcPr>
            <w:tcW w:w="1440" w:type="dxa"/>
          </w:tcPr>
          <w:p w14:paraId="72BCBB8F" w14:textId="77777777" w:rsidR="004C48E6" w:rsidRPr="006A7CCE" w:rsidRDefault="004C48E6" w:rsidP="001A3E7E">
            <w:pPr>
              <w:jc w:val="center"/>
              <w:rPr>
                <w:rFonts w:ascii="Times New Roman" w:hAnsi="Times New Roman" w:cs="Times New Roman"/>
              </w:rPr>
            </w:pPr>
          </w:p>
        </w:tc>
        <w:tc>
          <w:tcPr>
            <w:tcW w:w="1260" w:type="dxa"/>
            <w:tcBorders>
              <w:left w:val="nil"/>
              <w:right w:val="nil"/>
            </w:tcBorders>
            <w:shd w:val="clear" w:color="auto" w:fill="auto"/>
            <w:vAlign w:val="bottom"/>
          </w:tcPr>
          <w:p w14:paraId="4D7453DC" w14:textId="77777777" w:rsidR="004C48E6" w:rsidRPr="006A7CCE" w:rsidRDefault="004C48E6" w:rsidP="001A3E7E">
            <w:pPr>
              <w:jc w:val="center"/>
              <w:rPr>
                <w:rFonts w:ascii="Times New Roman" w:hAnsi="Times New Roman" w:cs="Times New Roman"/>
              </w:rPr>
            </w:pPr>
          </w:p>
        </w:tc>
        <w:tc>
          <w:tcPr>
            <w:tcW w:w="1260" w:type="dxa"/>
            <w:vAlign w:val="bottom"/>
          </w:tcPr>
          <w:p w14:paraId="02C202F5" w14:textId="77777777" w:rsidR="004C48E6" w:rsidRPr="006A7CCE" w:rsidRDefault="004C48E6" w:rsidP="001A3E7E">
            <w:pPr>
              <w:jc w:val="center"/>
              <w:rPr>
                <w:rFonts w:ascii="Times New Roman" w:hAnsi="Times New Roman" w:cs="Times New Roman"/>
              </w:rPr>
            </w:pPr>
          </w:p>
        </w:tc>
      </w:tr>
      <w:tr w:rsidR="006A7CCE" w:rsidRPr="006A7CCE" w14:paraId="30B40FD8" w14:textId="77777777" w:rsidTr="006A7CCE">
        <w:tc>
          <w:tcPr>
            <w:tcW w:w="2880" w:type="dxa"/>
          </w:tcPr>
          <w:p w14:paraId="32AE161D"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Not Well</w:t>
            </w:r>
          </w:p>
        </w:tc>
        <w:tc>
          <w:tcPr>
            <w:tcW w:w="1350" w:type="dxa"/>
          </w:tcPr>
          <w:p w14:paraId="5B9321FD" w14:textId="77777777" w:rsidR="004C48E6" w:rsidRPr="006A7CCE" w:rsidRDefault="004C48E6" w:rsidP="001A3E7E">
            <w:pPr>
              <w:jc w:val="center"/>
              <w:rPr>
                <w:rFonts w:ascii="Times New Roman" w:hAnsi="Times New Roman" w:cs="Times New Roman"/>
              </w:rPr>
            </w:pPr>
          </w:p>
        </w:tc>
        <w:tc>
          <w:tcPr>
            <w:tcW w:w="1350" w:type="dxa"/>
          </w:tcPr>
          <w:p w14:paraId="368BBD61" w14:textId="77777777" w:rsidR="004C48E6" w:rsidRPr="006A7CCE" w:rsidRDefault="004C48E6" w:rsidP="001A3E7E">
            <w:pPr>
              <w:jc w:val="center"/>
              <w:rPr>
                <w:rFonts w:ascii="Times New Roman" w:hAnsi="Times New Roman" w:cs="Times New Roman"/>
              </w:rPr>
            </w:pPr>
          </w:p>
        </w:tc>
        <w:tc>
          <w:tcPr>
            <w:tcW w:w="1440" w:type="dxa"/>
          </w:tcPr>
          <w:p w14:paraId="29ECFD3E" w14:textId="77777777" w:rsidR="004C48E6" w:rsidRPr="006A7CCE" w:rsidRDefault="004C48E6" w:rsidP="001A3E7E">
            <w:pPr>
              <w:jc w:val="center"/>
              <w:rPr>
                <w:rFonts w:ascii="Times New Roman" w:hAnsi="Times New Roman" w:cs="Times New Roman"/>
              </w:rPr>
            </w:pPr>
          </w:p>
        </w:tc>
        <w:tc>
          <w:tcPr>
            <w:tcW w:w="1260" w:type="dxa"/>
            <w:tcBorders>
              <w:left w:val="nil"/>
              <w:bottom w:val="nil"/>
              <w:right w:val="nil"/>
            </w:tcBorders>
            <w:shd w:val="clear" w:color="auto" w:fill="auto"/>
            <w:vAlign w:val="bottom"/>
          </w:tcPr>
          <w:p w14:paraId="03BC068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0.96</w:t>
            </w:r>
          </w:p>
        </w:tc>
        <w:tc>
          <w:tcPr>
            <w:tcW w:w="1260" w:type="dxa"/>
            <w:vAlign w:val="bottom"/>
          </w:tcPr>
          <w:p w14:paraId="5F53E63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0.90</w:t>
            </w:r>
          </w:p>
        </w:tc>
      </w:tr>
      <w:tr w:rsidR="006A7CCE" w:rsidRPr="006A7CCE" w14:paraId="377D63D3" w14:textId="77777777" w:rsidTr="006A7CCE">
        <w:tc>
          <w:tcPr>
            <w:tcW w:w="2880" w:type="dxa"/>
          </w:tcPr>
          <w:p w14:paraId="06D0A3F8"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Well</w:t>
            </w:r>
          </w:p>
        </w:tc>
        <w:tc>
          <w:tcPr>
            <w:tcW w:w="1350" w:type="dxa"/>
          </w:tcPr>
          <w:p w14:paraId="0D2F140C" w14:textId="77777777" w:rsidR="004C48E6" w:rsidRPr="006A7CCE" w:rsidRDefault="004C48E6" w:rsidP="001A3E7E">
            <w:pPr>
              <w:jc w:val="center"/>
              <w:rPr>
                <w:rFonts w:ascii="Times New Roman" w:hAnsi="Times New Roman" w:cs="Times New Roman"/>
              </w:rPr>
            </w:pPr>
          </w:p>
        </w:tc>
        <w:tc>
          <w:tcPr>
            <w:tcW w:w="1350" w:type="dxa"/>
          </w:tcPr>
          <w:p w14:paraId="6220D79D" w14:textId="77777777" w:rsidR="004C48E6" w:rsidRPr="006A7CCE" w:rsidRDefault="004C48E6" w:rsidP="001A3E7E">
            <w:pPr>
              <w:jc w:val="center"/>
              <w:rPr>
                <w:rFonts w:ascii="Times New Roman" w:hAnsi="Times New Roman" w:cs="Times New Roman"/>
              </w:rPr>
            </w:pPr>
          </w:p>
        </w:tc>
        <w:tc>
          <w:tcPr>
            <w:tcW w:w="1440" w:type="dxa"/>
          </w:tcPr>
          <w:p w14:paraId="20FC9846" w14:textId="77777777" w:rsidR="004C48E6" w:rsidRPr="006A7CCE" w:rsidRDefault="004C48E6" w:rsidP="001A3E7E">
            <w:pPr>
              <w:jc w:val="center"/>
              <w:rPr>
                <w:rFonts w:ascii="Times New Roman" w:hAnsi="Times New Roman" w:cs="Times New Roman"/>
              </w:rPr>
            </w:pPr>
          </w:p>
        </w:tc>
        <w:tc>
          <w:tcPr>
            <w:tcW w:w="1260" w:type="dxa"/>
            <w:tcBorders>
              <w:top w:val="nil"/>
              <w:left w:val="nil"/>
              <w:bottom w:val="nil"/>
              <w:right w:val="nil"/>
            </w:tcBorders>
            <w:shd w:val="clear" w:color="auto" w:fill="auto"/>
            <w:vAlign w:val="bottom"/>
          </w:tcPr>
          <w:p w14:paraId="156A810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1.07</w:t>
            </w:r>
          </w:p>
        </w:tc>
        <w:tc>
          <w:tcPr>
            <w:tcW w:w="1260" w:type="dxa"/>
            <w:vAlign w:val="bottom"/>
          </w:tcPr>
          <w:p w14:paraId="31E4F450"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0.79</w:t>
            </w:r>
          </w:p>
        </w:tc>
      </w:tr>
      <w:tr w:rsidR="006A7CCE" w:rsidRPr="006A7CCE" w14:paraId="43CC7F1D" w14:textId="77777777" w:rsidTr="006A7CCE">
        <w:tc>
          <w:tcPr>
            <w:tcW w:w="2880" w:type="dxa"/>
          </w:tcPr>
          <w:p w14:paraId="606B696C"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Very Well</w:t>
            </w:r>
          </w:p>
        </w:tc>
        <w:tc>
          <w:tcPr>
            <w:tcW w:w="1350" w:type="dxa"/>
          </w:tcPr>
          <w:p w14:paraId="13B830EC" w14:textId="77777777" w:rsidR="004C48E6" w:rsidRPr="006A7CCE" w:rsidRDefault="004C48E6" w:rsidP="001A3E7E">
            <w:pPr>
              <w:jc w:val="center"/>
              <w:rPr>
                <w:rFonts w:ascii="Times New Roman" w:hAnsi="Times New Roman" w:cs="Times New Roman"/>
              </w:rPr>
            </w:pPr>
          </w:p>
        </w:tc>
        <w:tc>
          <w:tcPr>
            <w:tcW w:w="1350" w:type="dxa"/>
          </w:tcPr>
          <w:p w14:paraId="1C399BAA" w14:textId="77777777" w:rsidR="004C48E6" w:rsidRPr="006A7CCE" w:rsidRDefault="004C48E6" w:rsidP="001A3E7E">
            <w:pPr>
              <w:jc w:val="center"/>
              <w:rPr>
                <w:rFonts w:ascii="Times New Roman" w:hAnsi="Times New Roman" w:cs="Times New Roman"/>
              </w:rPr>
            </w:pPr>
          </w:p>
        </w:tc>
        <w:tc>
          <w:tcPr>
            <w:tcW w:w="1440" w:type="dxa"/>
          </w:tcPr>
          <w:p w14:paraId="691578A3" w14:textId="77777777" w:rsidR="004C48E6" w:rsidRPr="006A7CCE" w:rsidRDefault="004C48E6" w:rsidP="001A3E7E">
            <w:pPr>
              <w:jc w:val="center"/>
              <w:rPr>
                <w:rFonts w:ascii="Times New Roman" w:hAnsi="Times New Roman" w:cs="Times New Roman"/>
              </w:rPr>
            </w:pPr>
          </w:p>
        </w:tc>
        <w:tc>
          <w:tcPr>
            <w:tcW w:w="1260" w:type="dxa"/>
            <w:tcBorders>
              <w:top w:val="nil"/>
              <w:left w:val="nil"/>
              <w:bottom w:val="nil"/>
              <w:right w:val="nil"/>
            </w:tcBorders>
            <w:shd w:val="clear" w:color="auto" w:fill="auto"/>
            <w:vAlign w:val="bottom"/>
          </w:tcPr>
          <w:p w14:paraId="77C1E1AC"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2.60***</w:t>
            </w:r>
          </w:p>
        </w:tc>
        <w:tc>
          <w:tcPr>
            <w:tcW w:w="1260" w:type="dxa"/>
            <w:vAlign w:val="bottom"/>
          </w:tcPr>
          <w:p w14:paraId="63FB893B"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1.65</w:t>
            </w:r>
          </w:p>
        </w:tc>
      </w:tr>
      <w:tr w:rsidR="006A7CCE" w:rsidRPr="006A7CCE" w14:paraId="7B07D07A" w14:textId="77777777" w:rsidTr="006A7CCE">
        <w:tc>
          <w:tcPr>
            <w:tcW w:w="2880" w:type="dxa"/>
          </w:tcPr>
          <w:p w14:paraId="17355DD8"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Current Enrollment in English Training</w:t>
            </w:r>
          </w:p>
        </w:tc>
        <w:tc>
          <w:tcPr>
            <w:tcW w:w="1350" w:type="dxa"/>
          </w:tcPr>
          <w:p w14:paraId="755DE6EE" w14:textId="77777777" w:rsidR="004C48E6" w:rsidRPr="006A7CCE" w:rsidRDefault="004C48E6" w:rsidP="001A3E7E">
            <w:pPr>
              <w:jc w:val="center"/>
              <w:rPr>
                <w:rFonts w:ascii="Times New Roman" w:hAnsi="Times New Roman" w:cs="Times New Roman"/>
              </w:rPr>
            </w:pPr>
          </w:p>
        </w:tc>
        <w:tc>
          <w:tcPr>
            <w:tcW w:w="1350" w:type="dxa"/>
          </w:tcPr>
          <w:p w14:paraId="2E7132E5" w14:textId="77777777" w:rsidR="004C48E6" w:rsidRPr="006A7CCE" w:rsidRDefault="004C48E6" w:rsidP="001A3E7E">
            <w:pPr>
              <w:jc w:val="center"/>
              <w:rPr>
                <w:rFonts w:ascii="Times New Roman" w:hAnsi="Times New Roman" w:cs="Times New Roman"/>
              </w:rPr>
            </w:pPr>
          </w:p>
        </w:tc>
        <w:tc>
          <w:tcPr>
            <w:tcW w:w="1440" w:type="dxa"/>
          </w:tcPr>
          <w:p w14:paraId="47BA4D8A" w14:textId="77777777" w:rsidR="004C48E6" w:rsidRPr="006A7CCE" w:rsidRDefault="004C48E6" w:rsidP="001A3E7E">
            <w:pPr>
              <w:jc w:val="center"/>
              <w:rPr>
                <w:rFonts w:ascii="Times New Roman" w:hAnsi="Times New Roman" w:cs="Times New Roman"/>
              </w:rPr>
            </w:pPr>
          </w:p>
        </w:tc>
        <w:tc>
          <w:tcPr>
            <w:tcW w:w="1260" w:type="dxa"/>
          </w:tcPr>
          <w:p w14:paraId="513D7283" w14:textId="77777777" w:rsidR="004C48E6" w:rsidRPr="006A7CCE" w:rsidRDefault="004C48E6" w:rsidP="001A3E7E">
            <w:pPr>
              <w:jc w:val="center"/>
              <w:rPr>
                <w:rFonts w:ascii="Times New Roman" w:hAnsi="Times New Roman" w:cs="Times New Roman"/>
              </w:rPr>
            </w:pPr>
          </w:p>
        </w:tc>
        <w:tc>
          <w:tcPr>
            <w:tcW w:w="1260" w:type="dxa"/>
            <w:vAlign w:val="bottom"/>
          </w:tcPr>
          <w:p w14:paraId="3D5EDB1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0.52***</w:t>
            </w:r>
          </w:p>
        </w:tc>
      </w:tr>
      <w:tr w:rsidR="006A7CCE" w:rsidRPr="006A7CCE" w14:paraId="5A7F18C7" w14:textId="77777777" w:rsidTr="006A7CCE">
        <w:tc>
          <w:tcPr>
            <w:tcW w:w="2880" w:type="dxa"/>
          </w:tcPr>
          <w:p w14:paraId="75D5D154"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Current Enrollment in Job Training</w:t>
            </w:r>
          </w:p>
        </w:tc>
        <w:tc>
          <w:tcPr>
            <w:tcW w:w="1350" w:type="dxa"/>
          </w:tcPr>
          <w:p w14:paraId="26CC6AD8" w14:textId="77777777" w:rsidR="004C48E6" w:rsidRPr="006A7CCE" w:rsidRDefault="004C48E6" w:rsidP="001A3E7E">
            <w:pPr>
              <w:jc w:val="center"/>
              <w:rPr>
                <w:rFonts w:ascii="Times New Roman" w:hAnsi="Times New Roman" w:cs="Times New Roman"/>
              </w:rPr>
            </w:pPr>
          </w:p>
        </w:tc>
        <w:tc>
          <w:tcPr>
            <w:tcW w:w="1350" w:type="dxa"/>
          </w:tcPr>
          <w:p w14:paraId="0B2BA688" w14:textId="77777777" w:rsidR="004C48E6" w:rsidRPr="006A7CCE" w:rsidRDefault="004C48E6" w:rsidP="001A3E7E">
            <w:pPr>
              <w:jc w:val="center"/>
              <w:rPr>
                <w:rFonts w:ascii="Times New Roman" w:hAnsi="Times New Roman" w:cs="Times New Roman"/>
              </w:rPr>
            </w:pPr>
          </w:p>
        </w:tc>
        <w:tc>
          <w:tcPr>
            <w:tcW w:w="1440" w:type="dxa"/>
          </w:tcPr>
          <w:p w14:paraId="24A05C84" w14:textId="77777777" w:rsidR="004C48E6" w:rsidRPr="006A7CCE" w:rsidRDefault="004C48E6" w:rsidP="001A3E7E">
            <w:pPr>
              <w:jc w:val="center"/>
              <w:rPr>
                <w:rFonts w:ascii="Times New Roman" w:hAnsi="Times New Roman" w:cs="Times New Roman"/>
              </w:rPr>
            </w:pPr>
          </w:p>
        </w:tc>
        <w:tc>
          <w:tcPr>
            <w:tcW w:w="1260" w:type="dxa"/>
          </w:tcPr>
          <w:p w14:paraId="3709F4C4" w14:textId="77777777" w:rsidR="004C48E6" w:rsidRPr="006A7CCE" w:rsidRDefault="004C48E6" w:rsidP="001A3E7E">
            <w:pPr>
              <w:jc w:val="center"/>
              <w:rPr>
                <w:rFonts w:ascii="Times New Roman" w:hAnsi="Times New Roman" w:cs="Times New Roman"/>
              </w:rPr>
            </w:pPr>
          </w:p>
        </w:tc>
        <w:tc>
          <w:tcPr>
            <w:tcW w:w="1260" w:type="dxa"/>
            <w:vAlign w:val="bottom"/>
          </w:tcPr>
          <w:p w14:paraId="13FFE19E"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1.23</w:t>
            </w:r>
          </w:p>
        </w:tc>
      </w:tr>
      <w:tr w:rsidR="006A7CCE" w:rsidRPr="006A7CCE" w14:paraId="606BD215" w14:textId="77777777" w:rsidTr="006A7CCE">
        <w:tc>
          <w:tcPr>
            <w:tcW w:w="2880" w:type="dxa"/>
          </w:tcPr>
          <w:p w14:paraId="58E674D7"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Current English (REF=Not at all)</w:t>
            </w:r>
          </w:p>
        </w:tc>
        <w:tc>
          <w:tcPr>
            <w:tcW w:w="1350" w:type="dxa"/>
          </w:tcPr>
          <w:p w14:paraId="1C1D4130" w14:textId="77777777" w:rsidR="004C48E6" w:rsidRPr="006A7CCE" w:rsidRDefault="004C48E6" w:rsidP="001A3E7E">
            <w:pPr>
              <w:jc w:val="center"/>
              <w:rPr>
                <w:rFonts w:ascii="Times New Roman" w:hAnsi="Times New Roman" w:cs="Times New Roman"/>
              </w:rPr>
            </w:pPr>
          </w:p>
        </w:tc>
        <w:tc>
          <w:tcPr>
            <w:tcW w:w="1350" w:type="dxa"/>
          </w:tcPr>
          <w:p w14:paraId="295A8330" w14:textId="77777777" w:rsidR="004C48E6" w:rsidRPr="006A7CCE" w:rsidRDefault="004C48E6" w:rsidP="001A3E7E">
            <w:pPr>
              <w:jc w:val="center"/>
              <w:rPr>
                <w:rFonts w:ascii="Times New Roman" w:hAnsi="Times New Roman" w:cs="Times New Roman"/>
              </w:rPr>
            </w:pPr>
          </w:p>
        </w:tc>
        <w:tc>
          <w:tcPr>
            <w:tcW w:w="1440" w:type="dxa"/>
          </w:tcPr>
          <w:p w14:paraId="10679D7C" w14:textId="77777777" w:rsidR="004C48E6" w:rsidRPr="006A7CCE" w:rsidRDefault="004C48E6" w:rsidP="001A3E7E">
            <w:pPr>
              <w:jc w:val="center"/>
              <w:rPr>
                <w:rFonts w:ascii="Times New Roman" w:hAnsi="Times New Roman" w:cs="Times New Roman"/>
              </w:rPr>
            </w:pPr>
          </w:p>
        </w:tc>
        <w:tc>
          <w:tcPr>
            <w:tcW w:w="1260" w:type="dxa"/>
          </w:tcPr>
          <w:p w14:paraId="721157BD" w14:textId="77777777" w:rsidR="004C48E6" w:rsidRPr="006A7CCE" w:rsidRDefault="004C48E6" w:rsidP="001A3E7E">
            <w:pPr>
              <w:jc w:val="center"/>
              <w:rPr>
                <w:rFonts w:ascii="Times New Roman" w:hAnsi="Times New Roman" w:cs="Times New Roman"/>
              </w:rPr>
            </w:pPr>
          </w:p>
        </w:tc>
        <w:tc>
          <w:tcPr>
            <w:tcW w:w="1260" w:type="dxa"/>
            <w:vAlign w:val="bottom"/>
          </w:tcPr>
          <w:p w14:paraId="1E5FE89F" w14:textId="77777777" w:rsidR="004C48E6" w:rsidRPr="006A7CCE" w:rsidRDefault="004C48E6" w:rsidP="001A3E7E">
            <w:pPr>
              <w:jc w:val="center"/>
              <w:rPr>
                <w:rFonts w:ascii="Times New Roman" w:hAnsi="Times New Roman" w:cs="Times New Roman"/>
              </w:rPr>
            </w:pPr>
          </w:p>
        </w:tc>
      </w:tr>
      <w:tr w:rsidR="006A7CCE" w:rsidRPr="006A7CCE" w14:paraId="0F8FAB7E" w14:textId="77777777" w:rsidTr="006A7CCE">
        <w:tc>
          <w:tcPr>
            <w:tcW w:w="2880" w:type="dxa"/>
          </w:tcPr>
          <w:p w14:paraId="236763EB"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lastRenderedPageBreak/>
              <w:t xml:space="preserve">     Not Well</w:t>
            </w:r>
          </w:p>
        </w:tc>
        <w:tc>
          <w:tcPr>
            <w:tcW w:w="1350" w:type="dxa"/>
          </w:tcPr>
          <w:p w14:paraId="5071049D" w14:textId="77777777" w:rsidR="004C48E6" w:rsidRPr="006A7CCE" w:rsidRDefault="004C48E6" w:rsidP="001A3E7E">
            <w:pPr>
              <w:jc w:val="center"/>
              <w:rPr>
                <w:rFonts w:ascii="Times New Roman" w:hAnsi="Times New Roman" w:cs="Times New Roman"/>
              </w:rPr>
            </w:pPr>
          </w:p>
        </w:tc>
        <w:tc>
          <w:tcPr>
            <w:tcW w:w="1350" w:type="dxa"/>
          </w:tcPr>
          <w:p w14:paraId="1ACAD780" w14:textId="77777777" w:rsidR="004C48E6" w:rsidRPr="006A7CCE" w:rsidRDefault="004C48E6" w:rsidP="001A3E7E">
            <w:pPr>
              <w:jc w:val="center"/>
              <w:rPr>
                <w:rFonts w:ascii="Times New Roman" w:hAnsi="Times New Roman" w:cs="Times New Roman"/>
              </w:rPr>
            </w:pPr>
          </w:p>
        </w:tc>
        <w:tc>
          <w:tcPr>
            <w:tcW w:w="1440" w:type="dxa"/>
          </w:tcPr>
          <w:p w14:paraId="72BA0285" w14:textId="77777777" w:rsidR="004C48E6" w:rsidRPr="006A7CCE" w:rsidRDefault="004C48E6" w:rsidP="001A3E7E">
            <w:pPr>
              <w:jc w:val="center"/>
              <w:rPr>
                <w:rFonts w:ascii="Times New Roman" w:hAnsi="Times New Roman" w:cs="Times New Roman"/>
              </w:rPr>
            </w:pPr>
          </w:p>
        </w:tc>
        <w:tc>
          <w:tcPr>
            <w:tcW w:w="1260" w:type="dxa"/>
          </w:tcPr>
          <w:p w14:paraId="64FF8AEC" w14:textId="77777777" w:rsidR="004C48E6" w:rsidRPr="006A7CCE" w:rsidRDefault="004C48E6" w:rsidP="001A3E7E">
            <w:pPr>
              <w:jc w:val="center"/>
              <w:rPr>
                <w:rFonts w:ascii="Times New Roman" w:hAnsi="Times New Roman" w:cs="Times New Roman"/>
              </w:rPr>
            </w:pPr>
          </w:p>
        </w:tc>
        <w:tc>
          <w:tcPr>
            <w:tcW w:w="1260" w:type="dxa"/>
            <w:vAlign w:val="bottom"/>
          </w:tcPr>
          <w:p w14:paraId="3A815B13"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0.67</w:t>
            </w:r>
          </w:p>
        </w:tc>
      </w:tr>
      <w:tr w:rsidR="006A7CCE" w:rsidRPr="006A7CCE" w14:paraId="73C61243" w14:textId="77777777" w:rsidTr="006A7CCE">
        <w:tc>
          <w:tcPr>
            <w:tcW w:w="2880" w:type="dxa"/>
          </w:tcPr>
          <w:p w14:paraId="15B2AE1C"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Well</w:t>
            </w:r>
          </w:p>
        </w:tc>
        <w:tc>
          <w:tcPr>
            <w:tcW w:w="1350" w:type="dxa"/>
          </w:tcPr>
          <w:p w14:paraId="02CE1788" w14:textId="77777777" w:rsidR="004C48E6" w:rsidRPr="006A7CCE" w:rsidRDefault="004C48E6" w:rsidP="001A3E7E">
            <w:pPr>
              <w:jc w:val="center"/>
              <w:rPr>
                <w:rFonts w:ascii="Times New Roman" w:hAnsi="Times New Roman" w:cs="Times New Roman"/>
              </w:rPr>
            </w:pPr>
          </w:p>
        </w:tc>
        <w:tc>
          <w:tcPr>
            <w:tcW w:w="1350" w:type="dxa"/>
          </w:tcPr>
          <w:p w14:paraId="37696817" w14:textId="77777777" w:rsidR="004C48E6" w:rsidRPr="006A7CCE" w:rsidRDefault="004C48E6" w:rsidP="001A3E7E">
            <w:pPr>
              <w:jc w:val="center"/>
              <w:rPr>
                <w:rFonts w:ascii="Times New Roman" w:hAnsi="Times New Roman" w:cs="Times New Roman"/>
              </w:rPr>
            </w:pPr>
          </w:p>
        </w:tc>
        <w:tc>
          <w:tcPr>
            <w:tcW w:w="1440" w:type="dxa"/>
          </w:tcPr>
          <w:p w14:paraId="61CB1039" w14:textId="77777777" w:rsidR="004C48E6" w:rsidRPr="006A7CCE" w:rsidRDefault="004C48E6" w:rsidP="001A3E7E">
            <w:pPr>
              <w:jc w:val="center"/>
              <w:rPr>
                <w:rFonts w:ascii="Times New Roman" w:hAnsi="Times New Roman" w:cs="Times New Roman"/>
              </w:rPr>
            </w:pPr>
          </w:p>
        </w:tc>
        <w:tc>
          <w:tcPr>
            <w:tcW w:w="1260" w:type="dxa"/>
          </w:tcPr>
          <w:p w14:paraId="463A51B1" w14:textId="77777777" w:rsidR="004C48E6" w:rsidRPr="006A7CCE" w:rsidRDefault="004C48E6" w:rsidP="001A3E7E">
            <w:pPr>
              <w:jc w:val="center"/>
              <w:rPr>
                <w:rFonts w:ascii="Times New Roman" w:hAnsi="Times New Roman" w:cs="Times New Roman"/>
              </w:rPr>
            </w:pPr>
          </w:p>
        </w:tc>
        <w:tc>
          <w:tcPr>
            <w:tcW w:w="1260" w:type="dxa"/>
            <w:vAlign w:val="bottom"/>
          </w:tcPr>
          <w:p w14:paraId="465CDE39"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0.64</w:t>
            </w:r>
          </w:p>
        </w:tc>
      </w:tr>
      <w:tr w:rsidR="006A7CCE" w:rsidRPr="006A7CCE" w14:paraId="242514E1" w14:textId="77777777" w:rsidTr="006A7CCE">
        <w:trPr>
          <w:trHeight w:val="80"/>
        </w:trPr>
        <w:tc>
          <w:tcPr>
            <w:tcW w:w="2880" w:type="dxa"/>
          </w:tcPr>
          <w:p w14:paraId="10B78137"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Very Well</w:t>
            </w:r>
          </w:p>
        </w:tc>
        <w:tc>
          <w:tcPr>
            <w:tcW w:w="1350" w:type="dxa"/>
          </w:tcPr>
          <w:p w14:paraId="6AE4CB9B" w14:textId="77777777" w:rsidR="004C48E6" w:rsidRPr="006A7CCE" w:rsidRDefault="004C48E6" w:rsidP="001A3E7E">
            <w:pPr>
              <w:jc w:val="center"/>
              <w:rPr>
                <w:rFonts w:ascii="Times New Roman" w:hAnsi="Times New Roman" w:cs="Times New Roman"/>
              </w:rPr>
            </w:pPr>
          </w:p>
        </w:tc>
        <w:tc>
          <w:tcPr>
            <w:tcW w:w="1350" w:type="dxa"/>
          </w:tcPr>
          <w:p w14:paraId="6663F517" w14:textId="77777777" w:rsidR="004C48E6" w:rsidRPr="006A7CCE" w:rsidRDefault="004C48E6" w:rsidP="001A3E7E">
            <w:pPr>
              <w:jc w:val="center"/>
              <w:rPr>
                <w:rFonts w:ascii="Times New Roman" w:hAnsi="Times New Roman" w:cs="Times New Roman"/>
              </w:rPr>
            </w:pPr>
          </w:p>
        </w:tc>
        <w:tc>
          <w:tcPr>
            <w:tcW w:w="1440" w:type="dxa"/>
          </w:tcPr>
          <w:p w14:paraId="23BE4FE5" w14:textId="77777777" w:rsidR="004C48E6" w:rsidRPr="006A7CCE" w:rsidRDefault="004C48E6" w:rsidP="001A3E7E">
            <w:pPr>
              <w:jc w:val="center"/>
              <w:rPr>
                <w:rFonts w:ascii="Times New Roman" w:hAnsi="Times New Roman" w:cs="Times New Roman"/>
              </w:rPr>
            </w:pPr>
          </w:p>
        </w:tc>
        <w:tc>
          <w:tcPr>
            <w:tcW w:w="1260" w:type="dxa"/>
          </w:tcPr>
          <w:p w14:paraId="570BC42E" w14:textId="77777777" w:rsidR="004C48E6" w:rsidRPr="006A7CCE" w:rsidRDefault="004C48E6" w:rsidP="001A3E7E">
            <w:pPr>
              <w:jc w:val="center"/>
              <w:rPr>
                <w:rFonts w:ascii="Times New Roman" w:hAnsi="Times New Roman" w:cs="Times New Roman"/>
              </w:rPr>
            </w:pPr>
          </w:p>
        </w:tc>
        <w:tc>
          <w:tcPr>
            <w:tcW w:w="1260" w:type="dxa"/>
            <w:vAlign w:val="bottom"/>
          </w:tcPr>
          <w:p w14:paraId="7971F731"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0.81</w:t>
            </w:r>
          </w:p>
        </w:tc>
      </w:tr>
      <w:tr w:rsidR="006A7CCE" w:rsidRPr="006A7CCE" w14:paraId="3FDFEE91" w14:textId="77777777" w:rsidTr="006A7CCE">
        <w:tc>
          <w:tcPr>
            <w:tcW w:w="2880" w:type="dxa"/>
          </w:tcPr>
          <w:p w14:paraId="3D9EBBCD"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U.S. Economic Sector (REF= Blue collar)</w:t>
            </w:r>
          </w:p>
        </w:tc>
        <w:tc>
          <w:tcPr>
            <w:tcW w:w="1350" w:type="dxa"/>
            <w:vAlign w:val="bottom"/>
          </w:tcPr>
          <w:p w14:paraId="0D978CEE" w14:textId="77777777" w:rsidR="004C48E6" w:rsidRPr="006A7CCE" w:rsidRDefault="004C48E6" w:rsidP="001A3E7E">
            <w:pPr>
              <w:jc w:val="center"/>
              <w:rPr>
                <w:rFonts w:ascii="Times New Roman" w:hAnsi="Times New Roman" w:cs="Times New Roman"/>
              </w:rPr>
            </w:pPr>
          </w:p>
        </w:tc>
        <w:tc>
          <w:tcPr>
            <w:tcW w:w="1350" w:type="dxa"/>
            <w:vAlign w:val="bottom"/>
          </w:tcPr>
          <w:p w14:paraId="0A0637B1" w14:textId="77777777" w:rsidR="004C48E6" w:rsidRPr="006A7CCE" w:rsidRDefault="004C48E6" w:rsidP="001A3E7E">
            <w:pPr>
              <w:jc w:val="center"/>
              <w:rPr>
                <w:rFonts w:ascii="Times New Roman" w:hAnsi="Times New Roman" w:cs="Times New Roman"/>
              </w:rPr>
            </w:pPr>
          </w:p>
        </w:tc>
        <w:tc>
          <w:tcPr>
            <w:tcW w:w="1440" w:type="dxa"/>
            <w:tcBorders>
              <w:left w:val="nil"/>
              <w:right w:val="nil"/>
            </w:tcBorders>
            <w:shd w:val="clear" w:color="auto" w:fill="auto"/>
            <w:vAlign w:val="bottom"/>
          </w:tcPr>
          <w:p w14:paraId="2B9341BE" w14:textId="77777777" w:rsidR="004C48E6" w:rsidRPr="006A7CCE" w:rsidRDefault="004C48E6" w:rsidP="001A3E7E">
            <w:pPr>
              <w:jc w:val="center"/>
              <w:rPr>
                <w:rFonts w:ascii="Times New Roman" w:hAnsi="Times New Roman" w:cs="Times New Roman"/>
              </w:rPr>
            </w:pPr>
          </w:p>
        </w:tc>
        <w:tc>
          <w:tcPr>
            <w:tcW w:w="1260" w:type="dxa"/>
            <w:tcBorders>
              <w:left w:val="nil"/>
              <w:right w:val="nil"/>
            </w:tcBorders>
            <w:shd w:val="clear" w:color="auto" w:fill="auto"/>
            <w:vAlign w:val="bottom"/>
          </w:tcPr>
          <w:p w14:paraId="4B4DD197" w14:textId="77777777" w:rsidR="004C48E6" w:rsidRPr="006A7CCE" w:rsidRDefault="004C48E6" w:rsidP="001A3E7E">
            <w:pPr>
              <w:jc w:val="center"/>
              <w:rPr>
                <w:rFonts w:ascii="Times New Roman" w:hAnsi="Times New Roman" w:cs="Times New Roman"/>
              </w:rPr>
            </w:pPr>
          </w:p>
        </w:tc>
        <w:tc>
          <w:tcPr>
            <w:tcW w:w="1260" w:type="dxa"/>
            <w:vAlign w:val="bottom"/>
          </w:tcPr>
          <w:p w14:paraId="036E7735" w14:textId="77777777" w:rsidR="004C48E6" w:rsidRPr="006A7CCE" w:rsidRDefault="004C48E6" w:rsidP="001A3E7E">
            <w:pPr>
              <w:jc w:val="center"/>
              <w:rPr>
                <w:rFonts w:ascii="Times New Roman" w:hAnsi="Times New Roman" w:cs="Times New Roman"/>
              </w:rPr>
            </w:pPr>
          </w:p>
        </w:tc>
      </w:tr>
      <w:tr w:rsidR="006A7CCE" w:rsidRPr="006A7CCE" w14:paraId="0BF7FB99" w14:textId="77777777" w:rsidTr="006A7CCE">
        <w:tc>
          <w:tcPr>
            <w:tcW w:w="2880" w:type="dxa"/>
          </w:tcPr>
          <w:p w14:paraId="0CD00101"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None</w:t>
            </w:r>
          </w:p>
        </w:tc>
        <w:tc>
          <w:tcPr>
            <w:tcW w:w="1350" w:type="dxa"/>
            <w:vAlign w:val="bottom"/>
          </w:tcPr>
          <w:p w14:paraId="22C32C0D" w14:textId="77777777" w:rsidR="004C48E6" w:rsidRPr="006A7CCE" w:rsidRDefault="004C48E6" w:rsidP="001A3E7E">
            <w:pPr>
              <w:jc w:val="center"/>
              <w:rPr>
                <w:rFonts w:ascii="Times New Roman" w:hAnsi="Times New Roman" w:cs="Times New Roman"/>
              </w:rPr>
            </w:pPr>
          </w:p>
        </w:tc>
        <w:tc>
          <w:tcPr>
            <w:tcW w:w="1350" w:type="dxa"/>
            <w:vAlign w:val="bottom"/>
          </w:tcPr>
          <w:p w14:paraId="347DBA67" w14:textId="77777777" w:rsidR="004C48E6" w:rsidRPr="006A7CCE" w:rsidRDefault="004C48E6" w:rsidP="001A3E7E">
            <w:pPr>
              <w:jc w:val="center"/>
              <w:rPr>
                <w:rFonts w:ascii="Times New Roman" w:hAnsi="Times New Roman" w:cs="Times New Roman"/>
              </w:rPr>
            </w:pPr>
          </w:p>
        </w:tc>
        <w:tc>
          <w:tcPr>
            <w:tcW w:w="1440" w:type="dxa"/>
            <w:tcBorders>
              <w:left w:val="nil"/>
              <w:right w:val="nil"/>
            </w:tcBorders>
            <w:shd w:val="clear" w:color="auto" w:fill="auto"/>
            <w:vAlign w:val="bottom"/>
          </w:tcPr>
          <w:p w14:paraId="5664C66D" w14:textId="77777777" w:rsidR="004C48E6" w:rsidRPr="006A7CCE" w:rsidRDefault="004C48E6" w:rsidP="001A3E7E">
            <w:pPr>
              <w:jc w:val="center"/>
              <w:rPr>
                <w:rFonts w:ascii="Times New Roman" w:hAnsi="Times New Roman" w:cs="Times New Roman"/>
              </w:rPr>
            </w:pPr>
          </w:p>
        </w:tc>
        <w:tc>
          <w:tcPr>
            <w:tcW w:w="1260" w:type="dxa"/>
            <w:tcBorders>
              <w:left w:val="nil"/>
              <w:right w:val="nil"/>
            </w:tcBorders>
            <w:shd w:val="clear" w:color="auto" w:fill="auto"/>
            <w:vAlign w:val="bottom"/>
          </w:tcPr>
          <w:p w14:paraId="731D2899" w14:textId="77777777" w:rsidR="004C48E6" w:rsidRPr="006A7CCE" w:rsidRDefault="004C48E6" w:rsidP="001A3E7E">
            <w:pPr>
              <w:jc w:val="center"/>
              <w:rPr>
                <w:rFonts w:ascii="Times New Roman" w:hAnsi="Times New Roman" w:cs="Times New Roman"/>
              </w:rPr>
            </w:pPr>
          </w:p>
        </w:tc>
        <w:tc>
          <w:tcPr>
            <w:tcW w:w="1260" w:type="dxa"/>
            <w:vAlign w:val="bottom"/>
          </w:tcPr>
          <w:p w14:paraId="40AB7017"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0.78</w:t>
            </w:r>
          </w:p>
        </w:tc>
      </w:tr>
      <w:tr w:rsidR="006A7CCE" w:rsidRPr="006A7CCE" w14:paraId="5D0EE08E" w14:textId="77777777" w:rsidTr="006A7CCE">
        <w:tc>
          <w:tcPr>
            <w:tcW w:w="2880" w:type="dxa"/>
          </w:tcPr>
          <w:p w14:paraId="437BDCDF"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Retail/Sales</w:t>
            </w:r>
          </w:p>
        </w:tc>
        <w:tc>
          <w:tcPr>
            <w:tcW w:w="1350" w:type="dxa"/>
            <w:vAlign w:val="bottom"/>
          </w:tcPr>
          <w:p w14:paraId="01D52B03" w14:textId="77777777" w:rsidR="004C48E6" w:rsidRPr="006A7CCE" w:rsidRDefault="004C48E6" w:rsidP="001A3E7E">
            <w:pPr>
              <w:jc w:val="center"/>
              <w:rPr>
                <w:rFonts w:ascii="Times New Roman" w:hAnsi="Times New Roman" w:cs="Times New Roman"/>
              </w:rPr>
            </w:pPr>
          </w:p>
        </w:tc>
        <w:tc>
          <w:tcPr>
            <w:tcW w:w="1350" w:type="dxa"/>
            <w:vAlign w:val="bottom"/>
          </w:tcPr>
          <w:p w14:paraId="69DFB6F4" w14:textId="77777777" w:rsidR="004C48E6" w:rsidRPr="006A7CCE" w:rsidRDefault="004C48E6" w:rsidP="001A3E7E">
            <w:pPr>
              <w:jc w:val="center"/>
              <w:rPr>
                <w:rFonts w:ascii="Times New Roman" w:hAnsi="Times New Roman" w:cs="Times New Roman"/>
              </w:rPr>
            </w:pPr>
          </w:p>
        </w:tc>
        <w:tc>
          <w:tcPr>
            <w:tcW w:w="1440" w:type="dxa"/>
            <w:tcBorders>
              <w:left w:val="nil"/>
              <w:right w:val="nil"/>
            </w:tcBorders>
            <w:shd w:val="clear" w:color="auto" w:fill="auto"/>
            <w:vAlign w:val="bottom"/>
          </w:tcPr>
          <w:p w14:paraId="467A9692" w14:textId="77777777" w:rsidR="004C48E6" w:rsidRPr="006A7CCE" w:rsidRDefault="004C48E6" w:rsidP="001A3E7E">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67EF270B" w14:textId="77777777" w:rsidR="004C48E6" w:rsidRPr="006A7CCE" w:rsidRDefault="004C48E6" w:rsidP="001A3E7E">
            <w:pPr>
              <w:jc w:val="center"/>
              <w:rPr>
                <w:rFonts w:ascii="Times New Roman" w:hAnsi="Times New Roman" w:cs="Times New Roman"/>
              </w:rPr>
            </w:pPr>
          </w:p>
        </w:tc>
        <w:tc>
          <w:tcPr>
            <w:tcW w:w="1260" w:type="dxa"/>
            <w:vAlign w:val="bottom"/>
          </w:tcPr>
          <w:p w14:paraId="5CB9C030"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1.10</w:t>
            </w:r>
          </w:p>
        </w:tc>
      </w:tr>
      <w:tr w:rsidR="006A7CCE" w:rsidRPr="006A7CCE" w14:paraId="54C59964" w14:textId="77777777" w:rsidTr="006A7CCE">
        <w:tc>
          <w:tcPr>
            <w:tcW w:w="2880" w:type="dxa"/>
          </w:tcPr>
          <w:p w14:paraId="1EC98FBD"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Professional/ED/Health/Social Services</w:t>
            </w:r>
          </w:p>
        </w:tc>
        <w:tc>
          <w:tcPr>
            <w:tcW w:w="1350" w:type="dxa"/>
            <w:vAlign w:val="bottom"/>
          </w:tcPr>
          <w:p w14:paraId="359C0B92" w14:textId="77777777" w:rsidR="004C48E6" w:rsidRPr="006A7CCE" w:rsidRDefault="004C48E6" w:rsidP="001A3E7E">
            <w:pPr>
              <w:jc w:val="center"/>
              <w:rPr>
                <w:rFonts w:ascii="Times New Roman" w:hAnsi="Times New Roman" w:cs="Times New Roman"/>
              </w:rPr>
            </w:pPr>
          </w:p>
        </w:tc>
        <w:tc>
          <w:tcPr>
            <w:tcW w:w="1350" w:type="dxa"/>
            <w:vAlign w:val="bottom"/>
          </w:tcPr>
          <w:p w14:paraId="3E74A593" w14:textId="77777777" w:rsidR="004C48E6" w:rsidRPr="006A7CCE" w:rsidRDefault="004C48E6" w:rsidP="001A3E7E">
            <w:pPr>
              <w:jc w:val="center"/>
              <w:rPr>
                <w:rFonts w:ascii="Times New Roman" w:hAnsi="Times New Roman" w:cs="Times New Roman"/>
              </w:rPr>
            </w:pPr>
          </w:p>
        </w:tc>
        <w:tc>
          <w:tcPr>
            <w:tcW w:w="1440" w:type="dxa"/>
            <w:tcBorders>
              <w:left w:val="nil"/>
              <w:right w:val="nil"/>
            </w:tcBorders>
            <w:shd w:val="clear" w:color="auto" w:fill="auto"/>
            <w:vAlign w:val="bottom"/>
          </w:tcPr>
          <w:p w14:paraId="1C00C176" w14:textId="77777777" w:rsidR="004C48E6" w:rsidRPr="006A7CCE" w:rsidRDefault="004C48E6" w:rsidP="001A3E7E">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640A832A" w14:textId="77777777" w:rsidR="004C48E6" w:rsidRPr="006A7CCE" w:rsidRDefault="004C48E6" w:rsidP="001A3E7E">
            <w:pPr>
              <w:jc w:val="center"/>
              <w:rPr>
                <w:rFonts w:ascii="Times New Roman" w:hAnsi="Times New Roman" w:cs="Times New Roman"/>
              </w:rPr>
            </w:pPr>
          </w:p>
        </w:tc>
        <w:tc>
          <w:tcPr>
            <w:tcW w:w="1260" w:type="dxa"/>
            <w:vAlign w:val="bottom"/>
          </w:tcPr>
          <w:p w14:paraId="0256BE0D"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0.77</w:t>
            </w:r>
          </w:p>
        </w:tc>
      </w:tr>
      <w:tr w:rsidR="006A7CCE" w:rsidRPr="006A7CCE" w14:paraId="4D0EBB3E" w14:textId="77777777" w:rsidTr="006A7CCE">
        <w:tc>
          <w:tcPr>
            <w:tcW w:w="2880" w:type="dxa"/>
          </w:tcPr>
          <w:p w14:paraId="3B9A72AA"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 xml:space="preserve">     General Support</w:t>
            </w:r>
          </w:p>
        </w:tc>
        <w:tc>
          <w:tcPr>
            <w:tcW w:w="1350" w:type="dxa"/>
            <w:vAlign w:val="bottom"/>
          </w:tcPr>
          <w:p w14:paraId="2F2DAC5D" w14:textId="77777777" w:rsidR="004C48E6" w:rsidRPr="006A7CCE" w:rsidRDefault="004C48E6" w:rsidP="001A3E7E">
            <w:pPr>
              <w:jc w:val="center"/>
              <w:rPr>
                <w:rFonts w:ascii="Times New Roman" w:hAnsi="Times New Roman" w:cs="Times New Roman"/>
              </w:rPr>
            </w:pPr>
          </w:p>
        </w:tc>
        <w:tc>
          <w:tcPr>
            <w:tcW w:w="1350" w:type="dxa"/>
            <w:vAlign w:val="bottom"/>
          </w:tcPr>
          <w:p w14:paraId="063A4601" w14:textId="77777777" w:rsidR="004C48E6" w:rsidRPr="006A7CCE" w:rsidRDefault="004C48E6" w:rsidP="001A3E7E">
            <w:pPr>
              <w:jc w:val="center"/>
              <w:rPr>
                <w:rFonts w:ascii="Times New Roman" w:hAnsi="Times New Roman" w:cs="Times New Roman"/>
              </w:rPr>
            </w:pPr>
          </w:p>
        </w:tc>
        <w:tc>
          <w:tcPr>
            <w:tcW w:w="1440" w:type="dxa"/>
            <w:tcBorders>
              <w:left w:val="nil"/>
              <w:right w:val="nil"/>
            </w:tcBorders>
            <w:shd w:val="clear" w:color="auto" w:fill="auto"/>
            <w:vAlign w:val="bottom"/>
          </w:tcPr>
          <w:p w14:paraId="049C3C27" w14:textId="77777777" w:rsidR="004C48E6" w:rsidRPr="006A7CCE" w:rsidRDefault="004C48E6" w:rsidP="001A3E7E">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78BC68F3" w14:textId="77777777" w:rsidR="004C48E6" w:rsidRPr="006A7CCE" w:rsidRDefault="004C48E6" w:rsidP="001A3E7E">
            <w:pPr>
              <w:jc w:val="center"/>
              <w:rPr>
                <w:rFonts w:ascii="Times New Roman" w:hAnsi="Times New Roman" w:cs="Times New Roman"/>
              </w:rPr>
            </w:pPr>
          </w:p>
        </w:tc>
        <w:tc>
          <w:tcPr>
            <w:tcW w:w="1260" w:type="dxa"/>
            <w:vAlign w:val="bottom"/>
          </w:tcPr>
          <w:p w14:paraId="6F1328BD"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0.79</w:t>
            </w:r>
          </w:p>
        </w:tc>
      </w:tr>
      <w:tr w:rsidR="006A7CCE" w:rsidRPr="006A7CCE" w14:paraId="54700724" w14:textId="77777777" w:rsidTr="006A7CCE">
        <w:trPr>
          <w:trHeight w:val="80"/>
        </w:trPr>
        <w:tc>
          <w:tcPr>
            <w:tcW w:w="2880" w:type="dxa"/>
          </w:tcPr>
          <w:p w14:paraId="4932189B"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Time until First Job in Years</w:t>
            </w:r>
          </w:p>
        </w:tc>
        <w:tc>
          <w:tcPr>
            <w:tcW w:w="1350" w:type="dxa"/>
          </w:tcPr>
          <w:p w14:paraId="21E6DF68" w14:textId="77777777" w:rsidR="004C48E6" w:rsidRPr="006A7CCE" w:rsidRDefault="004C48E6" w:rsidP="001A3E7E">
            <w:pPr>
              <w:jc w:val="center"/>
              <w:rPr>
                <w:rFonts w:ascii="Times New Roman" w:hAnsi="Times New Roman" w:cs="Times New Roman"/>
              </w:rPr>
            </w:pPr>
          </w:p>
        </w:tc>
        <w:tc>
          <w:tcPr>
            <w:tcW w:w="1350" w:type="dxa"/>
          </w:tcPr>
          <w:p w14:paraId="31155E3E" w14:textId="77777777" w:rsidR="004C48E6" w:rsidRPr="006A7CCE" w:rsidRDefault="004C48E6" w:rsidP="001A3E7E">
            <w:pPr>
              <w:jc w:val="center"/>
              <w:rPr>
                <w:rFonts w:ascii="Times New Roman" w:hAnsi="Times New Roman" w:cs="Times New Roman"/>
              </w:rPr>
            </w:pPr>
          </w:p>
        </w:tc>
        <w:tc>
          <w:tcPr>
            <w:tcW w:w="1440" w:type="dxa"/>
          </w:tcPr>
          <w:p w14:paraId="1BCD329D" w14:textId="77777777" w:rsidR="004C48E6" w:rsidRPr="006A7CCE" w:rsidRDefault="004C48E6" w:rsidP="001A3E7E">
            <w:pPr>
              <w:jc w:val="center"/>
              <w:rPr>
                <w:rFonts w:ascii="Times New Roman" w:hAnsi="Times New Roman" w:cs="Times New Roman"/>
              </w:rPr>
            </w:pPr>
          </w:p>
        </w:tc>
        <w:tc>
          <w:tcPr>
            <w:tcW w:w="1260" w:type="dxa"/>
          </w:tcPr>
          <w:p w14:paraId="2A1B6C74" w14:textId="77777777" w:rsidR="004C48E6" w:rsidRPr="006A7CCE" w:rsidRDefault="004C48E6" w:rsidP="001A3E7E">
            <w:pPr>
              <w:jc w:val="center"/>
              <w:rPr>
                <w:rFonts w:ascii="Times New Roman" w:hAnsi="Times New Roman" w:cs="Times New Roman"/>
              </w:rPr>
            </w:pPr>
          </w:p>
        </w:tc>
        <w:tc>
          <w:tcPr>
            <w:tcW w:w="1260" w:type="dxa"/>
            <w:vAlign w:val="bottom"/>
          </w:tcPr>
          <w:p w14:paraId="791C798D"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1.24*</w:t>
            </w:r>
          </w:p>
        </w:tc>
      </w:tr>
      <w:tr w:rsidR="006A7CCE" w:rsidRPr="006A7CCE" w14:paraId="34249B31" w14:textId="77777777" w:rsidTr="006A7CCE">
        <w:trPr>
          <w:trHeight w:val="80"/>
        </w:trPr>
        <w:tc>
          <w:tcPr>
            <w:tcW w:w="2880" w:type="dxa"/>
          </w:tcPr>
          <w:p w14:paraId="68CEBFBA" w14:textId="77777777" w:rsidR="004C48E6" w:rsidRPr="006A7CCE" w:rsidRDefault="004C48E6" w:rsidP="001A3E7E">
            <w:pPr>
              <w:rPr>
                <w:rFonts w:ascii="Times New Roman" w:hAnsi="Times New Roman" w:cs="Times New Roman"/>
              </w:rPr>
            </w:pPr>
            <w:r w:rsidRPr="006A7CCE">
              <w:rPr>
                <w:rFonts w:ascii="Times New Roman" w:hAnsi="Times New Roman" w:cs="Times New Roman"/>
              </w:rPr>
              <w:t>Weekly Working Hours</w:t>
            </w:r>
          </w:p>
        </w:tc>
        <w:tc>
          <w:tcPr>
            <w:tcW w:w="1350" w:type="dxa"/>
          </w:tcPr>
          <w:p w14:paraId="5E9E1FA1" w14:textId="77777777" w:rsidR="004C48E6" w:rsidRPr="006A7CCE" w:rsidRDefault="004C48E6" w:rsidP="001A3E7E">
            <w:pPr>
              <w:jc w:val="center"/>
              <w:rPr>
                <w:rFonts w:ascii="Times New Roman" w:hAnsi="Times New Roman" w:cs="Times New Roman"/>
              </w:rPr>
            </w:pPr>
          </w:p>
        </w:tc>
        <w:tc>
          <w:tcPr>
            <w:tcW w:w="1350" w:type="dxa"/>
          </w:tcPr>
          <w:p w14:paraId="73305441" w14:textId="77777777" w:rsidR="004C48E6" w:rsidRPr="006A7CCE" w:rsidRDefault="004C48E6" w:rsidP="001A3E7E">
            <w:pPr>
              <w:jc w:val="center"/>
              <w:rPr>
                <w:rFonts w:ascii="Times New Roman" w:hAnsi="Times New Roman" w:cs="Times New Roman"/>
              </w:rPr>
            </w:pPr>
          </w:p>
        </w:tc>
        <w:tc>
          <w:tcPr>
            <w:tcW w:w="1440" w:type="dxa"/>
          </w:tcPr>
          <w:p w14:paraId="201D299E" w14:textId="77777777" w:rsidR="004C48E6" w:rsidRPr="006A7CCE" w:rsidRDefault="004C48E6" w:rsidP="001A3E7E">
            <w:pPr>
              <w:jc w:val="center"/>
              <w:rPr>
                <w:rFonts w:ascii="Times New Roman" w:hAnsi="Times New Roman" w:cs="Times New Roman"/>
              </w:rPr>
            </w:pPr>
          </w:p>
        </w:tc>
        <w:tc>
          <w:tcPr>
            <w:tcW w:w="1260" w:type="dxa"/>
          </w:tcPr>
          <w:p w14:paraId="19D24A5F" w14:textId="77777777" w:rsidR="004C48E6" w:rsidRPr="006A7CCE" w:rsidRDefault="004C48E6" w:rsidP="001A3E7E">
            <w:pPr>
              <w:jc w:val="center"/>
              <w:rPr>
                <w:rFonts w:ascii="Times New Roman" w:hAnsi="Times New Roman" w:cs="Times New Roman"/>
              </w:rPr>
            </w:pPr>
          </w:p>
        </w:tc>
        <w:tc>
          <w:tcPr>
            <w:tcW w:w="1260" w:type="dxa"/>
            <w:vAlign w:val="bottom"/>
          </w:tcPr>
          <w:p w14:paraId="337BEC4A" w14:textId="77777777" w:rsidR="004C48E6" w:rsidRPr="006A7CCE" w:rsidRDefault="004C48E6" w:rsidP="001A3E7E">
            <w:pPr>
              <w:jc w:val="center"/>
              <w:rPr>
                <w:rFonts w:ascii="Times New Roman" w:hAnsi="Times New Roman" w:cs="Times New Roman"/>
              </w:rPr>
            </w:pPr>
            <w:r w:rsidRPr="006A7CCE">
              <w:rPr>
                <w:rFonts w:ascii="Times New Roman" w:hAnsi="Times New Roman" w:cs="Times New Roman"/>
              </w:rPr>
              <w:t>1.02**</w:t>
            </w:r>
          </w:p>
        </w:tc>
      </w:tr>
      <w:tr w:rsidR="006A7CCE" w:rsidRPr="006A7CCE" w14:paraId="068ED3D8" w14:textId="77777777" w:rsidTr="006A7CCE">
        <w:trPr>
          <w:trHeight w:val="540"/>
        </w:trPr>
        <w:tc>
          <w:tcPr>
            <w:tcW w:w="9540" w:type="dxa"/>
            <w:gridSpan w:val="6"/>
          </w:tcPr>
          <w:p w14:paraId="7B626523" w14:textId="77777777" w:rsidR="004C48E6" w:rsidRPr="006A7CCE" w:rsidRDefault="004C48E6" w:rsidP="001A3E7E">
            <w:pPr>
              <w:pStyle w:val="HTMLPreformatted"/>
              <w:rPr>
                <w:rFonts w:ascii="Times New Roman" w:hAnsi="Times New Roman" w:cs="Times New Roman"/>
                <w:sz w:val="16"/>
                <w:szCs w:val="16"/>
              </w:rPr>
            </w:pPr>
            <w:r w:rsidRPr="006A7CCE">
              <w:rPr>
                <w:rFonts w:ascii="Times New Roman" w:hAnsi="Times New Roman" w:cs="Times New Roman"/>
                <w:sz w:val="16"/>
                <w:szCs w:val="16"/>
              </w:rPr>
              <w:t>NOTE: *** for p=&lt;0.001, ** for p=&lt;0.01, * for p=&lt;0.05, ~ for p=&lt;0.1</w:t>
            </w:r>
          </w:p>
          <w:p w14:paraId="08CEF4B7" w14:textId="77777777" w:rsidR="004C48E6" w:rsidRPr="006A7CCE" w:rsidRDefault="004C48E6" w:rsidP="001A3E7E">
            <w:pPr>
              <w:rPr>
                <w:rFonts w:ascii="Times New Roman" w:hAnsi="Times New Roman" w:cs="Times New Roman"/>
                <w:sz w:val="16"/>
                <w:szCs w:val="16"/>
              </w:rPr>
            </w:pPr>
            <w:r w:rsidRPr="006A7CCE">
              <w:rPr>
                <w:rFonts w:ascii="Times New Roman" w:hAnsi="Times New Roman" w:cs="Times New Roman"/>
                <w:sz w:val="16"/>
                <w:szCs w:val="16"/>
              </w:rPr>
              <w:t>Estimates account for the complex sampling for the Annual Survey of Refugees. Data was imputed using the MICE package in r, number of imputations =21. Variables may be dropped after initial introduction to prevent collinearity.</w:t>
            </w:r>
          </w:p>
        </w:tc>
      </w:tr>
    </w:tbl>
    <w:p w14:paraId="6E58905F" w14:textId="77777777" w:rsidR="004C48E6" w:rsidRPr="006A7CCE" w:rsidRDefault="004C48E6" w:rsidP="004C48E6">
      <w:pPr>
        <w:pStyle w:val="NormalWeb"/>
        <w:spacing w:before="240" w:beforeAutospacing="0" w:after="240" w:afterAutospacing="0" w:line="480" w:lineRule="auto"/>
        <w:ind w:firstLine="720"/>
      </w:pPr>
    </w:p>
    <w:p w14:paraId="4096C639" w14:textId="31099286" w:rsidR="00EE56C1" w:rsidRPr="006A7CCE" w:rsidRDefault="00B33CB8" w:rsidP="00B33CB8">
      <w:pPr>
        <w:pStyle w:val="Heading2"/>
        <w:rPr>
          <w:color w:val="auto"/>
        </w:rPr>
      </w:pPr>
      <w:bookmarkStart w:id="42" w:name="_Toc101544068"/>
      <w:r w:rsidRPr="006A7CCE">
        <w:rPr>
          <w:color w:val="auto"/>
        </w:rPr>
        <w:t>Obtaining a Job within the First Year of Resettlemen</w:t>
      </w:r>
      <w:r w:rsidR="00133874" w:rsidRPr="006A7CCE">
        <w:rPr>
          <w:color w:val="auto"/>
        </w:rPr>
        <w:t>t</w:t>
      </w:r>
      <w:bookmarkEnd w:id="42"/>
    </w:p>
    <w:p w14:paraId="2E77CAB2" w14:textId="6BB2A36B" w:rsidR="00575EFB" w:rsidRPr="006A7CCE" w:rsidRDefault="004C48E6" w:rsidP="00575EFB">
      <w:pPr>
        <w:pStyle w:val="NormalWeb"/>
        <w:spacing w:before="240" w:beforeAutospacing="0" w:after="240" w:afterAutospacing="0" w:line="480" w:lineRule="auto"/>
        <w:ind w:firstLine="720"/>
      </w:pPr>
      <w:r w:rsidRPr="006A7CCE">
        <w:t xml:space="preserve">Obtaining a job in the first year of resettlement proved to have radically different predictors than economic self-sufficiency. In fact, very few of the predictors included in the model predicted obtaining a job within the first year. </w:t>
      </w:r>
      <w:r w:rsidR="00D642D8" w:rsidRPr="006A7CCE">
        <w:t xml:space="preserve">The pooled model (2016-2018) can be </w:t>
      </w:r>
      <w:r w:rsidR="002A03D7" w:rsidRPr="006A7CCE">
        <w:t xml:space="preserve">seen in Table </w:t>
      </w:r>
      <w:r w:rsidRPr="006A7CCE">
        <w:t>4 below</w:t>
      </w:r>
      <w:r w:rsidR="002A03D7" w:rsidRPr="006A7CCE">
        <w:t xml:space="preserve">. </w:t>
      </w:r>
    </w:p>
    <w:p w14:paraId="3F342EEA" w14:textId="5B3ED1DD" w:rsidR="001A3E7E" w:rsidRPr="006A7CCE" w:rsidRDefault="001A3E7E" w:rsidP="001A3E7E">
      <w:pPr>
        <w:pStyle w:val="NormalWeb"/>
        <w:spacing w:before="240" w:beforeAutospacing="0" w:after="240" w:afterAutospacing="0" w:line="480" w:lineRule="auto"/>
      </w:pPr>
      <w:bookmarkStart w:id="43" w:name="_Toc101544069"/>
      <w:r w:rsidRPr="006A7CCE">
        <w:rPr>
          <w:rStyle w:val="Heading3Char"/>
          <w:color w:val="auto"/>
        </w:rPr>
        <w:t>Demographic/control variables</w:t>
      </w:r>
      <w:bookmarkEnd w:id="43"/>
      <w:r w:rsidRPr="006A7CCE">
        <w:rPr>
          <w:i/>
        </w:rPr>
        <w:t>.</w:t>
      </w:r>
      <w:r w:rsidRPr="006A7CCE">
        <w:t xml:space="preserve"> None of these variables were significant predictors of finding a job within the first year of resettlement.</w:t>
      </w:r>
    </w:p>
    <w:p w14:paraId="1DD5DA13" w14:textId="60E4342A" w:rsidR="00AE622E" w:rsidRPr="006A7CCE" w:rsidRDefault="005A5556" w:rsidP="00D61BA8">
      <w:pPr>
        <w:pStyle w:val="NormalWeb"/>
        <w:spacing w:before="240" w:beforeAutospacing="0" w:after="240" w:afterAutospacing="0" w:line="480" w:lineRule="auto"/>
      </w:pPr>
      <w:bookmarkStart w:id="44" w:name="_Toc101544070"/>
      <w:r w:rsidRPr="006A7CCE">
        <w:rPr>
          <w:rStyle w:val="Heading3Char"/>
          <w:color w:val="auto"/>
        </w:rPr>
        <w:t>Context factors.</w:t>
      </w:r>
      <w:bookmarkEnd w:id="44"/>
      <w:r w:rsidRPr="006A7CCE">
        <w:t xml:space="preserve"> There were four context variables that strongly predicted obtaining a job within the first year of resettlement. </w:t>
      </w:r>
      <w:r w:rsidR="00AE622E" w:rsidRPr="006A7CCE">
        <w:t xml:space="preserve">The </w:t>
      </w:r>
      <w:r w:rsidRPr="006A7CCE">
        <w:t>strongest</w:t>
      </w:r>
      <w:r w:rsidR="00AE622E" w:rsidRPr="006A7CCE">
        <w:t xml:space="preserve"> predictor of </w:t>
      </w:r>
      <w:r w:rsidR="008C7BB2" w:rsidRPr="006A7CCE">
        <w:t>not obtaining a job in the first year was having no pre-resettlement work experience</w:t>
      </w:r>
      <w:r w:rsidR="00081581" w:rsidRPr="006A7CCE">
        <w:t xml:space="preserve"> (p&lt;.001, OR =</w:t>
      </w:r>
      <w:r w:rsidR="00022E52" w:rsidRPr="006A7CCE">
        <w:t>0.00)</w:t>
      </w:r>
      <w:r w:rsidR="008C7BB2" w:rsidRPr="006A7CCE">
        <w:t>.</w:t>
      </w:r>
      <w:r w:rsidR="00022E52" w:rsidRPr="006A7CCE">
        <w:t xml:space="preserve"> </w:t>
      </w:r>
    </w:p>
    <w:p w14:paraId="42AD6392" w14:textId="5A78086E" w:rsidR="00B51533" w:rsidRPr="006A7CCE" w:rsidRDefault="00D70C6C" w:rsidP="00D61BA8">
      <w:pPr>
        <w:pStyle w:val="NormalWeb"/>
        <w:spacing w:before="240" w:beforeAutospacing="0" w:after="240" w:afterAutospacing="0" w:line="480" w:lineRule="auto"/>
      </w:pPr>
      <w:r w:rsidRPr="006A7CCE">
        <w:tab/>
        <w:t xml:space="preserve">Lastly, certain countries have higher odds of having </w:t>
      </w:r>
      <w:r w:rsidR="00520AF2" w:rsidRPr="006A7CCE">
        <w:t>a first job in under a year. Iraqi households had 133% higher odds of being employed during their first year than Cubans</w:t>
      </w:r>
      <w:r w:rsidR="00610BCF" w:rsidRPr="006A7CCE">
        <w:t xml:space="preserve"> (p&lt;.05, </w:t>
      </w:r>
      <w:r w:rsidR="00610BCF" w:rsidRPr="006A7CCE">
        <w:lastRenderedPageBreak/>
        <w:t xml:space="preserve">OR = 2.13). Bhutanese and Somalians </w:t>
      </w:r>
      <w:r w:rsidR="00C66646" w:rsidRPr="006A7CCE">
        <w:t>had marginally higher odds of finding their first job in under a year (p&lt;</w:t>
      </w:r>
      <w:r w:rsidR="006B717C" w:rsidRPr="006A7CCE">
        <w:t xml:space="preserve">.1, OR= 1.81 and 1.88 respectively). </w:t>
      </w:r>
      <w:r w:rsidR="00653A7A" w:rsidRPr="006A7CCE">
        <w:t xml:space="preserve"> </w:t>
      </w:r>
    </w:p>
    <w:p w14:paraId="49E85793" w14:textId="16DA7B9F" w:rsidR="005A5556" w:rsidRPr="006A7CCE" w:rsidRDefault="005A5556" w:rsidP="001A3E7E">
      <w:pPr>
        <w:pStyle w:val="NormalWeb"/>
        <w:spacing w:before="240" w:beforeAutospacing="0" w:after="240" w:afterAutospacing="0" w:line="480" w:lineRule="auto"/>
        <w:ind w:firstLine="720"/>
      </w:pPr>
      <w:r w:rsidRPr="006A7CCE">
        <w:t xml:space="preserve">Tellingly there were no other significant predictors of find a job quickly. This indicates that the equation used to generate the model is likely not the same equation that determines whether a refugee finds a job within the first year. In other words, the predictors of economic sufficiency are not good predictors of finding a job within the first year. </w:t>
      </w:r>
    </w:p>
    <w:p w14:paraId="469A6AFF" w14:textId="584D7FD8" w:rsidR="005A5556" w:rsidRPr="006A7CCE" w:rsidRDefault="005A5556" w:rsidP="005A5556">
      <w:pPr>
        <w:pStyle w:val="NormalWeb"/>
        <w:spacing w:before="240" w:beforeAutospacing="0" w:after="240" w:afterAutospacing="0" w:line="480" w:lineRule="auto"/>
      </w:pPr>
      <w:bookmarkStart w:id="45" w:name="_Toc101544071"/>
      <w:r w:rsidRPr="006A7CCE">
        <w:rPr>
          <w:rStyle w:val="Heading3Char"/>
          <w:color w:val="auto"/>
        </w:rPr>
        <w:t>Human capital factors.</w:t>
      </w:r>
      <w:bookmarkEnd w:id="45"/>
      <w:r w:rsidRPr="006A7CCE">
        <w:rPr>
          <w:i/>
        </w:rPr>
        <w:t xml:space="preserve"> </w:t>
      </w:r>
      <w:r w:rsidR="00DE5F5F" w:rsidRPr="006A7CCE">
        <w:t xml:space="preserve">Only context factors were associated with finding a job within the first year. Not even demographic variables or the strongest human capital predictor of economic self-sufficiency— high English proficiency— were associated with higher odds of finding a job within the first year. </w:t>
      </w:r>
      <w:r w:rsidR="00133874" w:rsidRPr="006A7CCE">
        <w:t>While the job sector employed in the United States could not predict finding a first job, the largest positive point estimate of getting a job within the first year was having no job in the American economy later when surveyed. This result was only marginally significant (p&lt;.1, OR =4.16).</w:t>
      </w:r>
    </w:p>
    <w:p w14:paraId="0F1F776B" w14:textId="00797660" w:rsidR="001A3E7E" w:rsidRPr="006A7CCE" w:rsidRDefault="005A5556" w:rsidP="006A7CCE">
      <w:pPr>
        <w:pStyle w:val="NormalWeb"/>
        <w:spacing w:before="240" w:beforeAutospacing="0" w:after="240" w:afterAutospacing="0" w:line="480" w:lineRule="auto"/>
      </w:pPr>
      <w:bookmarkStart w:id="46" w:name="_Toc101544072"/>
      <w:r w:rsidRPr="006A7CCE">
        <w:rPr>
          <w:rStyle w:val="Heading3Char"/>
          <w:color w:val="auto"/>
        </w:rPr>
        <w:t xml:space="preserve">Comparing </w:t>
      </w:r>
      <w:r w:rsidR="00133874" w:rsidRPr="006A7CCE">
        <w:rPr>
          <w:rStyle w:val="Heading3Char"/>
          <w:color w:val="auto"/>
        </w:rPr>
        <w:t xml:space="preserve">the relative importance of </w:t>
      </w:r>
      <w:r w:rsidRPr="006A7CCE">
        <w:rPr>
          <w:rStyle w:val="Heading3Char"/>
          <w:color w:val="auto"/>
        </w:rPr>
        <w:t>human capital variables with context variables</w:t>
      </w:r>
      <w:bookmarkEnd w:id="46"/>
      <w:r w:rsidRPr="006A7CCE">
        <w:rPr>
          <w:rStyle w:val="Heading2Char"/>
          <w:color w:val="auto"/>
        </w:rPr>
        <w:t>.</w:t>
      </w:r>
      <w:r w:rsidR="00133874" w:rsidRPr="006A7CCE">
        <w:rPr>
          <w:rStyle w:val="Heading2Char"/>
          <w:color w:val="auto"/>
        </w:rPr>
        <w:t xml:space="preserve"> </w:t>
      </w:r>
      <w:r w:rsidR="00133874" w:rsidRPr="006A7CCE">
        <w:rPr>
          <w:rStyle w:val="Heading2Char"/>
          <w:i w:val="0"/>
          <w:color w:val="auto"/>
        </w:rPr>
        <w:t xml:space="preserve">Again, I constructed hypothetical individuals and models to assess the relative importance of human capital and context variables. I found evidence for a tie. </w:t>
      </w:r>
      <w:r w:rsidRPr="006A7CCE">
        <w:rPr>
          <w:i/>
        </w:rPr>
        <w:t xml:space="preserve"> </w:t>
      </w:r>
      <w:r w:rsidR="00B65A6D" w:rsidRPr="006A7CCE">
        <w:t>When I compared the maxim</w:t>
      </w:r>
      <w:r w:rsidR="001F6CEF" w:rsidRPr="006A7CCE">
        <w:t xml:space="preserve">um human capital hypothetical individual with the maximum context individual, </w:t>
      </w:r>
      <w:r w:rsidR="002E604D" w:rsidRPr="006A7CCE">
        <w:t xml:space="preserve">the confidence intervals </w:t>
      </w:r>
      <w:r w:rsidR="00743E59" w:rsidRPr="006A7CCE">
        <w:t xml:space="preserve">overlapped. The human capital individual had a </w:t>
      </w:r>
      <w:r w:rsidR="000165A9" w:rsidRPr="006A7CCE">
        <w:t xml:space="preserve">58.1% predicted probability (standard error= </w:t>
      </w:r>
      <w:r w:rsidR="00911898" w:rsidRPr="006A7CCE">
        <w:t>4</w:t>
      </w:r>
      <w:r w:rsidR="000165A9" w:rsidRPr="006A7CCE">
        <w:t>.</w:t>
      </w:r>
      <w:r w:rsidR="00CB77C5" w:rsidRPr="006A7CCE">
        <w:t>9</w:t>
      </w:r>
      <w:r w:rsidR="009C041D" w:rsidRPr="006A7CCE">
        <w:t>%</w:t>
      </w:r>
      <w:r w:rsidR="000165A9" w:rsidRPr="006A7CCE">
        <w:t xml:space="preserve">). The context </w:t>
      </w:r>
      <w:r w:rsidR="009C041D" w:rsidRPr="006A7CCE">
        <w:t>individual had a predicted probability of 58.5% (</w:t>
      </w:r>
      <w:r w:rsidR="00911898" w:rsidRPr="006A7CCE">
        <w:t>8%</w:t>
      </w:r>
      <w:r w:rsidR="00CB77C5" w:rsidRPr="006A7CCE">
        <w:t xml:space="preserve">). The </w:t>
      </w:r>
      <w:r w:rsidR="0007547E" w:rsidRPr="006A7CCE">
        <w:t>context</w:t>
      </w:r>
      <w:r w:rsidR="00F14B3C" w:rsidRPr="006A7CCE">
        <w:t xml:space="preserve"> model had a</w:t>
      </w:r>
      <w:r w:rsidR="0007547E" w:rsidRPr="006A7CCE">
        <w:t>n</w:t>
      </w:r>
      <w:r w:rsidR="00F14B3C" w:rsidRPr="006A7CCE">
        <w:t xml:space="preserve"> AIC of 2987.55, BIC was 3134.57</w:t>
      </w:r>
      <w:r w:rsidR="0007547E" w:rsidRPr="006A7CCE">
        <w:t xml:space="preserve">. The human capital model </w:t>
      </w:r>
      <w:r w:rsidR="001214D5" w:rsidRPr="006A7CCE">
        <w:t xml:space="preserve">had an AIC of 2853.23, BIC </w:t>
      </w:r>
      <w:r w:rsidR="00055A78" w:rsidRPr="006A7CCE">
        <w:t xml:space="preserve">of 2983.47. The predicted probabilities </w:t>
      </w:r>
      <w:r w:rsidR="00423291" w:rsidRPr="006A7CCE">
        <w:t>are the strongest evidence</w:t>
      </w:r>
      <w:r w:rsidRPr="006A7CCE">
        <w:t xml:space="preserve"> and indicate</w:t>
      </w:r>
      <w:r w:rsidR="00423291" w:rsidRPr="006A7CCE">
        <w:t xml:space="preserve"> </w:t>
      </w:r>
      <w:r w:rsidRPr="006A7CCE">
        <w:t>a</w:t>
      </w:r>
      <w:r w:rsidR="00423291" w:rsidRPr="006A7CCE">
        <w:t xml:space="preserve"> tie between human capital and context effects</w:t>
      </w:r>
      <w:r w:rsidRPr="006A7CCE">
        <w:t xml:space="preserve">. </w:t>
      </w:r>
      <w:r w:rsidR="001A3E7E" w:rsidRPr="006A7CCE">
        <w:t>However, the</w:t>
      </w:r>
      <w:r w:rsidR="00423291" w:rsidRPr="006A7CCE">
        <w:t xml:space="preserve"> information criterions favor human capital. </w:t>
      </w:r>
    </w:p>
    <w:tbl>
      <w:tblPr>
        <w:tblStyle w:val="TableGrid"/>
        <w:tblW w:w="9683" w:type="dxa"/>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83"/>
        <w:gridCol w:w="1440"/>
        <w:gridCol w:w="1350"/>
        <w:gridCol w:w="1440"/>
        <w:gridCol w:w="1170"/>
      </w:tblGrid>
      <w:tr w:rsidR="00752854" w:rsidRPr="006A7CCE" w14:paraId="3DD11DF6" w14:textId="77777777" w:rsidTr="00752854">
        <w:tc>
          <w:tcPr>
            <w:tcW w:w="9683" w:type="dxa"/>
            <w:gridSpan w:val="5"/>
            <w:tcBorders>
              <w:top w:val="single" w:sz="4" w:space="0" w:color="auto"/>
            </w:tcBorders>
          </w:tcPr>
          <w:p w14:paraId="18638AD0" w14:textId="7D0F4C6E" w:rsidR="00752854" w:rsidRPr="006A7CCE" w:rsidRDefault="00752854" w:rsidP="00C649AA">
            <w:pPr>
              <w:rPr>
                <w:rFonts w:ascii="Times New Roman" w:hAnsi="Times New Roman" w:cs="Times New Roman"/>
              </w:rPr>
            </w:pPr>
            <w:r w:rsidRPr="006A7CCE">
              <w:rPr>
                <w:rFonts w:ascii="Times New Roman" w:hAnsi="Times New Roman" w:cs="Times New Roman"/>
              </w:rPr>
              <w:lastRenderedPageBreak/>
              <w:t>TABLE</w:t>
            </w:r>
            <w:r>
              <w:rPr>
                <w:rFonts w:ascii="Times New Roman" w:hAnsi="Times New Roman" w:cs="Times New Roman"/>
              </w:rPr>
              <w:t xml:space="preserve"> 3.</w:t>
            </w:r>
            <w:r w:rsidRPr="006A7CCE">
              <w:rPr>
                <w:rFonts w:ascii="Times New Roman" w:hAnsi="Times New Roman" w:cs="Times New Roman"/>
              </w:rPr>
              <w:t xml:space="preserve"> Predicting Finding a Job within the First Year with Pooled Data (2016-2018)</w:t>
            </w:r>
          </w:p>
        </w:tc>
      </w:tr>
      <w:tr w:rsidR="00752854" w:rsidRPr="006A7CCE" w14:paraId="76370782" w14:textId="77777777" w:rsidTr="00752854">
        <w:tc>
          <w:tcPr>
            <w:tcW w:w="4283" w:type="dxa"/>
            <w:tcBorders>
              <w:top w:val="single" w:sz="4" w:space="0" w:color="auto"/>
            </w:tcBorders>
          </w:tcPr>
          <w:p w14:paraId="1AD9D265" w14:textId="77777777" w:rsidR="00752854" w:rsidRPr="006A7CCE" w:rsidRDefault="00752854" w:rsidP="00C649AA">
            <w:pPr>
              <w:rPr>
                <w:rFonts w:ascii="Times New Roman" w:hAnsi="Times New Roman" w:cs="Times New Roman"/>
              </w:rPr>
            </w:pPr>
          </w:p>
        </w:tc>
        <w:tc>
          <w:tcPr>
            <w:tcW w:w="1440" w:type="dxa"/>
            <w:tcBorders>
              <w:top w:val="single" w:sz="4" w:space="0" w:color="auto"/>
            </w:tcBorders>
          </w:tcPr>
          <w:p w14:paraId="3169306E"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Basic Model</w:t>
            </w:r>
          </w:p>
        </w:tc>
        <w:tc>
          <w:tcPr>
            <w:tcW w:w="1350" w:type="dxa"/>
            <w:tcBorders>
              <w:top w:val="single" w:sz="4" w:space="0" w:color="auto"/>
            </w:tcBorders>
          </w:tcPr>
          <w:p w14:paraId="2B73A73B"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Pre-Context</w:t>
            </w:r>
          </w:p>
        </w:tc>
        <w:tc>
          <w:tcPr>
            <w:tcW w:w="1440" w:type="dxa"/>
            <w:tcBorders>
              <w:top w:val="single" w:sz="4" w:space="0" w:color="auto"/>
            </w:tcBorders>
          </w:tcPr>
          <w:p w14:paraId="0EE34FEA"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Post- Context</w:t>
            </w:r>
          </w:p>
        </w:tc>
        <w:tc>
          <w:tcPr>
            <w:tcW w:w="1170" w:type="dxa"/>
            <w:tcBorders>
              <w:top w:val="single" w:sz="4" w:space="0" w:color="auto"/>
            </w:tcBorders>
          </w:tcPr>
          <w:p w14:paraId="417D7071"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Complete</w:t>
            </w:r>
          </w:p>
        </w:tc>
      </w:tr>
      <w:tr w:rsidR="00752854" w:rsidRPr="006A7CCE" w14:paraId="6F575DC1" w14:textId="77777777" w:rsidTr="00752854">
        <w:tc>
          <w:tcPr>
            <w:tcW w:w="4283" w:type="dxa"/>
            <w:tcBorders>
              <w:bottom w:val="single" w:sz="4" w:space="0" w:color="auto"/>
            </w:tcBorders>
          </w:tcPr>
          <w:p w14:paraId="3827FDF6" w14:textId="77777777" w:rsidR="00752854" w:rsidRPr="006A7CCE" w:rsidRDefault="00752854" w:rsidP="00C649AA">
            <w:pPr>
              <w:rPr>
                <w:rFonts w:ascii="Times New Roman" w:hAnsi="Times New Roman" w:cs="Times New Roman"/>
                <w:i/>
              </w:rPr>
            </w:pPr>
            <w:r w:rsidRPr="006A7CCE">
              <w:rPr>
                <w:rFonts w:ascii="Times New Roman" w:hAnsi="Times New Roman" w:cs="Times New Roman"/>
                <w:i/>
              </w:rPr>
              <w:t>Variables</w:t>
            </w:r>
          </w:p>
        </w:tc>
        <w:tc>
          <w:tcPr>
            <w:tcW w:w="1440" w:type="dxa"/>
            <w:tcBorders>
              <w:bottom w:val="single" w:sz="4" w:space="0" w:color="auto"/>
            </w:tcBorders>
          </w:tcPr>
          <w:p w14:paraId="7146AA65"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Odds Ratio</w:t>
            </w:r>
          </w:p>
        </w:tc>
        <w:tc>
          <w:tcPr>
            <w:tcW w:w="1350" w:type="dxa"/>
            <w:tcBorders>
              <w:bottom w:val="single" w:sz="4" w:space="0" w:color="auto"/>
            </w:tcBorders>
          </w:tcPr>
          <w:p w14:paraId="3F03D156"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Odds Ratio</w:t>
            </w:r>
          </w:p>
        </w:tc>
        <w:tc>
          <w:tcPr>
            <w:tcW w:w="1440" w:type="dxa"/>
            <w:tcBorders>
              <w:bottom w:val="single" w:sz="4" w:space="0" w:color="auto"/>
            </w:tcBorders>
          </w:tcPr>
          <w:p w14:paraId="1082B8C5"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Odds Ratio</w:t>
            </w:r>
          </w:p>
        </w:tc>
        <w:tc>
          <w:tcPr>
            <w:tcW w:w="1170" w:type="dxa"/>
            <w:tcBorders>
              <w:bottom w:val="single" w:sz="4" w:space="0" w:color="auto"/>
            </w:tcBorders>
          </w:tcPr>
          <w:p w14:paraId="01F71FF5"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Odds Ratio</w:t>
            </w:r>
          </w:p>
        </w:tc>
      </w:tr>
      <w:tr w:rsidR="00752854" w:rsidRPr="006A7CCE" w14:paraId="193A6930" w14:textId="77777777" w:rsidTr="00752854">
        <w:tc>
          <w:tcPr>
            <w:tcW w:w="4283" w:type="dxa"/>
            <w:tcBorders>
              <w:top w:val="single" w:sz="4" w:space="0" w:color="auto"/>
            </w:tcBorders>
          </w:tcPr>
          <w:p w14:paraId="05B4982B"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Female (Versus Male)</w:t>
            </w:r>
          </w:p>
        </w:tc>
        <w:tc>
          <w:tcPr>
            <w:tcW w:w="1440" w:type="dxa"/>
            <w:tcBorders>
              <w:top w:val="single" w:sz="4" w:space="0" w:color="auto"/>
            </w:tcBorders>
            <w:vAlign w:val="bottom"/>
          </w:tcPr>
          <w:p w14:paraId="7C3E4F02"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1.08</w:t>
            </w:r>
          </w:p>
        </w:tc>
        <w:tc>
          <w:tcPr>
            <w:tcW w:w="1350" w:type="dxa"/>
            <w:tcBorders>
              <w:top w:val="single" w:sz="4" w:space="0" w:color="auto"/>
              <w:left w:val="nil"/>
              <w:bottom w:val="nil"/>
              <w:right w:val="nil"/>
            </w:tcBorders>
            <w:shd w:val="clear" w:color="auto" w:fill="auto"/>
            <w:vAlign w:val="bottom"/>
          </w:tcPr>
          <w:p w14:paraId="7D69F210"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0.96</w:t>
            </w:r>
          </w:p>
        </w:tc>
        <w:tc>
          <w:tcPr>
            <w:tcW w:w="1440" w:type="dxa"/>
            <w:tcBorders>
              <w:top w:val="single" w:sz="4" w:space="0" w:color="auto"/>
              <w:left w:val="nil"/>
              <w:bottom w:val="nil"/>
              <w:right w:val="nil"/>
            </w:tcBorders>
            <w:shd w:val="clear" w:color="auto" w:fill="auto"/>
            <w:vAlign w:val="bottom"/>
          </w:tcPr>
          <w:p w14:paraId="6478573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0.95</w:t>
            </w:r>
          </w:p>
        </w:tc>
        <w:tc>
          <w:tcPr>
            <w:tcW w:w="1170" w:type="dxa"/>
            <w:tcBorders>
              <w:top w:val="single" w:sz="4" w:space="0" w:color="auto"/>
              <w:left w:val="nil"/>
              <w:bottom w:val="nil"/>
              <w:right w:val="nil"/>
            </w:tcBorders>
            <w:shd w:val="clear" w:color="auto" w:fill="auto"/>
            <w:vAlign w:val="bottom"/>
          </w:tcPr>
          <w:p w14:paraId="77B66EC8"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0.93</w:t>
            </w:r>
          </w:p>
        </w:tc>
      </w:tr>
      <w:tr w:rsidR="00752854" w:rsidRPr="006A7CCE" w14:paraId="182D46C3" w14:textId="77777777" w:rsidTr="00752854">
        <w:tc>
          <w:tcPr>
            <w:tcW w:w="4283" w:type="dxa"/>
          </w:tcPr>
          <w:p w14:paraId="70E21154"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Age</w:t>
            </w:r>
          </w:p>
        </w:tc>
        <w:tc>
          <w:tcPr>
            <w:tcW w:w="1440" w:type="dxa"/>
            <w:vAlign w:val="bottom"/>
          </w:tcPr>
          <w:p w14:paraId="2BBFBAE1"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0.99</w:t>
            </w:r>
          </w:p>
        </w:tc>
        <w:tc>
          <w:tcPr>
            <w:tcW w:w="1350" w:type="dxa"/>
            <w:tcBorders>
              <w:top w:val="nil"/>
              <w:left w:val="nil"/>
              <w:bottom w:val="nil"/>
              <w:right w:val="nil"/>
            </w:tcBorders>
            <w:shd w:val="clear" w:color="auto" w:fill="auto"/>
            <w:vAlign w:val="bottom"/>
          </w:tcPr>
          <w:p w14:paraId="75710AD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1.00</w:t>
            </w:r>
          </w:p>
        </w:tc>
        <w:tc>
          <w:tcPr>
            <w:tcW w:w="1440" w:type="dxa"/>
            <w:tcBorders>
              <w:top w:val="nil"/>
              <w:left w:val="nil"/>
              <w:bottom w:val="nil"/>
              <w:right w:val="nil"/>
            </w:tcBorders>
            <w:shd w:val="clear" w:color="auto" w:fill="auto"/>
            <w:vAlign w:val="bottom"/>
          </w:tcPr>
          <w:p w14:paraId="0CBA211E"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1.00</w:t>
            </w:r>
          </w:p>
        </w:tc>
        <w:tc>
          <w:tcPr>
            <w:tcW w:w="1170" w:type="dxa"/>
            <w:tcBorders>
              <w:top w:val="nil"/>
              <w:left w:val="nil"/>
              <w:bottom w:val="nil"/>
              <w:right w:val="nil"/>
            </w:tcBorders>
            <w:shd w:val="clear" w:color="auto" w:fill="auto"/>
            <w:vAlign w:val="bottom"/>
          </w:tcPr>
          <w:p w14:paraId="5B954028"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1.00</w:t>
            </w:r>
          </w:p>
        </w:tc>
      </w:tr>
      <w:tr w:rsidR="00752854" w:rsidRPr="006A7CCE" w14:paraId="4B8A610B" w14:textId="77777777" w:rsidTr="00752854">
        <w:tc>
          <w:tcPr>
            <w:tcW w:w="4283" w:type="dxa"/>
          </w:tcPr>
          <w:p w14:paraId="1C0055E6"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Size of Household</w:t>
            </w:r>
          </w:p>
        </w:tc>
        <w:tc>
          <w:tcPr>
            <w:tcW w:w="1440" w:type="dxa"/>
            <w:vAlign w:val="bottom"/>
          </w:tcPr>
          <w:p w14:paraId="53EC0EBA"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1.02</w:t>
            </w:r>
          </w:p>
        </w:tc>
        <w:tc>
          <w:tcPr>
            <w:tcW w:w="1350" w:type="dxa"/>
            <w:tcBorders>
              <w:top w:val="nil"/>
              <w:left w:val="nil"/>
              <w:bottom w:val="nil"/>
              <w:right w:val="nil"/>
            </w:tcBorders>
            <w:shd w:val="clear" w:color="auto" w:fill="auto"/>
            <w:vAlign w:val="bottom"/>
          </w:tcPr>
          <w:p w14:paraId="21FDDBED"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0.98</w:t>
            </w:r>
          </w:p>
        </w:tc>
        <w:tc>
          <w:tcPr>
            <w:tcW w:w="1440" w:type="dxa"/>
            <w:tcBorders>
              <w:top w:val="nil"/>
              <w:left w:val="nil"/>
              <w:bottom w:val="nil"/>
              <w:right w:val="nil"/>
            </w:tcBorders>
            <w:shd w:val="clear" w:color="auto" w:fill="auto"/>
            <w:vAlign w:val="bottom"/>
          </w:tcPr>
          <w:p w14:paraId="22EACB3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0.98</w:t>
            </w:r>
          </w:p>
        </w:tc>
        <w:tc>
          <w:tcPr>
            <w:tcW w:w="1170" w:type="dxa"/>
            <w:tcBorders>
              <w:top w:val="nil"/>
              <w:left w:val="nil"/>
              <w:bottom w:val="nil"/>
              <w:right w:val="nil"/>
            </w:tcBorders>
            <w:shd w:val="clear" w:color="auto" w:fill="auto"/>
            <w:vAlign w:val="bottom"/>
          </w:tcPr>
          <w:p w14:paraId="2482FF0F"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0.99</w:t>
            </w:r>
          </w:p>
        </w:tc>
      </w:tr>
      <w:tr w:rsidR="00752854" w:rsidRPr="006A7CCE" w14:paraId="75B68E9A" w14:textId="77777777" w:rsidTr="00752854">
        <w:tc>
          <w:tcPr>
            <w:tcW w:w="4283" w:type="dxa"/>
          </w:tcPr>
          <w:p w14:paraId="16B9BA97"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Divorced/Widowed (REF=Married)</w:t>
            </w:r>
          </w:p>
        </w:tc>
        <w:tc>
          <w:tcPr>
            <w:tcW w:w="1440" w:type="dxa"/>
            <w:vAlign w:val="bottom"/>
          </w:tcPr>
          <w:p w14:paraId="6E37F34B"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1.20</w:t>
            </w:r>
          </w:p>
        </w:tc>
        <w:tc>
          <w:tcPr>
            <w:tcW w:w="1350" w:type="dxa"/>
            <w:tcBorders>
              <w:top w:val="nil"/>
              <w:left w:val="nil"/>
              <w:bottom w:val="nil"/>
              <w:right w:val="nil"/>
            </w:tcBorders>
            <w:shd w:val="clear" w:color="auto" w:fill="auto"/>
            <w:vAlign w:val="bottom"/>
          </w:tcPr>
          <w:p w14:paraId="737D662D"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1.22</w:t>
            </w:r>
          </w:p>
        </w:tc>
        <w:tc>
          <w:tcPr>
            <w:tcW w:w="1440" w:type="dxa"/>
            <w:tcBorders>
              <w:top w:val="nil"/>
              <w:left w:val="nil"/>
              <w:bottom w:val="nil"/>
              <w:right w:val="nil"/>
            </w:tcBorders>
            <w:shd w:val="clear" w:color="auto" w:fill="auto"/>
            <w:vAlign w:val="bottom"/>
          </w:tcPr>
          <w:p w14:paraId="2CC5B5C6"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1.19</w:t>
            </w:r>
          </w:p>
        </w:tc>
        <w:tc>
          <w:tcPr>
            <w:tcW w:w="1170" w:type="dxa"/>
            <w:tcBorders>
              <w:top w:val="nil"/>
              <w:left w:val="nil"/>
              <w:bottom w:val="nil"/>
              <w:right w:val="nil"/>
            </w:tcBorders>
            <w:shd w:val="clear" w:color="auto" w:fill="auto"/>
            <w:vAlign w:val="bottom"/>
          </w:tcPr>
          <w:p w14:paraId="37DB364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1.18</w:t>
            </w:r>
          </w:p>
        </w:tc>
      </w:tr>
      <w:tr w:rsidR="00752854" w:rsidRPr="006A7CCE" w14:paraId="0C36B6CE" w14:textId="77777777" w:rsidTr="00752854">
        <w:tc>
          <w:tcPr>
            <w:tcW w:w="4283" w:type="dxa"/>
          </w:tcPr>
          <w:p w14:paraId="778998E9"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Never Married (REF=Married)</w:t>
            </w:r>
          </w:p>
        </w:tc>
        <w:tc>
          <w:tcPr>
            <w:tcW w:w="1440" w:type="dxa"/>
            <w:vAlign w:val="bottom"/>
          </w:tcPr>
          <w:p w14:paraId="74BC234B"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1.09</w:t>
            </w:r>
          </w:p>
        </w:tc>
        <w:tc>
          <w:tcPr>
            <w:tcW w:w="1350" w:type="dxa"/>
            <w:tcBorders>
              <w:top w:val="nil"/>
              <w:left w:val="nil"/>
              <w:bottom w:val="nil"/>
              <w:right w:val="nil"/>
            </w:tcBorders>
            <w:shd w:val="clear" w:color="auto" w:fill="auto"/>
            <w:vAlign w:val="bottom"/>
          </w:tcPr>
          <w:p w14:paraId="70A2EFCD"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1.17</w:t>
            </w:r>
          </w:p>
        </w:tc>
        <w:tc>
          <w:tcPr>
            <w:tcW w:w="1440" w:type="dxa"/>
            <w:tcBorders>
              <w:top w:val="nil"/>
              <w:left w:val="nil"/>
              <w:bottom w:val="nil"/>
              <w:right w:val="nil"/>
            </w:tcBorders>
            <w:shd w:val="clear" w:color="auto" w:fill="auto"/>
            <w:vAlign w:val="bottom"/>
          </w:tcPr>
          <w:p w14:paraId="35D6798B"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1.16</w:t>
            </w:r>
          </w:p>
        </w:tc>
        <w:tc>
          <w:tcPr>
            <w:tcW w:w="1170" w:type="dxa"/>
            <w:tcBorders>
              <w:top w:val="nil"/>
              <w:left w:val="nil"/>
              <w:bottom w:val="nil"/>
              <w:right w:val="nil"/>
            </w:tcBorders>
            <w:shd w:val="clear" w:color="auto" w:fill="auto"/>
            <w:vAlign w:val="bottom"/>
          </w:tcPr>
          <w:p w14:paraId="00019CE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1.16</w:t>
            </w:r>
          </w:p>
        </w:tc>
      </w:tr>
      <w:tr w:rsidR="00752854" w:rsidRPr="006A7CCE" w14:paraId="3943313B" w14:textId="77777777" w:rsidTr="00752854">
        <w:tc>
          <w:tcPr>
            <w:tcW w:w="4283" w:type="dxa"/>
          </w:tcPr>
          <w:p w14:paraId="2A0FB8B5"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Other Marital Status (REF=Married)</w:t>
            </w:r>
          </w:p>
        </w:tc>
        <w:tc>
          <w:tcPr>
            <w:tcW w:w="1440" w:type="dxa"/>
            <w:vAlign w:val="bottom"/>
          </w:tcPr>
          <w:p w14:paraId="382DB040"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0.81</w:t>
            </w:r>
          </w:p>
        </w:tc>
        <w:tc>
          <w:tcPr>
            <w:tcW w:w="1350" w:type="dxa"/>
            <w:tcBorders>
              <w:top w:val="nil"/>
              <w:left w:val="nil"/>
              <w:bottom w:val="nil"/>
              <w:right w:val="nil"/>
            </w:tcBorders>
            <w:shd w:val="clear" w:color="auto" w:fill="auto"/>
            <w:vAlign w:val="bottom"/>
          </w:tcPr>
          <w:p w14:paraId="4BCF5F71"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1.53</w:t>
            </w:r>
          </w:p>
        </w:tc>
        <w:tc>
          <w:tcPr>
            <w:tcW w:w="1440" w:type="dxa"/>
            <w:tcBorders>
              <w:top w:val="nil"/>
              <w:left w:val="nil"/>
              <w:bottom w:val="nil"/>
              <w:right w:val="nil"/>
            </w:tcBorders>
            <w:shd w:val="clear" w:color="auto" w:fill="auto"/>
            <w:vAlign w:val="bottom"/>
          </w:tcPr>
          <w:p w14:paraId="6D8D43DF"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1.17</w:t>
            </w:r>
          </w:p>
        </w:tc>
        <w:tc>
          <w:tcPr>
            <w:tcW w:w="1170" w:type="dxa"/>
            <w:tcBorders>
              <w:top w:val="nil"/>
              <w:left w:val="nil"/>
              <w:bottom w:val="nil"/>
              <w:right w:val="nil"/>
            </w:tcBorders>
            <w:shd w:val="clear" w:color="auto" w:fill="auto"/>
            <w:vAlign w:val="bottom"/>
          </w:tcPr>
          <w:p w14:paraId="5F71A956"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1.02</w:t>
            </w:r>
          </w:p>
        </w:tc>
      </w:tr>
      <w:tr w:rsidR="00752854" w:rsidRPr="006A7CCE" w14:paraId="2BE7897F" w14:textId="77777777" w:rsidTr="00752854">
        <w:tc>
          <w:tcPr>
            <w:tcW w:w="4283" w:type="dxa"/>
          </w:tcPr>
          <w:p w14:paraId="61C4653F"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Number of Dependents in the Household</w:t>
            </w:r>
          </w:p>
        </w:tc>
        <w:tc>
          <w:tcPr>
            <w:tcW w:w="1440" w:type="dxa"/>
            <w:vAlign w:val="bottom"/>
          </w:tcPr>
          <w:p w14:paraId="466D004C"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1.08</w:t>
            </w:r>
          </w:p>
        </w:tc>
        <w:tc>
          <w:tcPr>
            <w:tcW w:w="1350" w:type="dxa"/>
            <w:tcBorders>
              <w:top w:val="nil"/>
              <w:left w:val="nil"/>
              <w:bottom w:val="nil"/>
              <w:right w:val="nil"/>
            </w:tcBorders>
            <w:shd w:val="clear" w:color="auto" w:fill="auto"/>
            <w:vAlign w:val="bottom"/>
          </w:tcPr>
          <w:p w14:paraId="5EB1385A"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1.12</w:t>
            </w:r>
          </w:p>
        </w:tc>
        <w:tc>
          <w:tcPr>
            <w:tcW w:w="1440" w:type="dxa"/>
            <w:tcBorders>
              <w:top w:val="nil"/>
              <w:left w:val="nil"/>
              <w:bottom w:val="nil"/>
              <w:right w:val="nil"/>
            </w:tcBorders>
            <w:shd w:val="clear" w:color="auto" w:fill="auto"/>
            <w:vAlign w:val="bottom"/>
          </w:tcPr>
          <w:p w14:paraId="4FCBBF3E"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1.12</w:t>
            </w:r>
          </w:p>
        </w:tc>
        <w:tc>
          <w:tcPr>
            <w:tcW w:w="1170" w:type="dxa"/>
            <w:tcBorders>
              <w:top w:val="nil"/>
              <w:left w:val="nil"/>
              <w:bottom w:val="nil"/>
              <w:right w:val="nil"/>
            </w:tcBorders>
            <w:shd w:val="clear" w:color="auto" w:fill="auto"/>
            <w:vAlign w:val="bottom"/>
          </w:tcPr>
          <w:p w14:paraId="5674929A"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1.09</w:t>
            </w:r>
          </w:p>
        </w:tc>
      </w:tr>
      <w:tr w:rsidR="00752854" w:rsidRPr="006A7CCE" w14:paraId="2A8D4BC5" w14:textId="77777777" w:rsidTr="00752854">
        <w:tc>
          <w:tcPr>
            <w:tcW w:w="4283" w:type="dxa"/>
          </w:tcPr>
          <w:p w14:paraId="6C9286D4"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Birth Country (REF=Cuba)</w:t>
            </w:r>
          </w:p>
        </w:tc>
        <w:tc>
          <w:tcPr>
            <w:tcW w:w="1440" w:type="dxa"/>
          </w:tcPr>
          <w:p w14:paraId="4C4B6DF9" w14:textId="77777777" w:rsidR="00752854" w:rsidRPr="006A7CCE" w:rsidRDefault="00752854" w:rsidP="00C649AA">
            <w:pPr>
              <w:jc w:val="center"/>
              <w:rPr>
                <w:rFonts w:ascii="Times New Roman" w:hAnsi="Times New Roman" w:cs="Times New Roman"/>
              </w:rPr>
            </w:pPr>
          </w:p>
        </w:tc>
        <w:tc>
          <w:tcPr>
            <w:tcW w:w="1350" w:type="dxa"/>
            <w:vAlign w:val="bottom"/>
          </w:tcPr>
          <w:p w14:paraId="04C6C626" w14:textId="77777777" w:rsidR="00752854" w:rsidRPr="006A7CCE" w:rsidRDefault="00752854" w:rsidP="00C649AA">
            <w:pPr>
              <w:jc w:val="center"/>
              <w:rPr>
                <w:rFonts w:ascii="Times New Roman" w:hAnsi="Times New Roman" w:cs="Times New Roman"/>
              </w:rPr>
            </w:pPr>
          </w:p>
        </w:tc>
        <w:tc>
          <w:tcPr>
            <w:tcW w:w="1440" w:type="dxa"/>
            <w:vAlign w:val="bottom"/>
          </w:tcPr>
          <w:p w14:paraId="58AC475E" w14:textId="77777777" w:rsidR="00752854" w:rsidRPr="006A7CCE" w:rsidRDefault="00752854" w:rsidP="00C649AA">
            <w:pPr>
              <w:jc w:val="center"/>
              <w:rPr>
                <w:rFonts w:ascii="Times New Roman" w:hAnsi="Times New Roman" w:cs="Times New Roman"/>
              </w:rPr>
            </w:pPr>
          </w:p>
        </w:tc>
        <w:tc>
          <w:tcPr>
            <w:tcW w:w="1170" w:type="dxa"/>
            <w:vAlign w:val="bottom"/>
          </w:tcPr>
          <w:p w14:paraId="643AB764" w14:textId="77777777" w:rsidR="00752854" w:rsidRPr="006A7CCE" w:rsidRDefault="00752854" w:rsidP="00C649AA">
            <w:pPr>
              <w:jc w:val="center"/>
              <w:rPr>
                <w:rFonts w:ascii="Times New Roman" w:hAnsi="Times New Roman" w:cs="Times New Roman"/>
              </w:rPr>
            </w:pPr>
          </w:p>
        </w:tc>
      </w:tr>
      <w:tr w:rsidR="00752854" w:rsidRPr="006A7CCE" w14:paraId="66D323CB" w14:textId="77777777" w:rsidTr="00752854">
        <w:tc>
          <w:tcPr>
            <w:tcW w:w="4283" w:type="dxa"/>
          </w:tcPr>
          <w:p w14:paraId="09A080D0"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Bhutan</w:t>
            </w:r>
          </w:p>
        </w:tc>
        <w:tc>
          <w:tcPr>
            <w:tcW w:w="1440" w:type="dxa"/>
            <w:tcBorders>
              <w:left w:val="nil"/>
              <w:bottom w:val="nil"/>
              <w:right w:val="nil"/>
            </w:tcBorders>
            <w:shd w:val="clear" w:color="auto" w:fill="auto"/>
            <w:vAlign w:val="bottom"/>
          </w:tcPr>
          <w:p w14:paraId="6D7A6089" w14:textId="77777777" w:rsidR="00752854" w:rsidRPr="006A7CCE" w:rsidRDefault="00752854" w:rsidP="00C649AA">
            <w:pPr>
              <w:jc w:val="center"/>
              <w:rPr>
                <w:rFonts w:ascii="Times New Roman" w:hAnsi="Times New Roman" w:cs="Times New Roman"/>
                <w:i/>
              </w:rPr>
            </w:pPr>
          </w:p>
        </w:tc>
        <w:tc>
          <w:tcPr>
            <w:tcW w:w="1350" w:type="dxa"/>
            <w:vAlign w:val="bottom"/>
          </w:tcPr>
          <w:p w14:paraId="0AD651B9" w14:textId="77777777" w:rsidR="00752854" w:rsidRPr="006A7CCE" w:rsidRDefault="00752854" w:rsidP="00C649AA">
            <w:pPr>
              <w:jc w:val="center"/>
              <w:rPr>
                <w:rFonts w:ascii="Times New Roman" w:hAnsi="Times New Roman" w:cs="Times New Roman"/>
                <w:i/>
              </w:rPr>
            </w:pPr>
            <w:r w:rsidRPr="006A7CCE">
              <w:rPr>
                <w:rFonts w:ascii="Times New Roman" w:hAnsi="Times New Roman" w:cs="Times New Roman"/>
              </w:rPr>
              <w:t>1.74~</w:t>
            </w:r>
          </w:p>
        </w:tc>
        <w:tc>
          <w:tcPr>
            <w:tcW w:w="1440" w:type="dxa"/>
            <w:tcBorders>
              <w:left w:val="nil"/>
              <w:bottom w:val="nil"/>
              <w:right w:val="nil"/>
            </w:tcBorders>
            <w:shd w:val="clear" w:color="auto" w:fill="auto"/>
            <w:vAlign w:val="bottom"/>
          </w:tcPr>
          <w:p w14:paraId="5B09D3B0" w14:textId="77777777" w:rsidR="00752854" w:rsidRPr="006A7CCE" w:rsidRDefault="00752854" w:rsidP="00C649AA">
            <w:pPr>
              <w:jc w:val="center"/>
              <w:rPr>
                <w:rFonts w:ascii="Times New Roman" w:hAnsi="Times New Roman" w:cs="Times New Roman"/>
                <w:i/>
              </w:rPr>
            </w:pPr>
            <w:r w:rsidRPr="006A7CCE">
              <w:rPr>
                <w:rFonts w:ascii="Times New Roman" w:hAnsi="Times New Roman" w:cs="Times New Roman"/>
              </w:rPr>
              <w:t>1.58</w:t>
            </w:r>
          </w:p>
        </w:tc>
        <w:tc>
          <w:tcPr>
            <w:tcW w:w="1170" w:type="dxa"/>
            <w:tcBorders>
              <w:left w:val="nil"/>
              <w:bottom w:val="nil"/>
              <w:right w:val="nil"/>
            </w:tcBorders>
            <w:shd w:val="clear" w:color="auto" w:fill="auto"/>
            <w:vAlign w:val="bottom"/>
          </w:tcPr>
          <w:p w14:paraId="230AEA98" w14:textId="77777777" w:rsidR="00752854" w:rsidRPr="006A7CCE" w:rsidRDefault="00752854" w:rsidP="00C649AA">
            <w:pPr>
              <w:jc w:val="center"/>
              <w:rPr>
                <w:rFonts w:ascii="Times New Roman" w:hAnsi="Times New Roman" w:cs="Times New Roman"/>
                <w:i/>
              </w:rPr>
            </w:pPr>
            <w:r w:rsidRPr="006A7CCE">
              <w:rPr>
                <w:rFonts w:ascii="Times New Roman" w:hAnsi="Times New Roman" w:cs="Times New Roman"/>
              </w:rPr>
              <w:t>1.81~</w:t>
            </w:r>
          </w:p>
        </w:tc>
      </w:tr>
      <w:tr w:rsidR="00752854" w:rsidRPr="006A7CCE" w14:paraId="262AE020" w14:textId="77777777" w:rsidTr="00752854">
        <w:tc>
          <w:tcPr>
            <w:tcW w:w="4283" w:type="dxa"/>
          </w:tcPr>
          <w:p w14:paraId="4D11220C"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Burma/Myanmar</w:t>
            </w:r>
          </w:p>
        </w:tc>
        <w:tc>
          <w:tcPr>
            <w:tcW w:w="1440" w:type="dxa"/>
            <w:tcBorders>
              <w:top w:val="nil"/>
              <w:left w:val="nil"/>
              <w:bottom w:val="nil"/>
              <w:right w:val="nil"/>
            </w:tcBorders>
            <w:shd w:val="clear" w:color="auto" w:fill="auto"/>
            <w:vAlign w:val="bottom"/>
          </w:tcPr>
          <w:p w14:paraId="25541781" w14:textId="77777777" w:rsidR="00752854" w:rsidRPr="006A7CCE" w:rsidRDefault="00752854" w:rsidP="00C649AA">
            <w:pPr>
              <w:jc w:val="center"/>
              <w:rPr>
                <w:rFonts w:ascii="Times New Roman" w:hAnsi="Times New Roman" w:cs="Times New Roman"/>
              </w:rPr>
            </w:pPr>
          </w:p>
        </w:tc>
        <w:tc>
          <w:tcPr>
            <w:tcW w:w="1350" w:type="dxa"/>
            <w:vAlign w:val="bottom"/>
          </w:tcPr>
          <w:p w14:paraId="26166DFB"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1.54</w:t>
            </w:r>
          </w:p>
        </w:tc>
        <w:tc>
          <w:tcPr>
            <w:tcW w:w="1440" w:type="dxa"/>
            <w:tcBorders>
              <w:top w:val="nil"/>
              <w:left w:val="nil"/>
              <w:bottom w:val="nil"/>
              <w:right w:val="nil"/>
            </w:tcBorders>
            <w:shd w:val="clear" w:color="auto" w:fill="auto"/>
            <w:vAlign w:val="bottom"/>
          </w:tcPr>
          <w:p w14:paraId="4585FFEA"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1.41</w:t>
            </w:r>
          </w:p>
        </w:tc>
        <w:tc>
          <w:tcPr>
            <w:tcW w:w="1170" w:type="dxa"/>
            <w:tcBorders>
              <w:top w:val="nil"/>
              <w:left w:val="nil"/>
              <w:bottom w:val="nil"/>
              <w:right w:val="nil"/>
            </w:tcBorders>
            <w:shd w:val="clear" w:color="auto" w:fill="auto"/>
            <w:vAlign w:val="bottom"/>
          </w:tcPr>
          <w:p w14:paraId="40B783A8"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1.41</w:t>
            </w:r>
          </w:p>
        </w:tc>
      </w:tr>
      <w:tr w:rsidR="00752854" w:rsidRPr="006A7CCE" w14:paraId="0345CEFB" w14:textId="77777777" w:rsidTr="00752854">
        <w:tc>
          <w:tcPr>
            <w:tcW w:w="4283" w:type="dxa"/>
          </w:tcPr>
          <w:p w14:paraId="55E4ED43"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DR Congo</w:t>
            </w:r>
          </w:p>
        </w:tc>
        <w:tc>
          <w:tcPr>
            <w:tcW w:w="1440" w:type="dxa"/>
            <w:tcBorders>
              <w:top w:val="nil"/>
              <w:left w:val="nil"/>
              <w:bottom w:val="nil"/>
              <w:right w:val="nil"/>
            </w:tcBorders>
            <w:shd w:val="clear" w:color="auto" w:fill="auto"/>
            <w:vAlign w:val="bottom"/>
          </w:tcPr>
          <w:p w14:paraId="4A6F01AD" w14:textId="77777777" w:rsidR="00752854" w:rsidRPr="006A7CCE" w:rsidRDefault="00752854" w:rsidP="00C649AA">
            <w:pPr>
              <w:jc w:val="center"/>
              <w:rPr>
                <w:rFonts w:ascii="Times New Roman" w:hAnsi="Times New Roman" w:cs="Times New Roman"/>
              </w:rPr>
            </w:pPr>
          </w:p>
        </w:tc>
        <w:tc>
          <w:tcPr>
            <w:tcW w:w="1350" w:type="dxa"/>
            <w:vAlign w:val="bottom"/>
          </w:tcPr>
          <w:p w14:paraId="1FA017A0"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1.42</w:t>
            </w:r>
          </w:p>
        </w:tc>
        <w:tc>
          <w:tcPr>
            <w:tcW w:w="1440" w:type="dxa"/>
            <w:tcBorders>
              <w:top w:val="nil"/>
              <w:left w:val="nil"/>
              <w:bottom w:val="nil"/>
              <w:right w:val="nil"/>
            </w:tcBorders>
            <w:shd w:val="clear" w:color="auto" w:fill="auto"/>
            <w:vAlign w:val="bottom"/>
          </w:tcPr>
          <w:p w14:paraId="5BB71D6E"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1.37</w:t>
            </w:r>
          </w:p>
        </w:tc>
        <w:tc>
          <w:tcPr>
            <w:tcW w:w="1170" w:type="dxa"/>
            <w:tcBorders>
              <w:top w:val="nil"/>
              <w:left w:val="nil"/>
              <w:bottom w:val="nil"/>
              <w:right w:val="nil"/>
            </w:tcBorders>
            <w:shd w:val="clear" w:color="auto" w:fill="auto"/>
            <w:vAlign w:val="bottom"/>
          </w:tcPr>
          <w:p w14:paraId="1AF0E9AB"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1.48</w:t>
            </w:r>
          </w:p>
        </w:tc>
      </w:tr>
      <w:tr w:rsidR="00752854" w:rsidRPr="006A7CCE" w14:paraId="6DF4EDFD" w14:textId="77777777" w:rsidTr="00752854">
        <w:tc>
          <w:tcPr>
            <w:tcW w:w="4283" w:type="dxa"/>
          </w:tcPr>
          <w:p w14:paraId="28222B02"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Eritrea</w:t>
            </w:r>
          </w:p>
        </w:tc>
        <w:tc>
          <w:tcPr>
            <w:tcW w:w="1440" w:type="dxa"/>
            <w:tcBorders>
              <w:top w:val="nil"/>
              <w:left w:val="nil"/>
              <w:bottom w:val="nil"/>
              <w:right w:val="nil"/>
            </w:tcBorders>
            <w:shd w:val="clear" w:color="auto" w:fill="auto"/>
            <w:vAlign w:val="bottom"/>
          </w:tcPr>
          <w:p w14:paraId="41D8AB91" w14:textId="77777777" w:rsidR="00752854" w:rsidRPr="006A7CCE" w:rsidRDefault="00752854" w:rsidP="00C649AA">
            <w:pPr>
              <w:jc w:val="center"/>
              <w:rPr>
                <w:rFonts w:ascii="Times New Roman" w:hAnsi="Times New Roman" w:cs="Times New Roman"/>
              </w:rPr>
            </w:pPr>
          </w:p>
        </w:tc>
        <w:tc>
          <w:tcPr>
            <w:tcW w:w="1350" w:type="dxa"/>
            <w:vAlign w:val="bottom"/>
          </w:tcPr>
          <w:p w14:paraId="303AC13A"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2.27</w:t>
            </w:r>
          </w:p>
        </w:tc>
        <w:tc>
          <w:tcPr>
            <w:tcW w:w="1440" w:type="dxa"/>
            <w:tcBorders>
              <w:top w:val="nil"/>
              <w:left w:val="nil"/>
              <w:bottom w:val="nil"/>
              <w:right w:val="nil"/>
            </w:tcBorders>
            <w:shd w:val="clear" w:color="auto" w:fill="auto"/>
            <w:vAlign w:val="bottom"/>
          </w:tcPr>
          <w:p w14:paraId="5913A8F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2.16</w:t>
            </w:r>
          </w:p>
        </w:tc>
        <w:tc>
          <w:tcPr>
            <w:tcW w:w="1170" w:type="dxa"/>
            <w:tcBorders>
              <w:top w:val="nil"/>
              <w:left w:val="nil"/>
              <w:bottom w:val="nil"/>
              <w:right w:val="nil"/>
            </w:tcBorders>
            <w:shd w:val="clear" w:color="auto" w:fill="auto"/>
            <w:vAlign w:val="bottom"/>
          </w:tcPr>
          <w:p w14:paraId="6245A581"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1.58</w:t>
            </w:r>
          </w:p>
        </w:tc>
      </w:tr>
      <w:tr w:rsidR="00752854" w:rsidRPr="006A7CCE" w14:paraId="7B1371D3" w14:textId="77777777" w:rsidTr="00752854">
        <w:tc>
          <w:tcPr>
            <w:tcW w:w="4283" w:type="dxa"/>
          </w:tcPr>
          <w:p w14:paraId="685AEA16"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Iran</w:t>
            </w:r>
          </w:p>
        </w:tc>
        <w:tc>
          <w:tcPr>
            <w:tcW w:w="1440" w:type="dxa"/>
            <w:tcBorders>
              <w:top w:val="nil"/>
              <w:left w:val="nil"/>
              <w:bottom w:val="nil"/>
              <w:right w:val="nil"/>
            </w:tcBorders>
            <w:shd w:val="clear" w:color="auto" w:fill="auto"/>
            <w:vAlign w:val="bottom"/>
          </w:tcPr>
          <w:p w14:paraId="02D32C7B" w14:textId="77777777" w:rsidR="00752854" w:rsidRPr="006A7CCE" w:rsidRDefault="00752854" w:rsidP="00C649AA">
            <w:pPr>
              <w:jc w:val="center"/>
              <w:rPr>
                <w:rFonts w:ascii="Times New Roman" w:hAnsi="Times New Roman" w:cs="Times New Roman"/>
              </w:rPr>
            </w:pPr>
          </w:p>
        </w:tc>
        <w:tc>
          <w:tcPr>
            <w:tcW w:w="1350" w:type="dxa"/>
            <w:vAlign w:val="bottom"/>
          </w:tcPr>
          <w:p w14:paraId="7A5E2008"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1.71~</w:t>
            </w:r>
          </w:p>
        </w:tc>
        <w:tc>
          <w:tcPr>
            <w:tcW w:w="1440" w:type="dxa"/>
            <w:tcBorders>
              <w:top w:val="nil"/>
              <w:left w:val="nil"/>
              <w:bottom w:val="nil"/>
              <w:right w:val="nil"/>
            </w:tcBorders>
            <w:shd w:val="clear" w:color="auto" w:fill="auto"/>
            <w:vAlign w:val="bottom"/>
          </w:tcPr>
          <w:p w14:paraId="07FFB957"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1.62</w:t>
            </w:r>
          </w:p>
        </w:tc>
        <w:tc>
          <w:tcPr>
            <w:tcW w:w="1170" w:type="dxa"/>
            <w:tcBorders>
              <w:top w:val="nil"/>
              <w:left w:val="nil"/>
              <w:bottom w:val="nil"/>
              <w:right w:val="nil"/>
            </w:tcBorders>
            <w:shd w:val="clear" w:color="auto" w:fill="auto"/>
            <w:vAlign w:val="bottom"/>
          </w:tcPr>
          <w:p w14:paraId="7875EE5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1.88~</w:t>
            </w:r>
          </w:p>
        </w:tc>
      </w:tr>
      <w:tr w:rsidR="00752854" w:rsidRPr="006A7CCE" w14:paraId="3AF796F9" w14:textId="77777777" w:rsidTr="00752854">
        <w:tc>
          <w:tcPr>
            <w:tcW w:w="4283" w:type="dxa"/>
          </w:tcPr>
          <w:p w14:paraId="3402B3DF"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Iraq</w:t>
            </w:r>
          </w:p>
        </w:tc>
        <w:tc>
          <w:tcPr>
            <w:tcW w:w="1440" w:type="dxa"/>
            <w:tcBorders>
              <w:top w:val="nil"/>
              <w:left w:val="nil"/>
              <w:bottom w:val="nil"/>
              <w:right w:val="nil"/>
            </w:tcBorders>
            <w:shd w:val="clear" w:color="auto" w:fill="auto"/>
            <w:vAlign w:val="bottom"/>
          </w:tcPr>
          <w:p w14:paraId="66BB548A" w14:textId="77777777" w:rsidR="00752854" w:rsidRPr="006A7CCE" w:rsidRDefault="00752854" w:rsidP="00C649AA">
            <w:pPr>
              <w:jc w:val="center"/>
              <w:rPr>
                <w:rFonts w:ascii="Times New Roman" w:hAnsi="Times New Roman" w:cs="Times New Roman"/>
              </w:rPr>
            </w:pPr>
          </w:p>
        </w:tc>
        <w:tc>
          <w:tcPr>
            <w:tcW w:w="1350" w:type="dxa"/>
            <w:vAlign w:val="bottom"/>
          </w:tcPr>
          <w:p w14:paraId="3BA72CDE"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1.91*</w:t>
            </w:r>
          </w:p>
        </w:tc>
        <w:tc>
          <w:tcPr>
            <w:tcW w:w="1440" w:type="dxa"/>
            <w:tcBorders>
              <w:top w:val="nil"/>
              <w:left w:val="nil"/>
              <w:bottom w:val="nil"/>
              <w:right w:val="nil"/>
            </w:tcBorders>
            <w:shd w:val="clear" w:color="auto" w:fill="auto"/>
            <w:vAlign w:val="bottom"/>
          </w:tcPr>
          <w:p w14:paraId="1771085C"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1.71~</w:t>
            </w:r>
          </w:p>
        </w:tc>
        <w:tc>
          <w:tcPr>
            <w:tcW w:w="1170" w:type="dxa"/>
            <w:tcBorders>
              <w:top w:val="nil"/>
              <w:left w:val="nil"/>
              <w:bottom w:val="nil"/>
              <w:right w:val="nil"/>
            </w:tcBorders>
            <w:shd w:val="clear" w:color="auto" w:fill="auto"/>
            <w:vAlign w:val="bottom"/>
          </w:tcPr>
          <w:p w14:paraId="665A5E60"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2.13*</w:t>
            </w:r>
          </w:p>
        </w:tc>
      </w:tr>
      <w:tr w:rsidR="00752854" w:rsidRPr="006A7CCE" w14:paraId="602BBBA3" w14:textId="77777777" w:rsidTr="00752854">
        <w:tc>
          <w:tcPr>
            <w:tcW w:w="4283" w:type="dxa"/>
          </w:tcPr>
          <w:p w14:paraId="4767A274"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Somalia</w:t>
            </w:r>
          </w:p>
        </w:tc>
        <w:tc>
          <w:tcPr>
            <w:tcW w:w="1440" w:type="dxa"/>
            <w:tcBorders>
              <w:top w:val="nil"/>
              <w:left w:val="nil"/>
              <w:bottom w:val="nil"/>
              <w:right w:val="nil"/>
            </w:tcBorders>
            <w:shd w:val="clear" w:color="auto" w:fill="auto"/>
            <w:vAlign w:val="bottom"/>
          </w:tcPr>
          <w:p w14:paraId="6DD0075E" w14:textId="77777777" w:rsidR="00752854" w:rsidRPr="006A7CCE" w:rsidRDefault="00752854" w:rsidP="00C649AA">
            <w:pPr>
              <w:jc w:val="center"/>
              <w:rPr>
                <w:rFonts w:ascii="Times New Roman" w:hAnsi="Times New Roman" w:cs="Times New Roman"/>
              </w:rPr>
            </w:pPr>
          </w:p>
        </w:tc>
        <w:tc>
          <w:tcPr>
            <w:tcW w:w="1350" w:type="dxa"/>
            <w:vAlign w:val="bottom"/>
          </w:tcPr>
          <w:p w14:paraId="60B78913"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1.92*</w:t>
            </w:r>
          </w:p>
        </w:tc>
        <w:tc>
          <w:tcPr>
            <w:tcW w:w="1440" w:type="dxa"/>
            <w:tcBorders>
              <w:top w:val="nil"/>
              <w:left w:val="nil"/>
              <w:bottom w:val="nil"/>
              <w:right w:val="nil"/>
            </w:tcBorders>
            <w:shd w:val="clear" w:color="auto" w:fill="auto"/>
            <w:vAlign w:val="bottom"/>
          </w:tcPr>
          <w:p w14:paraId="7C127557"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1.77~</w:t>
            </w:r>
          </w:p>
        </w:tc>
        <w:tc>
          <w:tcPr>
            <w:tcW w:w="1170" w:type="dxa"/>
            <w:tcBorders>
              <w:top w:val="nil"/>
              <w:left w:val="nil"/>
              <w:bottom w:val="nil"/>
              <w:right w:val="nil"/>
            </w:tcBorders>
            <w:shd w:val="clear" w:color="auto" w:fill="auto"/>
            <w:vAlign w:val="bottom"/>
          </w:tcPr>
          <w:p w14:paraId="6B2C89D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1.88~</w:t>
            </w:r>
          </w:p>
        </w:tc>
      </w:tr>
      <w:tr w:rsidR="00752854" w:rsidRPr="006A7CCE" w14:paraId="480E1A17" w14:textId="77777777" w:rsidTr="00752854">
        <w:tc>
          <w:tcPr>
            <w:tcW w:w="4283" w:type="dxa"/>
          </w:tcPr>
          <w:p w14:paraId="08CA4AAA"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Syria</w:t>
            </w:r>
          </w:p>
        </w:tc>
        <w:tc>
          <w:tcPr>
            <w:tcW w:w="1440" w:type="dxa"/>
            <w:tcBorders>
              <w:top w:val="nil"/>
              <w:left w:val="nil"/>
              <w:bottom w:val="nil"/>
              <w:right w:val="nil"/>
            </w:tcBorders>
            <w:shd w:val="clear" w:color="auto" w:fill="auto"/>
            <w:vAlign w:val="bottom"/>
          </w:tcPr>
          <w:p w14:paraId="539F0531" w14:textId="77777777" w:rsidR="00752854" w:rsidRPr="006A7CCE" w:rsidRDefault="00752854" w:rsidP="00C649AA">
            <w:pPr>
              <w:jc w:val="center"/>
              <w:rPr>
                <w:rFonts w:ascii="Times New Roman" w:hAnsi="Times New Roman" w:cs="Times New Roman"/>
              </w:rPr>
            </w:pPr>
          </w:p>
        </w:tc>
        <w:tc>
          <w:tcPr>
            <w:tcW w:w="1350" w:type="dxa"/>
            <w:vAlign w:val="bottom"/>
          </w:tcPr>
          <w:p w14:paraId="169713CD"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1.37</w:t>
            </w:r>
          </w:p>
        </w:tc>
        <w:tc>
          <w:tcPr>
            <w:tcW w:w="1440" w:type="dxa"/>
            <w:tcBorders>
              <w:top w:val="nil"/>
              <w:left w:val="nil"/>
              <w:bottom w:val="nil"/>
              <w:right w:val="nil"/>
            </w:tcBorders>
            <w:shd w:val="clear" w:color="auto" w:fill="auto"/>
            <w:vAlign w:val="bottom"/>
          </w:tcPr>
          <w:p w14:paraId="3CDF61A3"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1.29</w:t>
            </w:r>
          </w:p>
        </w:tc>
        <w:tc>
          <w:tcPr>
            <w:tcW w:w="1170" w:type="dxa"/>
            <w:tcBorders>
              <w:top w:val="nil"/>
              <w:left w:val="nil"/>
              <w:bottom w:val="nil"/>
              <w:right w:val="nil"/>
            </w:tcBorders>
            <w:shd w:val="clear" w:color="auto" w:fill="auto"/>
            <w:vAlign w:val="bottom"/>
          </w:tcPr>
          <w:p w14:paraId="60B16C9A"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1.33</w:t>
            </w:r>
          </w:p>
        </w:tc>
      </w:tr>
      <w:tr w:rsidR="00752854" w:rsidRPr="006A7CCE" w14:paraId="48911EB5" w14:textId="77777777" w:rsidTr="00752854">
        <w:tc>
          <w:tcPr>
            <w:tcW w:w="4283" w:type="dxa"/>
          </w:tcPr>
          <w:p w14:paraId="600BB068"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Other</w:t>
            </w:r>
          </w:p>
        </w:tc>
        <w:tc>
          <w:tcPr>
            <w:tcW w:w="1440" w:type="dxa"/>
            <w:tcBorders>
              <w:top w:val="nil"/>
              <w:left w:val="nil"/>
              <w:right w:val="nil"/>
            </w:tcBorders>
            <w:shd w:val="clear" w:color="auto" w:fill="auto"/>
            <w:vAlign w:val="bottom"/>
          </w:tcPr>
          <w:p w14:paraId="3B7B6DA2" w14:textId="77777777" w:rsidR="00752854" w:rsidRPr="006A7CCE" w:rsidRDefault="00752854" w:rsidP="00C649AA">
            <w:pPr>
              <w:jc w:val="center"/>
              <w:rPr>
                <w:rFonts w:ascii="Times New Roman" w:hAnsi="Times New Roman" w:cs="Times New Roman"/>
              </w:rPr>
            </w:pPr>
          </w:p>
        </w:tc>
        <w:tc>
          <w:tcPr>
            <w:tcW w:w="1350" w:type="dxa"/>
            <w:vAlign w:val="bottom"/>
          </w:tcPr>
          <w:p w14:paraId="0929B041"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1.26</w:t>
            </w:r>
          </w:p>
        </w:tc>
        <w:tc>
          <w:tcPr>
            <w:tcW w:w="1440" w:type="dxa"/>
            <w:tcBorders>
              <w:top w:val="nil"/>
              <w:left w:val="nil"/>
              <w:right w:val="nil"/>
            </w:tcBorders>
            <w:shd w:val="clear" w:color="auto" w:fill="auto"/>
            <w:vAlign w:val="bottom"/>
          </w:tcPr>
          <w:p w14:paraId="1F5B5D4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1.21</w:t>
            </w:r>
          </w:p>
        </w:tc>
        <w:tc>
          <w:tcPr>
            <w:tcW w:w="1170" w:type="dxa"/>
            <w:tcBorders>
              <w:top w:val="nil"/>
              <w:left w:val="nil"/>
              <w:right w:val="nil"/>
            </w:tcBorders>
            <w:shd w:val="clear" w:color="auto" w:fill="auto"/>
            <w:vAlign w:val="bottom"/>
          </w:tcPr>
          <w:p w14:paraId="0F15E7A0" w14:textId="77777777" w:rsidR="00752854" w:rsidRPr="006A7CCE" w:rsidRDefault="00752854" w:rsidP="00C649AA">
            <w:pPr>
              <w:jc w:val="center"/>
              <w:rPr>
                <w:rFonts w:ascii="Times New Roman" w:hAnsi="Times New Roman" w:cs="Times New Roman"/>
              </w:rPr>
            </w:pPr>
          </w:p>
        </w:tc>
      </w:tr>
      <w:tr w:rsidR="00752854" w:rsidRPr="006A7CCE" w14:paraId="3238655B" w14:textId="77777777" w:rsidTr="00752854">
        <w:tc>
          <w:tcPr>
            <w:tcW w:w="4283" w:type="dxa"/>
          </w:tcPr>
          <w:p w14:paraId="0253EBA9" w14:textId="2B54FDC7" w:rsidR="00752854" w:rsidRPr="006A7CCE" w:rsidRDefault="00752854" w:rsidP="00C649AA">
            <w:pPr>
              <w:rPr>
                <w:rFonts w:ascii="Times New Roman" w:hAnsi="Times New Roman" w:cs="Times New Roman"/>
              </w:rPr>
            </w:pPr>
            <w:r w:rsidRPr="006A7CCE">
              <w:rPr>
                <w:rFonts w:ascii="Times New Roman" w:hAnsi="Times New Roman" w:cs="Times New Roman"/>
              </w:rPr>
              <w:t>Pre-Migration Job Sector (REF=Blue-collar)</w:t>
            </w:r>
          </w:p>
        </w:tc>
        <w:tc>
          <w:tcPr>
            <w:tcW w:w="1440" w:type="dxa"/>
          </w:tcPr>
          <w:p w14:paraId="68846711" w14:textId="77777777" w:rsidR="00752854" w:rsidRPr="006A7CCE" w:rsidRDefault="00752854" w:rsidP="00C649AA">
            <w:pPr>
              <w:jc w:val="center"/>
              <w:rPr>
                <w:rFonts w:ascii="Times New Roman" w:hAnsi="Times New Roman" w:cs="Times New Roman"/>
              </w:rPr>
            </w:pPr>
          </w:p>
        </w:tc>
        <w:tc>
          <w:tcPr>
            <w:tcW w:w="1350" w:type="dxa"/>
            <w:vAlign w:val="bottom"/>
          </w:tcPr>
          <w:p w14:paraId="3A72EB9E" w14:textId="77777777" w:rsidR="00752854" w:rsidRPr="006A7CCE" w:rsidRDefault="00752854" w:rsidP="00C649AA">
            <w:pPr>
              <w:jc w:val="center"/>
              <w:rPr>
                <w:rFonts w:ascii="Times New Roman" w:hAnsi="Times New Roman" w:cs="Times New Roman"/>
              </w:rPr>
            </w:pPr>
          </w:p>
        </w:tc>
        <w:tc>
          <w:tcPr>
            <w:tcW w:w="1440" w:type="dxa"/>
            <w:vAlign w:val="bottom"/>
          </w:tcPr>
          <w:p w14:paraId="65C5E137" w14:textId="77777777" w:rsidR="00752854" w:rsidRPr="006A7CCE" w:rsidRDefault="00752854" w:rsidP="00C649AA">
            <w:pPr>
              <w:jc w:val="center"/>
              <w:rPr>
                <w:rFonts w:ascii="Times New Roman" w:hAnsi="Times New Roman" w:cs="Times New Roman"/>
              </w:rPr>
            </w:pPr>
          </w:p>
        </w:tc>
        <w:tc>
          <w:tcPr>
            <w:tcW w:w="1170" w:type="dxa"/>
            <w:vAlign w:val="bottom"/>
          </w:tcPr>
          <w:p w14:paraId="735DEC7E" w14:textId="77777777" w:rsidR="00752854" w:rsidRPr="006A7CCE" w:rsidRDefault="00752854" w:rsidP="00C649AA">
            <w:pPr>
              <w:jc w:val="center"/>
              <w:rPr>
                <w:rFonts w:ascii="Times New Roman" w:hAnsi="Times New Roman" w:cs="Times New Roman"/>
              </w:rPr>
            </w:pPr>
          </w:p>
        </w:tc>
      </w:tr>
      <w:tr w:rsidR="00752854" w:rsidRPr="006A7CCE" w14:paraId="12566F73" w14:textId="77777777" w:rsidTr="00752854">
        <w:tc>
          <w:tcPr>
            <w:tcW w:w="4283" w:type="dxa"/>
          </w:tcPr>
          <w:p w14:paraId="38953398"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None</w:t>
            </w:r>
          </w:p>
        </w:tc>
        <w:tc>
          <w:tcPr>
            <w:tcW w:w="1440" w:type="dxa"/>
          </w:tcPr>
          <w:p w14:paraId="4EE91866" w14:textId="77777777" w:rsidR="00752854" w:rsidRPr="006A7CCE" w:rsidRDefault="00752854" w:rsidP="00C649AA">
            <w:pPr>
              <w:jc w:val="center"/>
              <w:rPr>
                <w:rFonts w:ascii="Times New Roman" w:hAnsi="Times New Roman" w:cs="Times New Roman"/>
              </w:rPr>
            </w:pPr>
          </w:p>
        </w:tc>
        <w:tc>
          <w:tcPr>
            <w:tcW w:w="1350" w:type="dxa"/>
            <w:vAlign w:val="bottom"/>
          </w:tcPr>
          <w:p w14:paraId="5F59D426" w14:textId="77777777" w:rsidR="00752854" w:rsidRPr="006A7CCE" w:rsidRDefault="00752854" w:rsidP="00C649AA">
            <w:pPr>
              <w:jc w:val="center"/>
              <w:rPr>
                <w:rFonts w:ascii="Times New Roman" w:hAnsi="Times New Roman" w:cs="Times New Roman"/>
              </w:rPr>
            </w:pPr>
          </w:p>
        </w:tc>
        <w:tc>
          <w:tcPr>
            <w:tcW w:w="1440" w:type="dxa"/>
            <w:vAlign w:val="bottom"/>
          </w:tcPr>
          <w:p w14:paraId="142CA081"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1.26</w:t>
            </w:r>
          </w:p>
        </w:tc>
        <w:tc>
          <w:tcPr>
            <w:tcW w:w="1170" w:type="dxa"/>
            <w:tcBorders>
              <w:left w:val="nil"/>
              <w:bottom w:val="nil"/>
              <w:right w:val="nil"/>
            </w:tcBorders>
            <w:shd w:val="clear" w:color="auto" w:fill="auto"/>
            <w:vAlign w:val="bottom"/>
          </w:tcPr>
          <w:p w14:paraId="0F16418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0.00***</w:t>
            </w:r>
          </w:p>
        </w:tc>
      </w:tr>
      <w:tr w:rsidR="00752854" w:rsidRPr="006A7CCE" w14:paraId="26FB6F0B" w14:textId="77777777" w:rsidTr="00752854">
        <w:tc>
          <w:tcPr>
            <w:tcW w:w="4283" w:type="dxa"/>
          </w:tcPr>
          <w:p w14:paraId="18FE416E"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Professional</w:t>
            </w:r>
          </w:p>
        </w:tc>
        <w:tc>
          <w:tcPr>
            <w:tcW w:w="1440" w:type="dxa"/>
          </w:tcPr>
          <w:p w14:paraId="6D20EAB5" w14:textId="77777777" w:rsidR="00752854" w:rsidRPr="006A7CCE" w:rsidRDefault="00752854" w:rsidP="00C649AA">
            <w:pPr>
              <w:jc w:val="center"/>
              <w:rPr>
                <w:rFonts w:ascii="Times New Roman" w:hAnsi="Times New Roman" w:cs="Times New Roman"/>
              </w:rPr>
            </w:pPr>
          </w:p>
        </w:tc>
        <w:tc>
          <w:tcPr>
            <w:tcW w:w="1350" w:type="dxa"/>
            <w:vAlign w:val="bottom"/>
          </w:tcPr>
          <w:p w14:paraId="22D9021D" w14:textId="77777777" w:rsidR="00752854" w:rsidRPr="006A7CCE" w:rsidRDefault="00752854" w:rsidP="00C649AA">
            <w:pPr>
              <w:jc w:val="center"/>
              <w:rPr>
                <w:rFonts w:ascii="Times New Roman" w:hAnsi="Times New Roman" w:cs="Times New Roman"/>
              </w:rPr>
            </w:pPr>
          </w:p>
        </w:tc>
        <w:tc>
          <w:tcPr>
            <w:tcW w:w="1440" w:type="dxa"/>
            <w:vAlign w:val="bottom"/>
          </w:tcPr>
          <w:p w14:paraId="7A32DCC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0.84</w:t>
            </w:r>
          </w:p>
        </w:tc>
        <w:tc>
          <w:tcPr>
            <w:tcW w:w="1170" w:type="dxa"/>
            <w:tcBorders>
              <w:top w:val="nil"/>
              <w:left w:val="nil"/>
              <w:bottom w:val="nil"/>
              <w:right w:val="nil"/>
            </w:tcBorders>
            <w:shd w:val="clear" w:color="auto" w:fill="auto"/>
            <w:vAlign w:val="bottom"/>
          </w:tcPr>
          <w:p w14:paraId="0C4D0B73"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0.89</w:t>
            </w:r>
          </w:p>
        </w:tc>
      </w:tr>
      <w:tr w:rsidR="00752854" w:rsidRPr="006A7CCE" w14:paraId="748914CE" w14:textId="77777777" w:rsidTr="00752854">
        <w:tc>
          <w:tcPr>
            <w:tcW w:w="4283" w:type="dxa"/>
          </w:tcPr>
          <w:p w14:paraId="16DFC01C"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Sales</w:t>
            </w:r>
          </w:p>
        </w:tc>
        <w:tc>
          <w:tcPr>
            <w:tcW w:w="1440" w:type="dxa"/>
          </w:tcPr>
          <w:p w14:paraId="20D9A4C0" w14:textId="77777777" w:rsidR="00752854" w:rsidRPr="006A7CCE" w:rsidRDefault="00752854" w:rsidP="00C649AA">
            <w:pPr>
              <w:jc w:val="center"/>
              <w:rPr>
                <w:rFonts w:ascii="Times New Roman" w:hAnsi="Times New Roman" w:cs="Times New Roman"/>
              </w:rPr>
            </w:pPr>
          </w:p>
        </w:tc>
        <w:tc>
          <w:tcPr>
            <w:tcW w:w="1350" w:type="dxa"/>
            <w:vAlign w:val="bottom"/>
          </w:tcPr>
          <w:p w14:paraId="58922487" w14:textId="77777777" w:rsidR="00752854" w:rsidRPr="006A7CCE" w:rsidRDefault="00752854" w:rsidP="00C649AA">
            <w:pPr>
              <w:jc w:val="center"/>
              <w:rPr>
                <w:rFonts w:ascii="Times New Roman" w:hAnsi="Times New Roman" w:cs="Times New Roman"/>
              </w:rPr>
            </w:pPr>
          </w:p>
        </w:tc>
        <w:tc>
          <w:tcPr>
            <w:tcW w:w="1440" w:type="dxa"/>
            <w:vAlign w:val="bottom"/>
          </w:tcPr>
          <w:p w14:paraId="7990338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0.83</w:t>
            </w:r>
          </w:p>
        </w:tc>
        <w:tc>
          <w:tcPr>
            <w:tcW w:w="1170" w:type="dxa"/>
            <w:tcBorders>
              <w:top w:val="nil"/>
              <w:left w:val="nil"/>
              <w:bottom w:val="nil"/>
              <w:right w:val="nil"/>
            </w:tcBorders>
            <w:shd w:val="clear" w:color="auto" w:fill="auto"/>
            <w:vAlign w:val="bottom"/>
          </w:tcPr>
          <w:p w14:paraId="2C15656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0.83</w:t>
            </w:r>
          </w:p>
        </w:tc>
      </w:tr>
      <w:tr w:rsidR="00752854" w:rsidRPr="006A7CCE" w14:paraId="6AA4374F" w14:textId="77777777" w:rsidTr="00752854">
        <w:tc>
          <w:tcPr>
            <w:tcW w:w="4283" w:type="dxa"/>
          </w:tcPr>
          <w:p w14:paraId="49F0139A"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Service</w:t>
            </w:r>
          </w:p>
        </w:tc>
        <w:tc>
          <w:tcPr>
            <w:tcW w:w="1440" w:type="dxa"/>
          </w:tcPr>
          <w:p w14:paraId="1A2CE306" w14:textId="77777777" w:rsidR="00752854" w:rsidRPr="006A7CCE" w:rsidRDefault="00752854" w:rsidP="00C649AA">
            <w:pPr>
              <w:jc w:val="center"/>
              <w:rPr>
                <w:rFonts w:ascii="Times New Roman" w:hAnsi="Times New Roman" w:cs="Times New Roman"/>
              </w:rPr>
            </w:pPr>
          </w:p>
        </w:tc>
        <w:tc>
          <w:tcPr>
            <w:tcW w:w="1350" w:type="dxa"/>
            <w:vAlign w:val="bottom"/>
          </w:tcPr>
          <w:p w14:paraId="470E1C1F" w14:textId="77777777" w:rsidR="00752854" w:rsidRPr="006A7CCE" w:rsidRDefault="00752854" w:rsidP="00C649AA">
            <w:pPr>
              <w:jc w:val="center"/>
              <w:rPr>
                <w:rFonts w:ascii="Times New Roman" w:hAnsi="Times New Roman" w:cs="Times New Roman"/>
              </w:rPr>
            </w:pPr>
          </w:p>
        </w:tc>
        <w:tc>
          <w:tcPr>
            <w:tcW w:w="1440" w:type="dxa"/>
            <w:vAlign w:val="bottom"/>
          </w:tcPr>
          <w:p w14:paraId="03599AEC"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0.95</w:t>
            </w:r>
          </w:p>
        </w:tc>
        <w:tc>
          <w:tcPr>
            <w:tcW w:w="1170" w:type="dxa"/>
            <w:tcBorders>
              <w:top w:val="nil"/>
              <w:left w:val="nil"/>
              <w:bottom w:val="nil"/>
              <w:right w:val="nil"/>
            </w:tcBorders>
            <w:shd w:val="clear" w:color="auto" w:fill="auto"/>
            <w:vAlign w:val="bottom"/>
          </w:tcPr>
          <w:p w14:paraId="1F98F20E"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0.90</w:t>
            </w:r>
          </w:p>
        </w:tc>
      </w:tr>
      <w:tr w:rsidR="00752854" w:rsidRPr="006A7CCE" w14:paraId="73F10D2C" w14:textId="77777777" w:rsidTr="00752854">
        <w:tc>
          <w:tcPr>
            <w:tcW w:w="4283" w:type="dxa"/>
          </w:tcPr>
          <w:p w14:paraId="38EABD39"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Student</w:t>
            </w:r>
          </w:p>
        </w:tc>
        <w:tc>
          <w:tcPr>
            <w:tcW w:w="1440" w:type="dxa"/>
          </w:tcPr>
          <w:p w14:paraId="206A0049" w14:textId="77777777" w:rsidR="00752854" w:rsidRPr="006A7CCE" w:rsidRDefault="00752854" w:rsidP="00C649AA">
            <w:pPr>
              <w:jc w:val="center"/>
              <w:rPr>
                <w:rFonts w:ascii="Times New Roman" w:hAnsi="Times New Roman" w:cs="Times New Roman"/>
              </w:rPr>
            </w:pPr>
          </w:p>
        </w:tc>
        <w:tc>
          <w:tcPr>
            <w:tcW w:w="1350" w:type="dxa"/>
            <w:vAlign w:val="bottom"/>
          </w:tcPr>
          <w:p w14:paraId="1D99BC6D" w14:textId="77777777" w:rsidR="00752854" w:rsidRPr="006A7CCE" w:rsidRDefault="00752854" w:rsidP="00C649AA">
            <w:pPr>
              <w:jc w:val="center"/>
              <w:rPr>
                <w:rFonts w:ascii="Times New Roman" w:hAnsi="Times New Roman" w:cs="Times New Roman"/>
              </w:rPr>
            </w:pPr>
          </w:p>
        </w:tc>
        <w:tc>
          <w:tcPr>
            <w:tcW w:w="1440" w:type="dxa"/>
            <w:vAlign w:val="bottom"/>
          </w:tcPr>
          <w:p w14:paraId="2DDE5526"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0.75</w:t>
            </w:r>
          </w:p>
        </w:tc>
        <w:tc>
          <w:tcPr>
            <w:tcW w:w="1170" w:type="dxa"/>
            <w:tcBorders>
              <w:top w:val="nil"/>
              <w:left w:val="nil"/>
              <w:bottom w:val="nil"/>
              <w:right w:val="nil"/>
            </w:tcBorders>
            <w:shd w:val="clear" w:color="auto" w:fill="auto"/>
            <w:vAlign w:val="bottom"/>
          </w:tcPr>
          <w:p w14:paraId="45756B72"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0.87</w:t>
            </w:r>
          </w:p>
        </w:tc>
      </w:tr>
      <w:tr w:rsidR="00752854" w:rsidRPr="006A7CCE" w14:paraId="3152A8CD" w14:textId="77777777" w:rsidTr="00752854">
        <w:tc>
          <w:tcPr>
            <w:tcW w:w="4283" w:type="dxa"/>
          </w:tcPr>
          <w:p w14:paraId="01933F95"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Other</w:t>
            </w:r>
          </w:p>
        </w:tc>
        <w:tc>
          <w:tcPr>
            <w:tcW w:w="1440" w:type="dxa"/>
          </w:tcPr>
          <w:p w14:paraId="08FAEE81" w14:textId="77777777" w:rsidR="00752854" w:rsidRPr="006A7CCE" w:rsidRDefault="00752854" w:rsidP="00C649AA">
            <w:pPr>
              <w:jc w:val="center"/>
              <w:rPr>
                <w:rFonts w:ascii="Times New Roman" w:hAnsi="Times New Roman" w:cs="Times New Roman"/>
              </w:rPr>
            </w:pPr>
          </w:p>
        </w:tc>
        <w:tc>
          <w:tcPr>
            <w:tcW w:w="1350" w:type="dxa"/>
            <w:vAlign w:val="bottom"/>
          </w:tcPr>
          <w:p w14:paraId="1D9C8742" w14:textId="77777777" w:rsidR="00752854" w:rsidRPr="006A7CCE" w:rsidRDefault="00752854" w:rsidP="00C649AA">
            <w:pPr>
              <w:jc w:val="center"/>
              <w:rPr>
                <w:rFonts w:ascii="Times New Roman" w:hAnsi="Times New Roman" w:cs="Times New Roman"/>
              </w:rPr>
            </w:pPr>
          </w:p>
        </w:tc>
        <w:tc>
          <w:tcPr>
            <w:tcW w:w="1440" w:type="dxa"/>
            <w:vAlign w:val="bottom"/>
          </w:tcPr>
          <w:p w14:paraId="18FDBD64"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1.00</w:t>
            </w:r>
          </w:p>
        </w:tc>
        <w:tc>
          <w:tcPr>
            <w:tcW w:w="1170" w:type="dxa"/>
            <w:tcBorders>
              <w:top w:val="nil"/>
              <w:left w:val="nil"/>
              <w:right w:val="nil"/>
            </w:tcBorders>
            <w:shd w:val="clear" w:color="auto" w:fill="auto"/>
            <w:vAlign w:val="bottom"/>
          </w:tcPr>
          <w:p w14:paraId="59576F52"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1.06</w:t>
            </w:r>
          </w:p>
        </w:tc>
      </w:tr>
      <w:tr w:rsidR="00752854" w:rsidRPr="006A7CCE" w14:paraId="30E25C96" w14:textId="77777777" w:rsidTr="00752854">
        <w:tc>
          <w:tcPr>
            <w:tcW w:w="4283" w:type="dxa"/>
          </w:tcPr>
          <w:p w14:paraId="4B227C7D"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Area of Resettlement (REF=West)</w:t>
            </w:r>
          </w:p>
        </w:tc>
        <w:tc>
          <w:tcPr>
            <w:tcW w:w="1440" w:type="dxa"/>
          </w:tcPr>
          <w:p w14:paraId="050EB436" w14:textId="77777777" w:rsidR="00752854" w:rsidRPr="006A7CCE" w:rsidRDefault="00752854" w:rsidP="00C649AA">
            <w:pPr>
              <w:jc w:val="center"/>
              <w:rPr>
                <w:rFonts w:ascii="Times New Roman" w:hAnsi="Times New Roman" w:cs="Times New Roman"/>
              </w:rPr>
            </w:pPr>
          </w:p>
        </w:tc>
        <w:tc>
          <w:tcPr>
            <w:tcW w:w="1350" w:type="dxa"/>
          </w:tcPr>
          <w:p w14:paraId="20242534" w14:textId="77777777" w:rsidR="00752854" w:rsidRPr="006A7CCE" w:rsidRDefault="00752854" w:rsidP="00C649AA">
            <w:pPr>
              <w:jc w:val="center"/>
              <w:rPr>
                <w:rFonts w:ascii="Times New Roman" w:hAnsi="Times New Roman" w:cs="Times New Roman"/>
              </w:rPr>
            </w:pPr>
          </w:p>
        </w:tc>
        <w:tc>
          <w:tcPr>
            <w:tcW w:w="1440" w:type="dxa"/>
            <w:vAlign w:val="bottom"/>
          </w:tcPr>
          <w:p w14:paraId="25B40E77" w14:textId="77777777" w:rsidR="00752854" w:rsidRPr="006A7CCE" w:rsidRDefault="00752854" w:rsidP="00C649AA">
            <w:pPr>
              <w:jc w:val="center"/>
              <w:rPr>
                <w:rFonts w:ascii="Times New Roman" w:hAnsi="Times New Roman" w:cs="Times New Roman"/>
              </w:rPr>
            </w:pPr>
          </w:p>
        </w:tc>
        <w:tc>
          <w:tcPr>
            <w:tcW w:w="1170" w:type="dxa"/>
            <w:vAlign w:val="bottom"/>
          </w:tcPr>
          <w:p w14:paraId="079BA527" w14:textId="77777777" w:rsidR="00752854" w:rsidRPr="006A7CCE" w:rsidRDefault="00752854" w:rsidP="00C649AA">
            <w:pPr>
              <w:jc w:val="center"/>
              <w:rPr>
                <w:rFonts w:ascii="Times New Roman" w:hAnsi="Times New Roman" w:cs="Times New Roman"/>
              </w:rPr>
            </w:pPr>
          </w:p>
        </w:tc>
      </w:tr>
      <w:tr w:rsidR="00752854" w:rsidRPr="006A7CCE" w14:paraId="060A6AD6" w14:textId="77777777" w:rsidTr="00752854">
        <w:tc>
          <w:tcPr>
            <w:tcW w:w="4283" w:type="dxa"/>
          </w:tcPr>
          <w:p w14:paraId="7706AEA5"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Northeast</w:t>
            </w:r>
          </w:p>
        </w:tc>
        <w:tc>
          <w:tcPr>
            <w:tcW w:w="1440" w:type="dxa"/>
          </w:tcPr>
          <w:p w14:paraId="5666ED12" w14:textId="77777777" w:rsidR="00752854" w:rsidRPr="006A7CCE" w:rsidRDefault="00752854" w:rsidP="00C649AA">
            <w:pPr>
              <w:jc w:val="center"/>
              <w:rPr>
                <w:rFonts w:ascii="Times New Roman" w:hAnsi="Times New Roman" w:cs="Times New Roman"/>
              </w:rPr>
            </w:pPr>
          </w:p>
        </w:tc>
        <w:tc>
          <w:tcPr>
            <w:tcW w:w="1350" w:type="dxa"/>
          </w:tcPr>
          <w:p w14:paraId="45A1B291" w14:textId="77777777" w:rsidR="00752854" w:rsidRPr="006A7CCE" w:rsidRDefault="00752854" w:rsidP="00C649AA">
            <w:pPr>
              <w:jc w:val="center"/>
              <w:rPr>
                <w:rFonts w:ascii="Times New Roman" w:hAnsi="Times New Roman" w:cs="Times New Roman"/>
              </w:rPr>
            </w:pPr>
          </w:p>
        </w:tc>
        <w:tc>
          <w:tcPr>
            <w:tcW w:w="1440" w:type="dxa"/>
            <w:tcBorders>
              <w:left w:val="nil"/>
              <w:bottom w:val="nil"/>
              <w:right w:val="nil"/>
            </w:tcBorders>
            <w:shd w:val="clear" w:color="auto" w:fill="auto"/>
            <w:vAlign w:val="bottom"/>
          </w:tcPr>
          <w:p w14:paraId="674C3526"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0.81</w:t>
            </w:r>
          </w:p>
        </w:tc>
        <w:tc>
          <w:tcPr>
            <w:tcW w:w="1170" w:type="dxa"/>
            <w:tcBorders>
              <w:left w:val="nil"/>
              <w:bottom w:val="nil"/>
              <w:right w:val="nil"/>
            </w:tcBorders>
            <w:shd w:val="clear" w:color="auto" w:fill="auto"/>
            <w:vAlign w:val="bottom"/>
          </w:tcPr>
          <w:p w14:paraId="719FCFCA"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0.78</w:t>
            </w:r>
          </w:p>
        </w:tc>
      </w:tr>
      <w:tr w:rsidR="00752854" w:rsidRPr="006A7CCE" w14:paraId="708DC535" w14:textId="77777777" w:rsidTr="00752854">
        <w:tc>
          <w:tcPr>
            <w:tcW w:w="4283" w:type="dxa"/>
          </w:tcPr>
          <w:p w14:paraId="58B14B56"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South</w:t>
            </w:r>
          </w:p>
        </w:tc>
        <w:tc>
          <w:tcPr>
            <w:tcW w:w="1440" w:type="dxa"/>
          </w:tcPr>
          <w:p w14:paraId="24A419E8" w14:textId="77777777" w:rsidR="00752854" w:rsidRPr="006A7CCE" w:rsidRDefault="00752854" w:rsidP="00C649AA">
            <w:pPr>
              <w:jc w:val="center"/>
              <w:rPr>
                <w:rFonts w:ascii="Times New Roman" w:hAnsi="Times New Roman" w:cs="Times New Roman"/>
              </w:rPr>
            </w:pPr>
          </w:p>
        </w:tc>
        <w:tc>
          <w:tcPr>
            <w:tcW w:w="1350" w:type="dxa"/>
          </w:tcPr>
          <w:p w14:paraId="46828FD4" w14:textId="77777777" w:rsidR="00752854" w:rsidRPr="006A7CCE" w:rsidRDefault="00752854" w:rsidP="00C649AA">
            <w:pPr>
              <w:jc w:val="center"/>
              <w:rPr>
                <w:rFonts w:ascii="Times New Roman" w:hAnsi="Times New Roman" w:cs="Times New Roman"/>
              </w:rPr>
            </w:pPr>
          </w:p>
        </w:tc>
        <w:tc>
          <w:tcPr>
            <w:tcW w:w="1440" w:type="dxa"/>
            <w:tcBorders>
              <w:top w:val="nil"/>
              <w:left w:val="nil"/>
              <w:bottom w:val="nil"/>
              <w:right w:val="nil"/>
            </w:tcBorders>
            <w:shd w:val="clear" w:color="auto" w:fill="auto"/>
            <w:vAlign w:val="bottom"/>
          </w:tcPr>
          <w:p w14:paraId="19D49AD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0.84</w:t>
            </w:r>
          </w:p>
        </w:tc>
        <w:tc>
          <w:tcPr>
            <w:tcW w:w="1170" w:type="dxa"/>
            <w:tcBorders>
              <w:top w:val="nil"/>
              <w:left w:val="nil"/>
              <w:bottom w:val="nil"/>
              <w:right w:val="nil"/>
            </w:tcBorders>
            <w:shd w:val="clear" w:color="auto" w:fill="auto"/>
            <w:vAlign w:val="bottom"/>
          </w:tcPr>
          <w:p w14:paraId="0C4540B7"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0.92</w:t>
            </w:r>
          </w:p>
        </w:tc>
      </w:tr>
      <w:tr w:rsidR="00752854" w:rsidRPr="006A7CCE" w14:paraId="0AC5FA4F" w14:textId="77777777" w:rsidTr="00752854">
        <w:tc>
          <w:tcPr>
            <w:tcW w:w="4283" w:type="dxa"/>
          </w:tcPr>
          <w:p w14:paraId="09D373C6"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Midwest</w:t>
            </w:r>
          </w:p>
        </w:tc>
        <w:tc>
          <w:tcPr>
            <w:tcW w:w="1440" w:type="dxa"/>
          </w:tcPr>
          <w:p w14:paraId="100D2D9A" w14:textId="77777777" w:rsidR="00752854" w:rsidRPr="006A7CCE" w:rsidRDefault="00752854" w:rsidP="00C649AA">
            <w:pPr>
              <w:jc w:val="center"/>
              <w:rPr>
                <w:rFonts w:ascii="Times New Roman" w:hAnsi="Times New Roman" w:cs="Times New Roman"/>
              </w:rPr>
            </w:pPr>
          </w:p>
        </w:tc>
        <w:tc>
          <w:tcPr>
            <w:tcW w:w="1350" w:type="dxa"/>
          </w:tcPr>
          <w:p w14:paraId="649B2909" w14:textId="77777777" w:rsidR="00752854" w:rsidRPr="006A7CCE" w:rsidRDefault="00752854" w:rsidP="00C649AA">
            <w:pPr>
              <w:jc w:val="center"/>
              <w:rPr>
                <w:rFonts w:ascii="Times New Roman" w:hAnsi="Times New Roman" w:cs="Times New Roman"/>
              </w:rPr>
            </w:pPr>
          </w:p>
        </w:tc>
        <w:tc>
          <w:tcPr>
            <w:tcW w:w="1440" w:type="dxa"/>
            <w:tcBorders>
              <w:top w:val="nil"/>
              <w:left w:val="nil"/>
              <w:right w:val="nil"/>
            </w:tcBorders>
            <w:shd w:val="clear" w:color="auto" w:fill="auto"/>
            <w:vAlign w:val="bottom"/>
          </w:tcPr>
          <w:p w14:paraId="2F82320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1.12</w:t>
            </w:r>
          </w:p>
        </w:tc>
        <w:tc>
          <w:tcPr>
            <w:tcW w:w="1170" w:type="dxa"/>
            <w:tcBorders>
              <w:top w:val="nil"/>
              <w:left w:val="nil"/>
              <w:right w:val="nil"/>
            </w:tcBorders>
            <w:shd w:val="clear" w:color="auto" w:fill="auto"/>
            <w:vAlign w:val="bottom"/>
          </w:tcPr>
          <w:p w14:paraId="30C64F1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1.16</w:t>
            </w:r>
          </w:p>
        </w:tc>
      </w:tr>
      <w:tr w:rsidR="00752854" w:rsidRPr="006A7CCE" w14:paraId="25E80E73" w14:textId="77777777" w:rsidTr="00752854">
        <w:tc>
          <w:tcPr>
            <w:tcW w:w="4283" w:type="dxa"/>
          </w:tcPr>
          <w:p w14:paraId="6820573A"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Survey Year</w:t>
            </w:r>
          </w:p>
        </w:tc>
        <w:tc>
          <w:tcPr>
            <w:tcW w:w="1440" w:type="dxa"/>
          </w:tcPr>
          <w:p w14:paraId="3BBF448E" w14:textId="77777777" w:rsidR="00752854" w:rsidRPr="006A7CCE" w:rsidRDefault="00752854" w:rsidP="00C649AA">
            <w:pPr>
              <w:jc w:val="center"/>
              <w:rPr>
                <w:rFonts w:ascii="Times New Roman" w:hAnsi="Times New Roman" w:cs="Times New Roman"/>
              </w:rPr>
            </w:pPr>
          </w:p>
        </w:tc>
        <w:tc>
          <w:tcPr>
            <w:tcW w:w="1350" w:type="dxa"/>
          </w:tcPr>
          <w:p w14:paraId="33B5D86C" w14:textId="77777777" w:rsidR="00752854" w:rsidRPr="006A7CCE" w:rsidRDefault="00752854" w:rsidP="00C649AA">
            <w:pPr>
              <w:jc w:val="center"/>
              <w:rPr>
                <w:rFonts w:ascii="Times New Roman" w:hAnsi="Times New Roman" w:cs="Times New Roman"/>
              </w:rPr>
            </w:pPr>
          </w:p>
        </w:tc>
        <w:tc>
          <w:tcPr>
            <w:tcW w:w="1440" w:type="dxa"/>
          </w:tcPr>
          <w:p w14:paraId="623C8318"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.97</w:t>
            </w:r>
          </w:p>
        </w:tc>
        <w:tc>
          <w:tcPr>
            <w:tcW w:w="1170" w:type="dxa"/>
            <w:tcBorders>
              <w:left w:val="nil"/>
              <w:right w:val="nil"/>
            </w:tcBorders>
            <w:shd w:val="clear" w:color="auto" w:fill="auto"/>
            <w:vAlign w:val="bottom"/>
          </w:tcPr>
          <w:p w14:paraId="467E241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0.97</w:t>
            </w:r>
          </w:p>
        </w:tc>
      </w:tr>
      <w:tr w:rsidR="00752854" w:rsidRPr="006A7CCE" w14:paraId="6F0CB826" w14:textId="77777777" w:rsidTr="00752854">
        <w:tc>
          <w:tcPr>
            <w:tcW w:w="4283" w:type="dxa"/>
          </w:tcPr>
          <w:p w14:paraId="527F0B3F"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Years of Education</w:t>
            </w:r>
          </w:p>
        </w:tc>
        <w:tc>
          <w:tcPr>
            <w:tcW w:w="1440" w:type="dxa"/>
          </w:tcPr>
          <w:p w14:paraId="6EDF55F0" w14:textId="77777777" w:rsidR="00752854" w:rsidRPr="006A7CCE" w:rsidRDefault="00752854" w:rsidP="00C649AA">
            <w:pPr>
              <w:jc w:val="center"/>
              <w:rPr>
                <w:rFonts w:ascii="Times New Roman" w:hAnsi="Times New Roman" w:cs="Times New Roman"/>
              </w:rPr>
            </w:pPr>
          </w:p>
        </w:tc>
        <w:tc>
          <w:tcPr>
            <w:tcW w:w="1350" w:type="dxa"/>
          </w:tcPr>
          <w:p w14:paraId="08F0C12A" w14:textId="77777777" w:rsidR="00752854" w:rsidRPr="006A7CCE" w:rsidRDefault="00752854" w:rsidP="00C649AA">
            <w:pPr>
              <w:jc w:val="center"/>
              <w:rPr>
                <w:rFonts w:ascii="Times New Roman" w:hAnsi="Times New Roman" w:cs="Times New Roman"/>
              </w:rPr>
            </w:pPr>
          </w:p>
        </w:tc>
        <w:tc>
          <w:tcPr>
            <w:tcW w:w="1440" w:type="dxa"/>
          </w:tcPr>
          <w:p w14:paraId="172F2E2B" w14:textId="77777777" w:rsidR="00752854" w:rsidRPr="006A7CCE" w:rsidRDefault="00752854" w:rsidP="00C649AA">
            <w:pPr>
              <w:jc w:val="center"/>
              <w:rPr>
                <w:rFonts w:ascii="Times New Roman" w:hAnsi="Times New Roman" w:cs="Times New Roman"/>
              </w:rPr>
            </w:pPr>
          </w:p>
        </w:tc>
        <w:tc>
          <w:tcPr>
            <w:tcW w:w="1170" w:type="dxa"/>
            <w:tcBorders>
              <w:left w:val="nil"/>
              <w:right w:val="nil"/>
            </w:tcBorders>
            <w:shd w:val="clear" w:color="auto" w:fill="auto"/>
            <w:vAlign w:val="bottom"/>
          </w:tcPr>
          <w:p w14:paraId="080AED2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0.98</w:t>
            </w:r>
          </w:p>
        </w:tc>
      </w:tr>
      <w:tr w:rsidR="00752854" w:rsidRPr="006A7CCE" w14:paraId="65A6E95C" w14:textId="77777777" w:rsidTr="00752854">
        <w:tc>
          <w:tcPr>
            <w:tcW w:w="4283" w:type="dxa"/>
          </w:tcPr>
          <w:p w14:paraId="56018BF4"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U.S. Economic Sector (REF= Blue collar)</w:t>
            </w:r>
          </w:p>
        </w:tc>
        <w:tc>
          <w:tcPr>
            <w:tcW w:w="1440" w:type="dxa"/>
            <w:vAlign w:val="bottom"/>
          </w:tcPr>
          <w:p w14:paraId="1462FD1D" w14:textId="77777777" w:rsidR="00752854" w:rsidRPr="006A7CCE" w:rsidRDefault="00752854" w:rsidP="00C649AA">
            <w:pPr>
              <w:jc w:val="center"/>
              <w:rPr>
                <w:rFonts w:ascii="Times New Roman" w:hAnsi="Times New Roman" w:cs="Times New Roman"/>
              </w:rPr>
            </w:pPr>
          </w:p>
        </w:tc>
        <w:tc>
          <w:tcPr>
            <w:tcW w:w="1350" w:type="dxa"/>
            <w:vAlign w:val="bottom"/>
          </w:tcPr>
          <w:p w14:paraId="34950379" w14:textId="77777777" w:rsidR="00752854" w:rsidRPr="006A7CCE" w:rsidRDefault="00752854" w:rsidP="00C649AA">
            <w:pPr>
              <w:jc w:val="center"/>
              <w:rPr>
                <w:rFonts w:ascii="Times New Roman" w:hAnsi="Times New Roman" w:cs="Times New Roman"/>
              </w:rPr>
            </w:pPr>
          </w:p>
        </w:tc>
        <w:tc>
          <w:tcPr>
            <w:tcW w:w="1440" w:type="dxa"/>
            <w:tcBorders>
              <w:left w:val="nil"/>
              <w:right w:val="nil"/>
            </w:tcBorders>
            <w:shd w:val="clear" w:color="auto" w:fill="auto"/>
            <w:vAlign w:val="bottom"/>
          </w:tcPr>
          <w:p w14:paraId="53B30CCD" w14:textId="77777777" w:rsidR="00752854" w:rsidRPr="006A7CCE" w:rsidRDefault="00752854" w:rsidP="00C649AA">
            <w:pPr>
              <w:jc w:val="center"/>
              <w:rPr>
                <w:rFonts w:ascii="Times New Roman" w:hAnsi="Times New Roman" w:cs="Times New Roman"/>
              </w:rPr>
            </w:pPr>
          </w:p>
        </w:tc>
        <w:tc>
          <w:tcPr>
            <w:tcW w:w="1170" w:type="dxa"/>
            <w:tcBorders>
              <w:left w:val="nil"/>
              <w:right w:val="nil"/>
            </w:tcBorders>
            <w:shd w:val="clear" w:color="auto" w:fill="auto"/>
            <w:vAlign w:val="bottom"/>
          </w:tcPr>
          <w:p w14:paraId="16FEF821" w14:textId="77777777" w:rsidR="00752854" w:rsidRPr="006A7CCE" w:rsidRDefault="00752854" w:rsidP="00C649AA">
            <w:pPr>
              <w:jc w:val="center"/>
              <w:rPr>
                <w:rFonts w:ascii="Times New Roman" w:hAnsi="Times New Roman" w:cs="Times New Roman"/>
              </w:rPr>
            </w:pPr>
          </w:p>
        </w:tc>
      </w:tr>
      <w:tr w:rsidR="00752854" w:rsidRPr="006A7CCE" w14:paraId="6901D404" w14:textId="77777777" w:rsidTr="00752854">
        <w:tc>
          <w:tcPr>
            <w:tcW w:w="4283" w:type="dxa"/>
          </w:tcPr>
          <w:p w14:paraId="4F536DB9"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None</w:t>
            </w:r>
          </w:p>
        </w:tc>
        <w:tc>
          <w:tcPr>
            <w:tcW w:w="1440" w:type="dxa"/>
            <w:vAlign w:val="bottom"/>
          </w:tcPr>
          <w:p w14:paraId="4EA54359" w14:textId="77777777" w:rsidR="00752854" w:rsidRPr="006A7CCE" w:rsidRDefault="00752854" w:rsidP="00C649AA">
            <w:pPr>
              <w:jc w:val="center"/>
              <w:rPr>
                <w:rFonts w:ascii="Times New Roman" w:hAnsi="Times New Roman" w:cs="Times New Roman"/>
              </w:rPr>
            </w:pPr>
          </w:p>
        </w:tc>
        <w:tc>
          <w:tcPr>
            <w:tcW w:w="1350" w:type="dxa"/>
            <w:vAlign w:val="bottom"/>
          </w:tcPr>
          <w:p w14:paraId="351591D0" w14:textId="77777777" w:rsidR="00752854" w:rsidRPr="006A7CCE" w:rsidRDefault="00752854" w:rsidP="00C649AA">
            <w:pPr>
              <w:jc w:val="center"/>
              <w:rPr>
                <w:rFonts w:ascii="Times New Roman" w:hAnsi="Times New Roman" w:cs="Times New Roman"/>
              </w:rPr>
            </w:pPr>
          </w:p>
        </w:tc>
        <w:tc>
          <w:tcPr>
            <w:tcW w:w="1440" w:type="dxa"/>
            <w:tcBorders>
              <w:left w:val="nil"/>
              <w:right w:val="nil"/>
            </w:tcBorders>
            <w:shd w:val="clear" w:color="auto" w:fill="auto"/>
            <w:vAlign w:val="bottom"/>
          </w:tcPr>
          <w:p w14:paraId="1787A24B" w14:textId="77777777" w:rsidR="00752854" w:rsidRPr="006A7CCE" w:rsidRDefault="00752854" w:rsidP="00C649AA">
            <w:pPr>
              <w:jc w:val="center"/>
              <w:rPr>
                <w:rFonts w:ascii="Times New Roman" w:hAnsi="Times New Roman" w:cs="Times New Roman"/>
              </w:rPr>
            </w:pPr>
          </w:p>
        </w:tc>
        <w:tc>
          <w:tcPr>
            <w:tcW w:w="1170" w:type="dxa"/>
            <w:tcBorders>
              <w:left w:val="nil"/>
              <w:right w:val="nil"/>
            </w:tcBorders>
            <w:shd w:val="clear" w:color="auto" w:fill="auto"/>
            <w:vAlign w:val="bottom"/>
          </w:tcPr>
          <w:p w14:paraId="4969E6E5"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4.16~</w:t>
            </w:r>
          </w:p>
        </w:tc>
      </w:tr>
      <w:tr w:rsidR="00752854" w:rsidRPr="006A7CCE" w14:paraId="6EC03BEA" w14:textId="77777777" w:rsidTr="00752854">
        <w:tc>
          <w:tcPr>
            <w:tcW w:w="4283" w:type="dxa"/>
          </w:tcPr>
          <w:p w14:paraId="062F8588"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Retail/Sales</w:t>
            </w:r>
          </w:p>
        </w:tc>
        <w:tc>
          <w:tcPr>
            <w:tcW w:w="1440" w:type="dxa"/>
            <w:vAlign w:val="bottom"/>
          </w:tcPr>
          <w:p w14:paraId="68227158" w14:textId="77777777" w:rsidR="00752854" w:rsidRPr="006A7CCE" w:rsidRDefault="00752854" w:rsidP="00C649AA">
            <w:pPr>
              <w:jc w:val="center"/>
              <w:rPr>
                <w:rFonts w:ascii="Times New Roman" w:hAnsi="Times New Roman" w:cs="Times New Roman"/>
              </w:rPr>
            </w:pPr>
          </w:p>
        </w:tc>
        <w:tc>
          <w:tcPr>
            <w:tcW w:w="1350" w:type="dxa"/>
            <w:vAlign w:val="bottom"/>
          </w:tcPr>
          <w:p w14:paraId="0C632CFD" w14:textId="77777777" w:rsidR="00752854" w:rsidRPr="006A7CCE" w:rsidRDefault="00752854" w:rsidP="00C649AA">
            <w:pPr>
              <w:jc w:val="center"/>
              <w:rPr>
                <w:rFonts w:ascii="Times New Roman" w:hAnsi="Times New Roman" w:cs="Times New Roman"/>
              </w:rPr>
            </w:pPr>
          </w:p>
        </w:tc>
        <w:tc>
          <w:tcPr>
            <w:tcW w:w="1440" w:type="dxa"/>
            <w:tcBorders>
              <w:left w:val="nil"/>
              <w:right w:val="nil"/>
            </w:tcBorders>
            <w:shd w:val="clear" w:color="auto" w:fill="auto"/>
            <w:vAlign w:val="bottom"/>
          </w:tcPr>
          <w:p w14:paraId="53C1AE97" w14:textId="77777777" w:rsidR="00752854" w:rsidRPr="006A7CCE" w:rsidRDefault="00752854" w:rsidP="00C649AA">
            <w:pPr>
              <w:jc w:val="center"/>
              <w:rPr>
                <w:rFonts w:ascii="Times New Roman" w:hAnsi="Times New Roman" w:cs="Times New Roman"/>
              </w:rPr>
            </w:pPr>
          </w:p>
        </w:tc>
        <w:tc>
          <w:tcPr>
            <w:tcW w:w="1170" w:type="dxa"/>
            <w:tcBorders>
              <w:top w:val="nil"/>
              <w:left w:val="nil"/>
              <w:right w:val="nil"/>
            </w:tcBorders>
            <w:shd w:val="clear" w:color="auto" w:fill="auto"/>
            <w:vAlign w:val="bottom"/>
          </w:tcPr>
          <w:p w14:paraId="4853B80A"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0.86</w:t>
            </w:r>
          </w:p>
        </w:tc>
      </w:tr>
      <w:tr w:rsidR="00752854" w:rsidRPr="006A7CCE" w14:paraId="22116144" w14:textId="77777777" w:rsidTr="00752854">
        <w:tc>
          <w:tcPr>
            <w:tcW w:w="4283" w:type="dxa"/>
          </w:tcPr>
          <w:p w14:paraId="5FC772F2"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Professional/ED/Health/Social Services</w:t>
            </w:r>
          </w:p>
        </w:tc>
        <w:tc>
          <w:tcPr>
            <w:tcW w:w="1440" w:type="dxa"/>
            <w:vAlign w:val="bottom"/>
          </w:tcPr>
          <w:p w14:paraId="0191A055" w14:textId="77777777" w:rsidR="00752854" w:rsidRPr="006A7CCE" w:rsidRDefault="00752854" w:rsidP="00C649AA">
            <w:pPr>
              <w:jc w:val="center"/>
              <w:rPr>
                <w:rFonts w:ascii="Times New Roman" w:hAnsi="Times New Roman" w:cs="Times New Roman"/>
              </w:rPr>
            </w:pPr>
          </w:p>
        </w:tc>
        <w:tc>
          <w:tcPr>
            <w:tcW w:w="1350" w:type="dxa"/>
            <w:vAlign w:val="bottom"/>
          </w:tcPr>
          <w:p w14:paraId="4AC09E5E" w14:textId="77777777" w:rsidR="00752854" w:rsidRPr="006A7CCE" w:rsidRDefault="00752854" w:rsidP="00C649AA">
            <w:pPr>
              <w:jc w:val="center"/>
              <w:rPr>
                <w:rFonts w:ascii="Times New Roman" w:hAnsi="Times New Roman" w:cs="Times New Roman"/>
              </w:rPr>
            </w:pPr>
          </w:p>
        </w:tc>
        <w:tc>
          <w:tcPr>
            <w:tcW w:w="1440" w:type="dxa"/>
            <w:tcBorders>
              <w:left w:val="nil"/>
              <w:right w:val="nil"/>
            </w:tcBorders>
            <w:shd w:val="clear" w:color="auto" w:fill="auto"/>
            <w:vAlign w:val="bottom"/>
          </w:tcPr>
          <w:p w14:paraId="5A884C8C" w14:textId="77777777" w:rsidR="00752854" w:rsidRPr="006A7CCE" w:rsidRDefault="00752854" w:rsidP="00C649AA">
            <w:pPr>
              <w:jc w:val="center"/>
              <w:rPr>
                <w:rFonts w:ascii="Times New Roman" w:hAnsi="Times New Roman" w:cs="Times New Roman"/>
              </w:rPr>
            </w:pPr>
          </w:p>
        </w:tc>
        <w:tc>
          <w:tcPr>
            <w:tcW w:w="1170" w:type="dxa"/>
            <w:tcBorders>
              <w:top w:val="nil"/>
              <w:left w:val="nil"/>
              <w:right w:val="nil"/>
            </w:tcBorders>
            <w:shd w:val="clear" w:color="auto" w:fill="auto"/>
            <w:vAlign w:val="bottom"/>
          </w:tcPr>
          <w:p w14:paraId="39ED7857"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0.90</w:t>
            </w:r>
          </w:p>
        </w:tc>
      </w:tr>
      <w:tr w:rsidR="00752854" w:rsidRPr="006A7CCE" w14:paraId="7482DC4F" w14:textId="77777777" w:rsidTr="00752854">
        <w:tc>
          <w:tcPr>
            <w:tcW w:w="4283" w:type="dxa"/>
          </w:tcPr>
          <w:p w14:paraId="0FCD3BC8"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General Support</w:t>
            </w:r>
          </w:p>
        </w:tc>
        <w:tc>
          <w:tcPr>
            <w:tcW w:w="1440" w:type="dxa"/>
            <w:vAlign w:val="bottom"/>
          </w:tcPr>
          <w:p w14:paraId="4F7B2579" w14:textId="77777777" w:rsidR="00752854" w:rsidRPr="006A7CCE" w:rsidRDefault="00752854" w:rsidP="00C649AA">
            <w:pPr>
              <w:jc w:val="center"/>
              <w:rPr>
                <w:rFonts w:ascii="Times New Roman" w:hAnsi="Times New Roman" w:cs="Times New Roman"/>
              </w:rPr>
            </w:pPr>
          </w:p>
        </w:tc>
        <w:tc>
          <w:tcPr>
            <w:tcW w:w="1350" w:type="dxa"/>
            <w:vAlign w:val="bottom"/>
          </w:tcPr>
          <w:p w14:paraId="4259672D" w14:textId="77777777" w:rsidR="00752854" w:rsidRPr="006A7CCE" w:rsidRDefault="00752854" w:rsidP="00C649AA">
            <w:pPr>
              <w:jc w:val="center"/>
              <w:rPr>
                <w:rFonts w:ascii="Times New Roman" w:hAnsi="Times New Roman" w:cs="Times New Roman"/>
              </w:rPr>
            </w:pPr>
          </w:p>
        </w:tc>
        <w:tc>
          <w:tcPr>
            <w:tcW w:w="1440" w:type="dxa"/>
            <w:tcBorders>
              <w:left w:val="nil"/>
              <w:right w:val="nil"/>
            </w:tcBorders>
            <w:shd w:val="clear" w:color="auto" w:fill="auto"/>
            <w:vAlign w:val="bottom"/>
          </w:tcPr>
          <w:p w14:paraId="7AD8097A" w14:textId="77777777" w:rsidR="00752854" w:rsidRPr="006A7CCE" w:rsidRDefault="00752854" w:rsidP="00C649AA">
            <w:pPr>
              <w:jc w:val="center"/>
              <w:rPr>
                <w:rFonts w:ascii="Times New Roman" w:hAnsi="Times New Roman" w:cs="Times New Roman"/>
              </w:rPr>
            </w:pPr>
          </w:p>
        </w:tc>
        <w:tc>
          <w:tcPr>
            <w:tcW w:w="1170" w:type="dxa"/>
            <w:tcBorders>
              <w:top w:val="nil"/>
              <w:left w:val="nil"/>
              <w:right w:val="nil"/>
            </w:tcBorders>
            <w:shd w:val="clear" w:color="auto" w:fill="auto"/>
            <w:vAlign w:val="bottom"/>
          </w:tcPr>
          <w:p w14:paraId="4CF08F3F"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1.03</w:t>
            </w:r>
          </w:p>
        </w:tc>
      </w:tr>
      <w:tr w:rsidR="00752854" w:rsidRPr="006A7CCE" w14:paraId="54C22C48" w14:textId="77777777" w:rsidTr="00752854">
        <w:tc>
          <w:tcPr>
            <w:tcW w:w="4283" w:type="dxa"/>
          </w:tcPr>
          <w:p w14:paraId="5B4AB7A9"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Other</w:t>
            </w:r>
          </w:p>
        </w:tc>
        <w:tc>
          <w:tcPr>
            <w:tcW w:w="1440" w:type="dxa"/>
            <w:vAlign w:val="bottom"/>
          </w:tcPr>
          <w:p w14:paraId="5C74BD10" w14:textId="77777777" w:rsidR="00752854" w:rsidRPr="006A7CCE" w:rsidRDefault="00752854" w:rsidP="00C649AA">
            <w:pPr>
              <w:jc w:val="center"/>
              <w:rPr>
                <w:rFonts w:ascii="Times New Roman" w:hAnsi="Times New Roman" w:cs="Times New Roman"/>
              </w:rPr>
            </w:pPr>
          </w:p>
        </w:tc>
        <w:tc>
          <w:tcPr>
            <w:tcW w:w="1350" w:type="dxa"/>
            <w:vAlign w:val="bottom"/>
          </w:tcPr>
          <w:p w14:paraId="0585F385" w14:textId="77777777" w:rsidR="00752854" w:rsidRPr="006A7CCE" w:rsidRDefault="00752854" w:rsidP="00C649AA">
            <w:pPr>
              <w:jc w:val="center"/>
              <w:rPr>
                <w:rFonts w:ascii="Times New Roman" w:hAnsi="Times New Roman" w:cs="Times New Roman"/>
              </w:rPr>
            </w:pPr>
          </w:p>
        </w:tc>
        <w:tc>
          <w:tcPr>
            <w:tcW w:w="1440" w:type="dxa"/>
            <w:tcBorders>
              <w:left w:val="nil"/>
              <w:right w:val="nil"/>
            </w:tcBorders>
            <w:shd w:val="clear" w:color="auto" w:fill="auto"/>
            <w:vAlign w:val="bottom"/>
          </w:tcPr>
          <w:p w14:paraId="7EDBED96" w14:textId="77777777" w:rsidR="00752854" w:rsidRPr="006A7CCE" w:rsidRDefault="00752854" w:rsidP="00C649AA">
            <w:pPr>
              <w:jc w:val="center"/>
              <w:rPr>
                <w:rFonts w:ascii="Times New Roman" w:hAnsi="Times New Roman" w:cs="Times New Roman"/>
              </w:rPr>
            </w:pPr>
          </w:p>
        </w:tc>
        <w:tc>
          <w:tcPr>
            <w:tcW w:w="1170" w:type="dxa"/>
            <w:tcBorders>
              <w:top w:val="nil"/>
              <w:left w:val="nil"/>
              <w:right w:val="nil"/>
            </w:tcBorders>
            <w:shd w:val="clear" w:color="auto" w:fill="auto"/>
            <w:vAlign w:val="bottom"/>
          </w:tcPr>
          <w:p w14:paraId="56367D24"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0.90</w:t>
            </w:r>
          </w:p>
        </w:tc>
      </w:tr>
      <w:tr w:rsidR="00752854" w:rsidRPr="006A7CCE" w14:paraId="75E68316" w14:textId="77777777" w:rsidTr="00752854">
        <w:tc>
          <w:tcPr>
            <w:tcW w:w="4283" w:type="dxa"/>
          </w:tcPr>
          <w:p w14:paraId="3829B4D3"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English at Arrival (REF=Not at all)</w:t>
            </w:r>
          </w:p>
        </w:tc>
        <w:tc>
          <w:tcPr>
            <w:tcW w:w="1440" w:type="dxa"/>
          </w:tcPr>
          <w:p w14:paraId="330AE75B" w14:textId="77777777" w:rsidR="00752854" w:rsidRPr="006A7CCE" w:rsidRDefault="00752854" w:rsidP="00C649AA">
            <w:pPr>
              <w:jc w:val="center"/>
              <w:rPr>
                <w:rFonts w:ascii="Times New Roman" w:hAnsi="Times New Roman" w:cs="Times New Roman"/>
              </w:rPr>
            </w:pPr>
          </w:p>
        </w:tc>
        <w:tc>
          <w:tcPr>
            <w:tcW w:w="1350" w:type="dxa"/>
          </w:tcPr>
          <w:p w14:paraId="445A6CB1" w14:textId="77777777" w:rsidR="00752854" w:rsidRPr="006A7CCE" w:rsidRDefault="00752854" w:rsidP="00C649AA">
            <w:pPr>
              <w:jc w:val="center"/>
              <w:rPr>
                <w:rFonts w:ascii="Times New Roman" w:hAnsi="Times New Roman" w:cs="Times New Roman"/>
              </w:rPr>
            </w:pPr>
          </w:p>
        </w:tc>
        <w:tc>
          <w:tcPr>
            <w:tcW w:w="1440" w:type="dxa"/>
          </w:tcPr>
          <w:p w14:paraId="5C08ABF3" w14:textId="77777777" w:rsidR="00752854" w:rsidRPr="006A7CCE" w:rsidRDefault="00752854" w:rsidP="00C649AA">
            <w:pPr>
              <w:jc w:val="center"/>
              <w:rPr>
                <w:rFonts w:ascii="Times New Roman" w:hAnsi="Times New Roman" w:cs="Times New Roman"/>
              </w:rPr>
            </w:pPr>
          </w:p>
        </w:tc>
        <w:tc>
          <w:tcPr>
            <w:tcW w:w="1170" w:type="dxa"/>
            <w:tcBorders>
              <w:left w:val="nil"/>
              <w:right w:val="nil"/>
            </w:tcBorders>
            <w:shd w:val="clear" w:color="auto" w:fill="auto"/>
            <w:vAlign w:val="bottom"/>
          </w:tcPr>
          <w:p w14:paraId="53B96776" w14:textId="77777777" w:rsidR="00752854" w:rsidRPr="006A7CCE" w:rsidRDefault="00752854" w:rsidP="00C649AA">
            <w:pPr>
              <w:jc w:val="center"/>
              <w:rPr>
                <w:rFonts w:ascii="Times New Roman" w:hAnsi="Times New Roman" w:cs="Times New Roman"/>
              </w:rPr>
            </w:pPr>
          </w:p>
        </w:tc>
      </w:tr>
      <w:tr w:rsidR="00752854" w:rsidRPr="006A7CCE" w14:paraId="19E063B7" w14:textId="77777777" w:rsidTr="00752854">
        <w:tc>
          <w:tcPr>
            <w:tcW w:w="4283" w:type="dxa"/>
          </w:tcPr>
          <w:p w14:paraId="273FC6F3"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Not Well</w:t>
            </w:r>
          </w:p>
        </w:tc>
        <w:tc>
          <w:tcPr>
            <w:tcW w:w="1440" w:type="dxa"/>
          </w:tcPr>
          <w:p w14:paraId="54C017BE" w14:textId="77777777" w:rsidR="00752854" w:rsidRPr="006A7CCE" w:rsidRDefault="00752854" w:rsidP="00C649AA">
            <w:pPr>
              <w:jc w:val="center"/>
              <w:rPr>
                <w:rFonts w:ascii="Times New Roman" w:hAnsi="Times New Roman" w:cs="Times New Roman"/>
              </w:rPr>
            </w:pPr>
          </w:p>
        </w:tc>
        <w:tc>
          <w:tcPr>
            <w:tcW w:w="1350" w:type="dxa"/>
          </w:tcPr>
          <w:p w14:paraId="685BA817" w14:textId="77777777" w:rsidR="00752854" w:rsidRPr="006A7CCE" w:rsidRDefault="00752854" w:rsidP="00C649AA">
            <w:pPr>
              <w:jc w:val="center"/>
              <w:rPr>
                <w:rFonts w:ascii="Times New Roman" w:hAnsi="Times New Roman" w:cs="Times New Roman"/>
              </w:rPr>
            </w:pPr>
          </w:p>
        </w:tc>
        <w:tc>
          <w:tcPr>
            <w:tcW w:w="1440" w:type="dxa"/>
          </w:tcPr>
          <w:p w14:paraId="1F4C72EB" w14:textId="77777777" w:rsidR="00752854" w:rsidRPr="006A7CCE" w:rsidRDefault="00752854" w:rsidP="00C649AA">
            <w:pPr>
              <w:jc w:val="center"/>
              <w:rPr>
                <w:rFonts w:ascii="Times New Roman" w:hAnsi="Times New Roman" w:cs="Times New Roman"/>
              </w:rPr>
            </w:pPr>
          </w:p>
        </w:tc>
        <w:tc>
          <w:tcPr>
            <w:tcW w:w="1170" w:type="dxa"/>
            <w:tcBorders>
              <w:left w:val="nil"/>
              <w:bottom w:val="nil"/>
              <w:right w:val="nil"/>
            </w:tcBorders>
            <w:shd w:val="clear" w:color="auto" w:fill="auto"/>
            <w:vAlign w:val="bottom"/>
          </w:tcPr>
          <w:p w14:paraId="52E15ED0"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0.93</w:t>
            </w:r>
          </w:p>
        </w:tc>
      </w:tr>
      <w:tr w:rsidR="00752854" w:rsidRPr="006A7CCE" w14:paraId="0756A9A6" w14:textId="77777777" w:rsidTr="00752854">
        <w:tc>
          <w:tcPr>
            <w:tcW w:w="4283" w:type="dxa"/>
          </w:tcPr>
          <w:p w14:paraId="505E16CE"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Well</w:t>
            </w:r>
          </w:p>
        </w:tc>
        <w:tc>
          <w:tcPr>
            <w:tcW w:w="1440" w:type="dxa"/>
          </w:tcPr>
          <w:p w14:paraId="449DC6EF" w14:textId="77777777" w:rsidR="00752854" w:rsidRPr="006A7CCE" w:rsidRDefault="00752854" w:rsidP="00C649AA">
            <w:pPr>
              <w:jc w:val="center"/>
              <w:rPr>
                <w:rFonts w:ascii="Times New Roman" w:hAnsi="Times New Roman" w:cs="Times New Roman"/>
              </w:rPr>
            </w:pPr>
          </w:p>
        </w:tc>
        <w:tc>
          <w:tcPr>
            <w:tcW w:w="1350" w:type="dxa"/>
          </w:tcPr>
          <w:p w14:paraId="73E5A074" w14:textId="77777777" w:rsidR="00752854" w:rsidRPr="006A7CCE" w:rsidRDefault="00752854" w:rsidP="00C649AA">
            <w:pPr>
              <w:jc w:val="center"/>
              <w:rPr>
                <w:rFonts w:ascii="Times New Roman" w:hAnsi="Times New Roman" w:cs="Times New Roman"/>
              </w:rPr>
            </w:pPr>
          </w:p>
        </w:tc>
        <w:tc>
          <w:tcPr>
            <w:tcW w:w="1440" w:type="dxa"/>
          </w:tcPr>
          <w:p w14:paraId="4B4975FB" w14:textId="77777777" w:rsidR="00752854" w:rsidRPr="006A7CCE" w:rsidRDefault="00752854" w:rsidP="00C649AA">
            <w:pPr>
              <w:jc w:val="center"/>
              <w:rPr>
                <w:rFonts w:ascii="Times New Roman" w:hAnsi="Times New Roman" w:cs="Times New Roman"/>
              </w:rPr>
            </w:pPr>
          </w:p>
        </w:tc>
        <w:tc>
          <w:tcPr>
            <w:tcW w:w="1170" w:type="dxa"/>
            <w:tcBorders>
              <w:top w:val="nil"/>
              <w:left w:val="nil"/>
              <w:bottom w:val="nil"/>
              <w:right w:val="nil"/>
            </w:tcBorders>
            <w:shd w:val="clear" w:color="auto" w:fill="auto"/>
            <w:vAlign w:val="bottom"/>
          </w:tcPr>
          <w:p w14:paraId="5C3FF121"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0.80</w:t>
            </w:r>
          </w:p>
        </w:tc>
      </w:tr>
      <w:tr w:rsidR="00752854" w:rsidRPr="006A7CCE" w14:paraId="546283DE" w14:textId="77777777" w:rsidTr="00752854">
        <w:tc>
          <w:tcPr>
            <w:tcW w:w="4283" w:type="dxa"/>
          </w:tcPr>
          <w:p w14:paraId="22B6F111" w14:textId="77777777" w:rsidR="00752854" w:rsidRPr="006A7CCE" w:rsidRDefault="00752854" w:rsidP="00C649AA">
            <w:pPr>
              <w:rPr>
                <w:rFonts w:ascii="Times New Roman" w:hAnsi="Times New Roman" w:cs="Times New Roman"/>
              </w:rPr>
            </w:pPr>
            <w:r w:rsidRPr="006A7CCE">
              <w:rPr>
                <w:rFonts w:ascii="Times New Roman" w:hAnsi="Times New Roman" w:cs="Times New Roman"/>
              </w:rPr>
              <w:t xml:space="preserve">     Very Well</w:t>
            </w:r>
          </w:p>
        </w:tc>
        <w:tc>
          <w:tcPr>
            <w:tcW w:w="1440" w:type="dxa"/>
          </w:tcPr>
          <w:p w14:paraId="5F4ACFA6" w14:textId="77777777" w:rsidR="00752854" w:rsidRPr="006A7CCE" w:rsidRDefault="00752854" w:rsidP="00C649AA">
            <w:pPr>
              <w:jc w:val="center"/>
              <w:rPr>
                <w:rFonts w:ascii="Times New Roman" w:hAnsi="Times New Roman" w:cs="Times New Roman"/>
              </w:rPr>
            </w:pPr>
          </w:p>
        </w:tc>
        <w:tc>
          <w:tcPr>
            <w:tcW w:w="1350" w:type="dxa"/>
          </w:tcPr>
          <w:p w14:paraId="540CEF2A" w14:textId="77777777" w:rsidR="00752854" w:rsidRPr="006A7CCE" w:rsidRDefault="00752854" w:rsidP="00C649AA">
            <w:pPr>
              <w:jc w:val="center"/>
              <w:rPr>
                <w:rFonts w:ascii="Times New Roman" w:hAnsi="Times New Roman" w:cs="Times New Roman"/>
              </w:rPr>
            </w:pPr>
          </w:p>
        </w:tc>
        <w:tc>
          <w:tcPr>
            <w:tcW w:w="1440" w:type="dxa"/>
          </w:tcPr>
          <w:p w14:paraId="0F4012A0" w14:textId="77777777" w:rsidR="00752854" w:rsidRPr="006A7CCE" w:rsidRDefault="00752854" w:rsidP="00C649AA">
            <w:pPr>
              <w:jc w:val="center"/>
              <w:rPr>
                <w:rFonts w:ascii="Times New Roman" w:hAnsi="Times New Roman" w:cs="Times New Roman"/>
              </w:rPr>
            </w:pPr>
          </w:p>
        </w:tc>
        <w:tc>
          <w:tcPr>
            <w:tcW w:w="1170" w:type="dxa"/>
            <w:tcBorders>
              <w:top w:val="nil"/>
              <w:left w:val="nil"/>
              <w:bottom w:val="nil"/>
              <w:right w:val="nil"/>
            </w:tcBorders>
            <w:shd w:val="clear" w:color="auto" w:fill="auto"/>
            <w:vAlign w:val="bottom"/>
          </w:tcPr>
          <w:p w14:paraId="28173AF9" w14:textId="77777777" w:rsidR="00752854" w:rsidRPr="006A7CCE" w:rsidRDefault="00752854" w:rsidP="00C649AA">
            <w:pPr>
              <w:jc w:val="center"/>
              <w:rPr>
                <w:rFonts w:ascii="Times New Roman" w:hAnsi="Times New Roman" w:cs="Times New Roman"/>
              </w:rPr>
            </w:pPr>
            <w:r w:rsidRPr="006A7CCE">
              <w:rPr>
                <w:rFonts w:ascii="Times New Roman" w:hAnsi="Times New Roman" w:cs="Times New Roman"/>
              </w:rPr>
              <w:t>0.94</w:t>
            </w:r>
          </w:p>
        </w:tc>
      </w:tr>
    </w:tbl>
    <w:p w14:paraId="1D57F39E" w14:textId="77777777" w:rsidR="001A3E7E" w:rsidRPr="006A7CCE" w:rsidRDefault="001A3E7E" w:rsidP="005A5556">
      <w:pPr>
        <w:pStyle w:val="NormalWeb"/>
        <w:spacing w:before="240" w:beforeAutospacing="0" w:after="240" w:afterAutospacing="0" w:line="480" w:lineRule="auto"/>
      </w:pPr>
    </w:p>
    <w:p w14:paraId="3EEB1712" w14:textId="3BE56EA0" w:rsidR="00350CF4" w:rsidRPr="006A7CCE" w:rsidRDefault="0079248A" w:rsidP="00715AA7">
      <w:pPr>
        <w:pStyle w:val="Heading2"/>
        <w:rPr>
          <w:color w:val="auto"/>
        </w:rPr>
      </w:pPr>
      <w:bookmarkStart w:id="47" w:name="_Toc101544073"/>
      <w:r w:rsidRPr="006A7CCE">
        <w:rPr>
          <w:color w:val="auto"/>
        </w:rPr>
        <w:t xml:space="preserve">Predictors of </w:t>
      </w:r>
      <w:r w:rsidR="008F011F" w:rsidRPr="006A7CCE">
        <w:rPr>
          <w:color w:val="auto"/>
        </w:rPr>
        <w:t xml:space="preserve">Weekly </w:t>
      </w:r>
      <w:r w:rsidR="00CF2F78" w:rsidRPr="006A7CCE">
        <w:rPr>
          <w:color w:val="auto"/>
        </w:rPr>
        <w:t>Working Hour</w:t>
      </w:r>
      <w:bookmarkEnd w:id="47"/>
      <w:r w:rsidR="006A7CCE" w:rsidRPr="006A7CCE">
        <w:rPr>
          <w:color w:val="auto"/>
        </w:rPr>
        <w:t>s</w:t>
      </w:r>
    </w:p>
    <w:p w14:paraId="5240D351" w14:textId="7229A933" w:rsidR="00CF2F78" w:rsidRPr="006A7CCE" w:rsidRDefault="00622675" w:rsidP="00D61BA8">
      <w:pPr>
        <w:pStyle w:val="NormalWeb"/>
        <w:spacing w:before="240" w:beforeAutospacing="0" w:after="240" w:afterAutospacing="0" w:line="480" w:lineRule="auto"/>
        <w:rPr>
          <w:iCs/>
        </w:rPr>
      </w:pPr>
      <w:bookmarkStart w:id="48" w:name="_Toc101544074"/>
      <w:r w:rsidRPr="006A7CCE">
        <w:rPr>
          <w:rStyle w:val="Heading3Char"/>
          <w:color w:val="auto"/>
        </w:rPr>
        <w:lastRenderedPageBreak/>
        <w:t>Demographic/</w:t>
      </w:r>
      <w:r w:rsidR="009D1AFE" w:rsidRPr="006A7CCE">
        <w:rPr>
          <w:rStyle w:val="Heading3Char"/>
          <w:color w:val="auto"/>
        </w:rPr>
        <w:t>Control variables</w:t>
      </w:r>
      <w:bookmarkEnd w:id="48"/>
      <w:r w:rsidR="009D1AFE" w:rsidRPr="006A7CCE">
        <w:rPr>
          <w:i/>
        </w:rPr>
        <w:t>.</w:t>
      </w:r>
      <w:r w:rsidR="009D1AFE" w:rsidRPr="006A7CCE">
        <w:rPr>
          <w:iCs/>
        </w:rPr>
        <w:t xml:space="preserve"> </w:t>
      </w:r>
      <w:r w:rsidRPr="006A7CCE">
        <w:rPr>
          <w:iCs/>
        </w:rPr>
        <w:t xml:space="preserve">About half of the variables included in this section were significant. </w:t>
      </w:r>
      <w:r w:rsidR="009B4C79" w:rsidRPr="006A7CCE">
        <w:rPr>
          <w:iCs/>
        </w:rPr>
        <w:t xml:space="preserve">Year of being in the United States </w:t>
      </w:r>
      <w:r w:rsidR="00B44216" w:rsidRPr="006A7CCE">
        <w:rPr>
          <w:iCs/>
        </w:rPr>
        <w:t xml:space="preserve">started out as a significant predictor till I incorporated human capital variables. </w:t>
      </w:r>
      <w:r w:rsidR="00524081" w:rsidRPr="006A7CCE">
        <w:rPr>
          <w:iCs/>
        </w:rPr>
        <w:t>Having a female head of the household decreased the weekly working hours reported</w:t>
      </w:r>
      <w:r w:rsidR="008C6327" w:rsidRPr="006A7CCE">
        <w:rPr>
          <w:iCs/>
        </w:rPr>
        <w:t xml:space="preserve"> by </w:t>
      </w:r>
      <w:r w:rsidR="009907C1" w:rsidRPr="006A7CCE">
        <w:rPr>
          <w:iCs/>
        </w:rPr>
        <w:t>9.48%</w:t>
      </w:r>
      <w:r w:rsidR="00524081" w:rsidRPr="006A7CCE">
        <w:rPr>
          <w:iCs/>
        </w:rPr>
        <w:t xml:space="preserve"> (p</w:t>
      </w:r>
      <w:r w:rsidR="0057406C" w:rsidRPr="006A7CCE">
        <w:rPr>
          <w:iCs/>
        </w:rPr>
        <w:t>&lt;.001</w:t>
      </w:r>
      <w:r w:rsidR="009907C1" w:rsidRPr="006A7CCE">
        <w:rPr>
          <w:iCs/>
        </w:rPr>
        <w:t xml:space="preserve">). Moving up in one of the age categories </w:t>
      </w:r>
      <w:r w:rsidR="0096141F" w:rsidRPr="006A7CCE">
        <w:rPr>
          <w:iCs/>
        </w:rPr>
        <w:t>had a small</w:t>
      </w:r>
      <w:r w:rsidR="005E0C8B" w:rsidRPr="006A7CCE">
        <w:rPr>
          <w:iCs/>
        </w:rPr>
        <w:t xml:space="preserve"> negative</w:t>
      </w:r>
      <w:r w:rsidR="0096141F" w:rsidRPr="006A7CCE">
        <w:rPr>
          <w:iCs/>
        </w:rPr>
        <w:t xml:space="preserve"> effect on the weekly working hours: about .14% (p</w:t>
      </w:r>
      <w:r w:rsidR="00D043DA" w:rsidRPr="006A7CCE">
        <w:rPr>
          <w:iCs/>
        </w:rPr>
        <w:t>=</w:t>
      </w:r>
      <w:r w:rsidR="0096141F" w:rsidRPr="006A7CCE">
        <w:rPr>
          <w:iCs/>
        </w:rPr>
        <w:t>.0</w:t>
      </w:r>
      <w:r w:rsidR="00D043DA" w:rsidRPr="006A7CCE">
        <w:rPr>
          <w:iCs/>
        </w:rPr>
        <w:t>45</w:t>
      </w:r>
      <w:r w:rsidR="0096141F" w:rsidRPr="006A7CCE">
        <w:rPr>
          <w:iCs/>
        </w:rPr>
        <w:t xml:space="preserve">). </w:t>
      </w:r>
      <w:r w:rsidR="00ED1FD1" w:rsidRPr="006A7CCE">
        <w:rPr>
          <w:iCs/>
        </w:rPr>
        <w:t xml:space="preserve">For every dependent in the household, weekly working hours </w:t>
      </w:r>
      <w:r w:rsidR="0057406C" w:rsidRPr="006A7CCE">
        <w:rPr>
          <w:iCs/>
        </w:rPr>
        <w:t>decreased</w:t>
      </w:r>
      <w:r w:rsidR="00ED1FD1" w:rsidRPr="006A7CCE">
        <w:rPr>
          <w:iCs/>
        </w:rPr>
        <w:t xml:space="preserve"> by </w:t>
      </w:r>
      <w:r w:rsidR="00D043DA" w:rsidRPr="006A7CCE">
        <w:rPr>
          <w:iCs/>
        </w:rPr>
        <w:t>2.7% (p</w:t>
      </w:r>
      <w:r w:rsidR="0057406C" w:rsidRPr="006A7CCE">
        <w:rPr>
          <w:iCs/>
        </w:rPr>
        <w:t>=.002).</w:t>
      </w:r>
      <w:r w:rsidR="00891A89" w:rsidRPr="006A7CCE">
        <w:rPr>
          <w:iCs/>
        </w:rPr>
        <w:t xml:space="preserve"> </w:t>
      </w:r>
    </w:p>
    <w:p w14:paraId="5AE9F3AA" w14:textId="51D9E34A" w:rsidR="00DC1454" w:rsidRPr="006A7CCE" w:rsidRDefault="00D14259" w:rsidP="00D61BA8">
      <w:pPr>
        <w:pStyle w:val="NormalWeb"/>
        <w:spacing w:before="240" w:beforeAutospacing="0" w:after="240" w:afterAutospacing="0" w:line="480" w:lineRule="auto"/>
        <w:rPr>
          <w:iCs/>
        </w:rPr>
      </w:pPr>
      <w:bookmarkStart w:id="49" w:name="_Toc101544075"/>
      <w:r w:rsidRPr="006A7CCE">
        <w:rPr>
          <w:rStyle w:val="Heading3Char"/>
          <w:color w:val="auto"/>
        </w:rPr>
        <w:t>Pre-resettlement context variables.</w:t>
      </w:r>
      <w:r w:rsidR="00622675" w:rsidRPr="006A7CCE">
        <w:rPr>
          <w:rStyle w:val="Heading3Char"/>
          <w:color w:val="auto"/>
        </w:rPr>
        <w:t xml:space="preserve"> </w:t>
      </w:r>
      <w:r w:rsidR="00622675" w:rsidRPr="006A7CCE">
        <w:rPr>
          <w:rStyle w:val="Heading3Char"/>
          <w:i w:val="0"/>
          <w:color w:val="auto"/>
        </w:rPr>
        <w:t>Context variables generally were significant predictors of weekly working hours.</w:t>
      </w:r>
      <w:bookmarkEnd w:id="49"/>
      <w:r w:rsidR="0090512D" w:rsidRPr="006A7CCE">
        <w:rPr>
          <w:iCs/>
        </w:rPr>
        <w:t xml:space="preserve"> </w:t>
      </w:r>
      <w:r w:rsidR="00A10A19" w:rsidRPr="006A7CCE">
        <w:rPr>
          <w:iCs/>
        </w:rPr>
        <w:t xml:space="preserve">Iraqis </w:t>
      </w:r>
      <w:r w:rsidR="00E97DC7" w:rsidRPr="006A7CCE">
        <w:rPr>
          <w:iCs/>
        </w:rPr>
        <w:t>worked about 8.8% fewer hours than Cubans did</w:t>
      </w:r>
      <w:r w:rsidR="00103C5F" w:rsidRPr="006A7CCE">
        <w:rPr>
          <w:iCs/>
        </w:rPr>
        <w:t xml:space="preserve"> (p=</w:t>
      </w:r>
      <w:r w:rsidR="00BB136F" w:rsidRPr="006A7CCE">
        <w:rPr>
          <w:iCs/>
        </w:rPr>
        <w:t>.003)</w:t>
      </w:r>
      <w:r w:rsidR="00E97DC7" w:rsidRPr="006A7CCE">
        <w:rPr>
          <w:iCs/>
        </w:rPr>
        <w:t xml:space="preserve">. Syrians </w:t>
      </w:r>
      <w:r w:rsidR="00103C5F" w:rsidRPr="006A7CCE">
        <w:rPr>
          <w:iCs/>
        </w:rPr>
        <w:t>had an estimated 7.9% fewer weekly working hours than Cubans</w:t>
      </w:r>
      <w:r w:rsidR="00BB136F" w:rsidRPr="006A7CCE">
        <w:rPr>
          <w:iCs/>
        </w:rPr>
        <w:t xml:space="preserve"> (p=.03)</w:t>
      </w:r>
      <w:r w:rsidR="00103C5F" w:rsidRPr="006A7CCE">
        <w:rPr>
          <w:iCs/>
        </w:rPr>
        <w:t>.</w:t>
      </w:r>
      <w:r w:rsidR="00BB136F" w:rsidRPr="006A7CCE">
        <w:rPr>
          <w:iCs/>
        </w:rPr>
        <w:t xml:space="preserve"> </w:t>
      </w:r>
    </w:p>
    <w:p w14:paraId="08298690" w14:textId="3F753E73" w:rsidR="0019140D" w:rsidRPr="006A7CCE" w:rsidRDefault="00DC1454" w:rsidP="00F371C0">
      <w:pPr>
        <w:pStyle w:val="NormalWeb"/>
        <w:spacing w:before="240" w:beforeAutospacing="0" w:after="240" w:afterAutospacing="0" w:line="480" w:lineRule="auto"/>
        <w:ind w:firstLine="720"/>
        <w:rPr>
          <w:iCs/>
        </w:rPr>
      </w:pPr>
      <w:r w:rsidRPr="006A7CCE">
        <w:rPr>
          <w:iCs/>
        </w:rPr>
        <w:t xml:space="preserve">Work history </w:t>
      </w:r>
      <w:r w:rsidR="00F371C0" w:rsidRPr="006A7CCE">
        <w:rPr>
          <w:iCs/>
        </w:rPr>
        <w:t xml:space="preserve">also predicted weekly working hours. Those without a work history had </w:t>
      </w:r>
      <w:r w:rsidR="005116C5" w:rsidRPr="006A7CCE">
        <w:rPr>
          <w:iCs/>
        </w:rPr>
        <w:t xml:space="preserve">28.9% fewer hours than those with a </w:t>
      </w:r>
      <w:r w:rsidR="000E6E91" w:rsidRPr="006A7CCE">
        <w:rPr>
          <w:iCs/>
        </w:rPr>
        <w:t>blue-collar</w:t>
      </w:r>
      <w:r w:rsidR="005116C5" w:rsidRPr="006A7CCE">
        <w:rPr>
          <w:iCs/>
        </w:rPr>
        <w:t xml:space="preserve"> history</w:t>
      </w:r>
      <w:r w:rsidR="00C6429B" w:rsidRPr="006A7CCE">
        <w:rPr>
          <w:iCs/>
        </w:rPr>
        <w:t>, though this result is only marginally significant (p=.</w:t>
      </w:r>
      <w:r w:rsidR="00445E07" w:rsidRPr="006A7CCE">
        <w:rPr>
          <w:iCs/>
        </w:rPr>
        <w:t xml:space="preserve">073). Those with a professional work history had 4.5% fewer weekly working hours than a </w:t>
      </w:r>
      <w:r w:rsidR="000E6E91" w:rsidRPr="006A7CCE">
        <w:rPr>
          <w:iCs/>
        </w:rPr>
        <w:t>blue-collar</w:t>
      </w:r>
      <w:r w:rsidR="00445E07" w:rsidRPr="006A7CCE">
        <w:rPr>
          <w:iCs/>
        </w:rPr>
        <w:t xml:space="preserve"> worker (p=</w:t>
      </w:r>
      <w:r w:rsidR="00677708" w:rsidRPr="006A7CCE">
        <w:rPr>
          <w:iCs/>
        </w:rPr>
        <w:t xml:space="preserve">.011). </w:t>
      </w:r>
      <w:r w:rsidR="003857A4" w:rsidRPr="006A7CCE">
        <w:rPr>
          <w:iCs/>
        </w:rPr>
        <w:t>Similarly,</w:t>
      </w:r>
      <w:r w:rsidR="00677708" w:rsidRPr="006A7CCE">
        <w:rPr>
          <w:iCs/>
        </w:rPr>
        <w:t xml:space="preserve"> though for different reasons, those with a history of working in the service sector also </w:t>
      </w:r>
      <w:r w:rsidR="001665CD" w:rsidRPr="006A7CCE">
        <w:rPr>
          <w:iCs/>
        </w:rPr>
        <w:t>received an estimated 4.09% fewer hours of work a week</w:t>
      </w:r>
      <w:r w:rsidR="00924AAC" w:rsidRPr="006A7CCE">
        <w:rPr>
          <w:iCs/>
        </w:rPr>
        <w:t xml:space="preserve"> (p=.009)</w:t>
      </w:r>
      <w:r w:rsidR="001665CD" w:rsidRPr="006A7CCE">
        <w:rPr>
          <w:iCs/>
        </w:rPr>
        <w:t xml:space="preserve">. </w:t>
      </w:r>
      <w:r w:rsidR="006D7BB3" w:rsidRPr="006A7CCE">
        <w:rPr>
          <w:iCs/>
        </w:rPr>
        <w:t xml:space="preserve">The history with the largest impact on weekly working hours was students, with </w:t>
      </w:r>
      <w:r w:rsidR="00E14EDD" w:rsidRPr="006A7CCE">
        <w:rPr>
          <w:iCs/>
        </w:rPr>
        <w:t>about 6.14% fewer weekly working hours than blue collar workers</w:t>
      </w:r>
      <w:r w:rsidR="003857A4" w:rsidRPr="006A7CCE">
        <w:rPr>
          <w:iCs/>
        </w:rPr>
        <w:t xml:space="preserve"> (p=</w:t>
      </w:r>
      <w:r w:rsidR="00924AAC" w:rsidRPr="006A7CCE">
        <w:rPr>
          <w:iCs/>
        </w:rPr>
        <w:t>.03)</w:t>
      </w:r>
      <w:r w:rsidR="00E14EDD" w:rsidRPr="006A7CCE">
        <w:rPr>
          <w:iCs/>
        </w:rPr>
        <w:t xml:space="preserve">. </w:t>
      </w:r>
    </w:p>
    <w:p w14:paraId="109DE411" w14:textId="4533B230" w:rsidR="00DC1454" w:rsidRPr="006A7CCE" w:rsidRDefault="0019140D" w:rsidP="0019140D">
      <w:pPr>
        <w:pStyle w:val="NormalWeb"/>
        <w:spacing w:before="240" w:beforeAutospacing="0" w:after="240" w:afterAutospacing="0" w:line="480" w:lineRule="auto"/>
        <w:rPr>
          <w:iCs/>
        </w:rPr>
      </w:pPr>
      <w:bookmarkStart w:id="50" w:name="_Toc101544076"/>
      <w:r w:rsidRPr="006A7CCE">
        <w:rPr>
          <w:rStyle w:val="Heading3Char"/>
          <w:color w:val="auto"/>
        </w:rPr>
        <w:t>Pre-</w:t>
      </w:r>
      <w:r w:rsidR="00FD5E2F" w:rsidRPr="006A7CCE">
        <w:rPr>
          <w:rStyle w:val="Heading3Char"/>
          <w:color w:val="auto"/>
        </w:rPr>
        <w:t>/post-</w:t>
      </w:r>
      <w:r w:rsidRPr="006A7CCE">
        <w:rPr>
          <w:rStyle w:val="Heading3Char"/>
          <w:color w:val="auto"/>
        </w:rPr>
        <w:t xml:space="preserve">resettlement </w:t>
      </w:r>
      <w:r w:rsidR="00890EF9" w:rsidRPr="006A7CCE">
        <w:rPr>
          <w:rStyle w:val="Heading3Char"/>
          <w:color w:val="auto"/>
        </w:rPr>
        <w:t>human capital.</w:t>
      </w:r>
      <w:bookmarkEnd w:id="50"/>
      <w:r w:rsidR="00890EF9" w:rsidRPr="006A7CCE">
        <w:rPr>
          <w:i/>
        </w:rPr>
        <w:t xml:space="preserve"> </w:t>
      </w:r>
      <w:r w:rsidR="00622675" w:rsidRPr="006A7CCE">
        <w:t xml:space="preserve">There were some surprising findings in the effects of human capital. Not only were the </w:t>
      </w:r>
      <w:r w:rsidRPr="006A7CCE">
        <w:rPr>
          <w:iCs/>
        </w:rPr>
        <w:t>effects of education only marginally significant</w:t>
      </w:r>
      <w:r w:rsidR="00622675" w:rsidRPr="006A7CCE">
        <w:rPr>
          <w:iCs/>
        </w:rPr>
        <w:t>,</w:t>
      </w:r>
      <w:r w:rsidRPr="006A7CCE">
        <w:rPr>
          <w:iCs/>
        </w:rPr>
        <w:t xml:space="preserve"> </w:t>
      </w:r>
      <w:r w:rsidR="00622675" w:rsidRPr="006A7CCE">
        <w:rPr>
          <w:iCs/>
        </w:rPr>
        <w:t>t</w:t>
      </w:r>
      <w:r w:rsidRPr="006A7CCE">
        <w:rPr>
          <w:iCs/>
        </w:rPr>
        <w:t xml:space="preserve">hose who could </w:t>
      </w:r>
      <w:r w:rsidR="00890EF9" w:rsidRPr="006A7CCE">
        <w:rPr>
          <w:iCs/>
        </w:rPr>
        <w:t xml:space="preserve">report not speaking English well had </w:t>
      </w:r>
      <w:r w:rsidR="00E61231" w:rsidRPr="006A7CCE">
        <w:rPr>
          <w:iCs/>
        </w:rPr>
        <w:t xml:space="preserve">on average 3.3% fewer weekly working hours than </w:t>
      </w:r>
      <w:r w:rsidR="00E61231" w:rsidRPr="006A7CCE">
        <w:rPr>
          <w:i/>
        </w:rPr>
        <w:t xml:space="preserve">those who </w:t>
      </w:r>
      <w:r w:rsidR="00DF2865" w:rsidRPr="006A7CCE">
        <w:rPr>
          <w:i/>
        </w:rPr>
        <w:t>reported not speaking English at all.</w:t>
      </w:r>
      <w:r w:rsidR="00DF2865" w:rsidRPr="006A7CCE">
        <w:rPr>
          <w:iCs/>
        </w:rPr>
        <w:t xml:space="preserve"> This is a </w:t>
      </w:r>
      <w:r w:rsidR="00FA7B5D" w:rsidRPr="006A7CCE">
        <w:rPr>
          <w:iCs/>
        </w:rPr>
        <w:t>puzzling</w:t>
      </w:r>
      <w:r w:rsidR="00DF2865" w:rsidRPr="006A7CCE">
        <w:rPr>
          <w:iCs/>
        </w:rPr>
        <w:t xml:space="preserve"> finding and may represent </w:t>
      </w:r>
      <w:r w:rsidR="003C3F45" w:rsidRPr="006A7CCE">
        <w:rPr>
          <w:iCs/>
        </w:rPr>
        <w:t>labor preferences</w:t>
      </w:r>
      <w:r w:rsidR="00FA7B5D" w:rsidRPr="006A7CCE">
        <w:rPr>
          <w:iCs/>
        </w:rPr>
        <w:t xml:space="preserve"> or employer selection effects </w:t>
      </w:r>
      <w:r w:rsidR="003C3F45" w:rsidRPr="006A7CCE">
        <w:rPr>
          <w:iCs/>
        </w:rPr>
        <w:t xml:space="preserve">between those who do not speak any English and those with weak English proficiency. </w:t>
      </w:r>
    </w:p>
    <w:p w14:paraId="64371DB2" w14:textId="00556FE1" w:rsidR="00A577BB" w:rsidRPr="006A7CCE" w:rsidRDefault="00B153C9" w:rsidP="00A577BB">
      <w:pPr>
        <w:pStyle w:val="NormalWeb"/>
        <w:spacing w:before="240" w:beforeAutospacing="0" w:after="240" w:afterAutospacing="0" w:line="480" w:lineRule="auto"/>
        <w:ind w:firstLine="720"/>
      </w:pPr>
      <w:r w:rsidRPr="006A7CCE">
        <w:lastRenderedPageBreak/>
        <w:t>Those</w:t>
      </w:r>
      <w:r w:rsidR="0079248A" w:rsidRPr="006A7CCE">
        <w:t xml:space="preserve"> few</w:t>
      </w:r>
      <w:r w:rsidRPr="006A7CCE">
        <w:t xml:space="preserve"> who </w:t>
      </w:r>
      <w:r w:rsidR="000218FE" w:rsidRPr="006A7CCE">
        <w:t xml:space="preserve">end up in a U.S. work role </w:t>
      </w:r>
      <w:r w:rsidR="0079248A" w:rsidRPr="006A7CCE">
        <w:t>I collected together as a general support category (“Transport”, “Maintenance”, “General Products” and “Goods”)</w:t>
      </w:r>
      <w:r w:rsidR="000218FE" w:rsidRPr="006A7CCE">
        <w:t xml:space="preserve"> by the Annual Survey of Refugees </w:t>
      </w:r>
      <w:r w:rsidR="00E71832" w:rsidRPr="006A7CCE">
        <w:t>received an estimated 4.4% fewer weekly working hours than blue collar workers (p=.</w:t>
      </w:r>
      <w:r w:rsidR="00D0269C" w:rsidRPr="006A7CCE">
        <w:t>021)</w:t>
      </w:r>
      <w:r w:rsidR="00EE3BE9" w:rsidRPr="006A7CCE">
        <w:t>.</w:t>
      </w:r>
    </w:p>
    <w:p w14:paraId="5D00D118" w14:textId="215A602C" w:rsidR="00EE3BE9" w:rsidRPr="006A7CCE" w:rsidRDefault="00622675" w:rsidP="00622675">
      <w:pPr>
        <w:pStyle w:val="NormalWeb"/>
        <w:spacing w:before="240" w:beforeAutospacing="0" w:after="240" w:afterAutospacing="0" w:line="480" w:lineRule="auto"/>
        <w:ind w:firstLine="720"/>
      </w:pPr>
      <w:r w:rsidRPr="006A7CCE">
        <w:rPr>
          <w:i/>
        </w:rPr>
        <w:t xml:space="preserve">Comparing the relative importance of human capital and context variables. </w:t>
      </w:r>
      <w:r w:rsidR="00EE3BE9" w:rsidRPr="006A7CCE">
        <w:t>The comparisons of variables saw similar results to previous models. The human capital model had lower AIC and BIC</w:t>
      </w:r>
      <w:r w:rsidR="006C3E5D" w:rsidRPr="006A7CCE">
        <w:t>’s (AIC=</w:t>
      </w:r>
      <w:r w:rsidR="008029EB" w:rsidRPr="006A7CCE">
        <w:t>-20,154.49, BIC=280.12)</w:t>
      </w:r>
      <w:r w:rsidR="006C3E5D" w:rsidRPr="006A7CCE">
        <w:t xml:space="preserve"> than the context variable only model (AIC=-22,995.82, BIC= 312.83). </w:t>
      </w:r>
      <w:r w:rsidR="008029EB" w:rsidRPr="006A7CCE">
        <w:t xml:space="preserve">The </w:t>
      </w:r>
      <w:r w:rsidR="00D2341A" w:rsidRPr="006A7CCE">
        <w:t xml:space="preserve">human capital hypothetical individual had a predicted log working hours of </w:t>
      </w:r>
      <w:r w:rsidR="000B048D" w:rsidRPr="006A7CCE">
        <w:t>4.13 (standard error=.017). The context hypothetical individual had a predicted</w:t>
      </w:r>
      <w:r w:rsidR="0060156B" w:rsidRPr="006A7CCE">
        <w:t xml:space="preserve"> log </w:t>
      </w:r>
      <w:r w:rsidR="000B048D" w:rsidRPr="006A7CCE">
        <w:t xml:space="preserve">working hours </w:t>
      </w:r>
      <w:r w:rsidR="009E7A7A" w:rsidRPr="006A7CCE">
        <w:t>of 4.13 (standard error=.035)</w:t>
      </w:r>
      <w:r w:rsidR="004639C4" w:rsidRPr="006A7CCE">
        <w:t xml:space="preserve">. </w:t>
      </w:r>
      <w:r w:rsidR="0060156B" w:rsidRPr="006A7CCE">
        <w:t xml:space="preserve">These results are mixed in predicted probabilities though the information criterions again favor human capital as the more explanatory factor. </w:t>
      </w:r>
    </w:p>
    <w:p w14:paraId="23284A1C" w14:textId="150BD4FA" w:rsidR="006A7CCE" w:rsidRPr="006A7CCE" w:rsidRDefault="006A7CCE">
      <w:pPr>
        <w:rPr>
          <w:rFonts w:ascii="Times New Roman" w:eastAsia="Times New Roman" w:hAnsi="Times New Roman" w:cs="Times New Roman"/>
          <w:i/>
          <w:sz w:val="24"/>
          <w:szCs w:val="24"/>
        </w:rPr>
      </w:pPr>
      <w:r w:rsidRPr="006A7CCE">
        <w:rPr>
          <w:rFonts w:ascii="Times New Roman" w:hAnsi="Times New Roman" w:cs="Times New Roman"/>
          <w:i/>
        </w:rPr>
        <w:br w:type="page"/>
      </w:r>
    </w:p>
    <w:tbl>
      <w:tblPr>
        <w:tblStyle w:val="TableGrid"/>
        <w:tblpPr w:leftFromText="180" w:rightFromText="180" w:vertAnchor="page" w:horzAnchor="margin" w:tblpXSpec="center" w:tblpY="637"/>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0"/>
        <w:gridCol w:w="1350"/>
        <w:gridCol w:w="1350"/>
        <w:gridCol w:w="1440"/>
        <w:gridCol w:w="1260"/>
        <w:gridCol w:w="1170"/>
      </w:tblGrid>
      <w:tr w:rsidR="006A7CCE" w:rsidRPr="006A7CCE" w14:paraId="7BA46BB6" w14:textId="77777777" w:rsidTr="006A7CCE">
        <w:tc>
          <w:tcPr>
            <w:tcW w:w="9810" w:type="dxa"/>
            <w:gridSpan w:val="6"/>
            <w:tcBorders>
              <w:top w:val="single" w:sz="4" w:space="0" w:color="auto"/>
            </w:tcBorders>
          </w:tcPr>
          <w:p w14:paraId="7B6F65E1" w14:textId="4FAE3447" w:rsidR="006A7CCE" w:rsidRPr="006A7CCE" w:rsidRDefault="006A7CCE" w:rsidP="006A7CCE">
            <w:pPr>
              <w:rPr>
                <w:rFonts w:ascii="Times New Roman" w:hAnsi="Times New Roman" w:cs="Times New Roman"/>
              </w:rPr>
            </w:pPr>
            <w:r w:rsidRPr="006A7CCE">
              <w:rPr>
                <w:rFonts w:ascii="Times New Roman" w:hAnsi="Times New Roman" w:cs="Times New Roman"/>
              </w:rPr>
              <w:lastRenderedPageBreak/>
              <w:t>TABLE</w:t>
            </w:r>
            <w:r w:rsidR="00605D8F">
              <w:rPr>
                <w:rFonts w:ascii="Times New Roman" w:hAnsi="Times New Roman" w:cs="Times New Roman"/>
              </w:rPr>
              <w:t xml:space="preserve"> 4.</w:t>
            </w:r>
            <w:r w:rsidRPr="006A7CCE">
              <w:rPr>
                <w:rFonts w:ascii="Times New Roman" w:hAnsi="Times New Roman" w:cs="Times New Roman"/>
              </w:rPr>
              <w:t xml:space="preserve"> Predicting the Natural Log of Weekly Working Hours with Pooled Data (2016-2018)</w:t>
            </w:r>
          </w:p>
        </w:tc>
      </w:tr>
      <w:tr w:rsidR="006A7CCE" w:rsidRPr="006A7CCE" w14:paraId="51271489" w14:textId="77777777" w:rsidTr="006A7CCE">
        <w:tc>
          <w:tcPr>
            <w:tcW w:w="3240" w:type="dxa"/>
            <w:tcBorders>
              <w:top w:val="single" w:sz="4" w:space="0" w:color="auto"/>
            </w:tcBorders>
          </w:tcPr>
          <w:p w14:paraId="6DC5126F" w14:textId="77777777" w:rsidR="006A7CCE" w:rsidRPr="006A7CCE" w:rsidRDefault="006A7CCE" w:rsidP="006A7CCE">
            <w:pPr>
              <w:rPr>
                <w:rFonts w:ascii="Times New Roman" w:hAnsi="Times New Roman" w:cs="Times New Roman"/>
              </w:rPr>
            </w:pPr>
          </w:p>
        </w:tc>
        <w:tc>
          <w:tcPr>
            <w:tcW w:w="1350" w:type="dxa"/>
            <w:tcBorders>
              <w:top w:val="single" w:sz="4" w:space="0" w:color="auto"/>
            </w:tcBorders>
          </w:tcPr>
          <w:p w14:paraId="3C612D20"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Basic Model</w:t>
            </w:r>
          </w:p>
        </w:tc>
        <w:tc>
          <w:tcPr>
            <w:tcW w:w="1350" w:type="dxa"/>
            <w:tcBorders>
              <w:top w:val="single" w:sz="4" w:space="0" w:color="auto"/>
            </w:tcBorders>
          </w:tcPr>
          <w:p w14:paraId="770D07C1"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Pre-Context</w:t>
            </w:r>
          </w:p>
        </w:tc>
        <w:tc>
          <w:tcPr>
            <w:tcW w:w="1440" w:type="dxa"/>
            <w:tcBorders>
              <w:top w:val="single" w:sz="4" w:space="0" w:color="auto"/>
            </w:tcBorders>
          </w:tcPr>
          <w:p w14:paraId="49EF5CDE"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Post- Context</w:t>
            </w:r>
          </w:p>
        </w:tc>
        <w:tc>
          <w:tcPr>
            <w:tcW w:w="1260" w:type="dxa"/>
            <w:tcBorders>
              <w:top w:val="single" w:sz="4" w:space="0" w:color="auto"/>
            </w:tcBorders>
          </w:tcPr>
          <w:p w14:paraId="7ECA7DE5"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Pre-Capital</w:t>
            </w:r>
          </w:p>
        </w:tc>
        <w:tc>
          <w:tcPr>
            <w:tcW w:w="1170" w:type="dxa"/>
            <w:tcBorders>
              <w:top w:val="single" w:sz="4" w:space="0" w:color="auto"/>
            </w:tcBorders>
          </w:tcPr>
          <w:p w14:paraId="394CC4CF"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Complete</w:t>
            </w:r>
          </w:p>
        </w:tc>
      </w:tr>
      <w:tr w:rsidR="006A7CCE" w:rsidRPr="006A7CCE" w14:paraId="0D44156F" w14:textId="77777777" w:rsidTr="006A7CCE">
        <w:tc>
          <w:tcPr>
            <w:tcW w:w="3240" w:type="dxa"/>
            <w:tcBorders>
              <w:bottom w:val="single" w:sz="4" w:space="0" w:color="auto"/>
            </w:tcBorders>
          </w:tcPr>
          <w:p w14:paraId="634BB5B7" w14:textId="77777777" w:rsidR="006A7CCE" w:rsidRPr="006A7CCE" w:rsidRDefault="006A7CCE" w:rsidP="006A7CCE">
            <w:pPr>
              <w:rPr>
                <w:rFonts w:ascii="Times New Roman" w:hAnsi="Times New Roman" w:cs="Times New Roman"/>
                <w:i/>
              </w:rPr>
            </w:pPr>
            <w:r w:rsidRPr="006A7CCE">
              <w:rPr>
                <w:rFonts w:ascii="Times New Roman" w:hAnsi="Times New Roman" w:cs="Times New Roman"/>
                <w:i/>
              </w:rPr>
              <w:t>Variables</w:t>
            </w:r>
          </w:p>
        </w:tc>
        <w:tc>
          <w:tcPr>
            <w:tcW w:w="1350" w:type="dxa"/>
            <w:tcBorders>
              <w:bottom w:val="single" w:sz="4" w:space="0" w:color="auto"/>
            </w:tcBorders>
          </w:tcPr>
          <w:p w14:paraId="6A872789"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Estimate</w:t>
            </w:r>
          </w:p>
        </w:tc>
        <w:tc>
          <w:tcPr>
            <w:tcW w:w="1350" w:type="dxa"/>
            <w:tcBorders>
              <w:bottom w:val="single" w:sz="4" w:space="0" w:color="auto"/>
            </w:tcBorders>
          </w:tcPr>
          <w:p w14:paraId="5E04AED9"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Estimate</w:t>
            </w:r>
          </w:p>
        </w:tc>
        <w:tc>
          <w:tcPr>
            <w:tcW w:w="1440" w:type="dxa"/>
            <w:tcBorders>
              <w:bottom w:val="single" w:sz="4" w:space="0" w:color="auto"/>
            </w:tcBorders>
          </w:tcPr>
          <w:p w14:paraId="74B4B33D"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Estimate</w:t>
            </w:r>
          </w:p>
        </w:tc>
        <w:tc>
          <w:tcPr>
            <w:tcW w:w="1260" w:type="dxa"/>
            <w:tcBorders>
              <w:bottom w:val="single" w:sz="4" w:space="0" w:color="auto"/>
            </w:tcBorders>
          </w:tcPr>
          <w:p w14:paraId="534D2764"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Estimate</w:t>
            </w:r>
          </w:p>
        </w:tc>
        <w:tc>
          <w:tcPr>
            <w:tcW w:w="1170" w:type="dxa"/>
            <w:tcBorders>
              <w:bottom w:val="single" w:sz="4" w:space="0" w:color="auto"/>
            </w:tcBorders>
          </w:tcPr>
          <w:p w14:paraId="51ED0776"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Estimate</w:t>
            </w:r>
          </w:p>
        </w:tc>
      </w:tr>
      <w:tr w:rsidR="006A7CCE" w:rsidRPr="006A7CCE" w14:paraId="08832F7D" w14:textId="77777777" w:rsidTr="006A7CCE">
        <w:tc>
          <w:tcPr>
            <w:tcW w:w="3240" w:type="dxa"/>
            <w:tcBorders>
              <w:top w:val="single" w:sz="4" w:space="0" w:color="auto"/>
            </w:tcBorders>
          </w:tcPr>
          <w:p w14:paraId="07F6F574"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Years in U.S.</w:t>
            </w:r>
          </w:p>
        </w:tc>
        <w:tc>
          <w:tcPr>
            <w:tcW w:w="1350" w:type="dxa"/>
            <w:tcBorders>
              <w:top w:val="single" w:sz="4" w:space="0" w:color="auto"/>
            </w:tcBorders>
            <w:vAlign w:val="bottom"/>
          </w:tcPr>
          <w:p w14:paraId="28332A7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0.008**</w:t>
            </w:r>
          </w:p>
        </w:tc>
        <w:tc>
          <w:tcPr>
            <w:tcW w:w="1350" w:type="dxa"/>
            <w:tcBorders>
              <w:top w:val="single" w:sz="4" w:space="0" w:color="auto"/>
              <w:left w:val="nil"/>
              <w:right w:val="nil"/>
            </w:tcBorders>
            <w:shd w:val="clear" w:color="auto" w:fill="auto"/>
            <w:vAlign w:val="bottom"/>
          </w:tcPr>
          <w:p w14:paraId="4DF13ACC"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0.007*</w:t>
            </w:r>
          </w:p>
        </w:tc>
        <w:tc>
          <w:tcPr>
            <w:tcW w:w="1440" w:type="dxa"/>
            <w:tcBorders>
              <w:top w:val="single" w:sz="4" w:space="0" w:color="auto"/>
              <w:left w:val="nil"/>
              <w:right w:val="nil"/>
            </w:tcBorders>
            <w:shd w:val="clear" w:color="auto" w:fill="auto"/>
            <w:vAlign w:val="bottom"/>
          </w:tcPr>
          <w:p w14:paraId="3A6991F4"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0.006~</w:t>
            </w:r>
          </w:p>
        </w:tc>
        <w:tc>
          <w:tcPr>
            <w:tcW w:w="1260" w:type="dxa"/>
            <w:tcBorders>
              <w:top w:val="single" w:sz="4" w:space="0" w:color="auto"/>
              <w:left w:val="nil"/>
              <w:right w:val="nil"/>
            </w:tcBorders>
            <w:shd w:val="clear" w:color="auto" w:fill="auto"/>
            <w:vAlign w:val="bottom"/>
          </w:tcPr>
          <w:p w14:paraId="7F11226A"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0.005</w:t>
            </w:r>
          </w:p>
        </w:tc>
        <w:tc>
          <w:tcPr>
            <w:tcW w:w="1170" w:type="dxa"/>
            <w:tcBorders>
              <w:top w:val="single" w:sz="4" w:space="0" w:color="auto"/>
            </w:tcBorders>
            <w:vAlign w:val="bottom"/>
          </w:tcPr>
          <w:p w14:paraId="4F62487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0.003</w:t>
            </w:r>
          </w:p>
        </w:tc>
      </w:tr>
      <w:tr w:rsidR="006A7CCE" w:rsidRPr="006A7CCE" w14:paraId="544B7125" w14:textId="77777777" w:rsidTr="006A7CCE">
        <w:tc>
          <w:tcPr>
            <w:tcW w:w="3240" w:type="dxa"/>
          </w:tcPr>
          <w:p w14:paraId="2BC1869C"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Female (Versus Male)</w:t>
            </w:r>
          </w:p>
        </w:tc>
        <w:tc>
          <w:tcPr>
            <w:tcW w:w="1350" w:type="dxa"/>
            <w:vAlign w:val="bottom"/>
          </w:tcPr>
          <w:p w14:paraId="3A55CAFD"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-0.109***</w:t>
            </w:r>
          </w:p>
        </w:tc>
        <w:tc>
          <w:tcPr>
            <w:tcW w:w="1350" w:type="dxa"/>
            <w:tcBorders>
              <w:left w:val="nil"/>
              <w:right w:val="nil"/>
            </w:tcBorders>
            <w:shd w:val="clear" w:color="auto" w:fill="auto"/>
            <w:vAlign w:val="bottom"/>
          </w:tcPr>
          <w:p w14:paraId="08592E3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-0.104***</w:t>
            </w:r>
          </w:p>
        </w:tc>
        <w:tc>
          <w:tcPr>
            <w:tcW w:w="1440" w:type="dxa"/>
            <w:tcBorders>
              <w:left w:val="nil"/>
              <w:right w:val="nil"/>
            </w:tcBorders>
            <w:shd w:val="clear" w:color="auto" w:fill="auto"/>
            <w:vAlign w:val="bottom"/>
          </w:tcPr>
          <w:p w14:paraId="604ED9CE"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-0.108***</w:t>
            </w:r>
          </w:p>
        </w:tc>
        <w:tc>
          <w:tcPr>
            <w:tcW w:w="1260" w:type="dxa"/>
            <w:tcBorders>
              <w:left w:val="nil"/>
              <w:right w:val="nil"/>
            </w:tcBorders>
            <w:shd w:val="clear" w:color="auto" w:fill="auto"/>
            <w:vAlign w:val="bottom"/>
          </w:tcPr>
          <w:p w14:paraId="4C06AE45"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-0.100***</w:t>
            </w:r>
          </w:p>
        </w:tc>
        <w:tc>
          <w:tcPr>
            <w:tcW w:w="1170" w:type="dxa"/>
            <w:vAlign w:val="bottom"/>
          </w:tcPr>
          <w:p w14:paraId="37585F43"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-0.100***</w:t>
            </w:r>
          </w:p>
        </w:tc>
      </w:tr>
      <w:tr w:rsidR="006A7CCE" w:rsidRPr="006A7CCE" w14:paraId="0A5D5BB2" w14:textId="77777777" w:rsidTr="006A7CCE">
        <w:tc>
          <w:tcPr>
            <w:tcW w:w="3240" w:type="dxa"/>
          </w:tcPr>
          <w:p w14:paraId="6D40702E"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Age</w:t>
            </w:r>
          </w:p>
        </w:tc>
        <w:tc>
          <w:tcPr>
            <w:tcW w:w="1350" w:type="dxa"/>
            <w:vAlign w:val="bottom"/>
          </w:tcPr>
          <w:p w14:paraId="5C1C8973"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-0.001</w:t>
            </w:r>
          </w:p>
        </w:tc>
        <w:tc>
          <w:tcPr>
            <w:tcW w:w="1350" w:type="dxa"/>
            <w:tcBorders>
              <w:top w:val="nil"/>
              <w:left w:val="nil"/>
              <w:bottom w:val="nil"/>
              <w:right w:val="nil"/>
            </w:tcBorders>
            <w:shd w:val="clear" w:color="auto" w:fill="auto"/>
            <w:vAlign w:val="bottom"/>
          </w:tcPr>
          <w:p w14:paraId="4DD1DA9E"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-0.001*</w:t>
            </w:r>
          </w:p>
        </w:tc>
        <w:tc>
          <w:tcPr>
            <w:tcW w:w="1440" w:type="dxa"/>
            <w:tcBorders>
              <w:top w:val="nil"/>
              <w:left w:val="nil"/>
              <w:bottom w:val="nil"/>
              <w:right w:val="nil"/>
            </w:tcBorders>
            <w:shd w:val="clear" w:color="auto" w:fill="auto"/>
            <w:vAlign w:val="bottom"/>
          </w:tcPr>
          <w:p w14:paraId="06BCB113"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-0.001*</w:t>
            </w:r>
          </w:p>
        </w:tc>
        <w:tc>
          <w:tcPr>
            <w:tcW w:w="1260" w:type="dxa"/>
            <w:tcBorders>
              <w:top w:val="nil"/>
              <w:left w:val="nil"/>
              <w:bottom w:val="nil"/>
              <w:right w:val="nil"/>
            </w:tcBorders>
            <w:shd w:val="clear" w:color="auto" w:fill="auto"/>
            <w:vAlign w:val="bottom"/>
          </w:tcPr>
          <w:p w14:paraId="0FE1D8E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-0.002**</w:t>
            </w:r>
          </w:p>
        </w:tc>
        <w:tc>
          <w:tcPr>
            <w:tcW w:w="1170" w:type="dxa"/>
            <w:vAlign w:val="bottom"/>
          </w:tcPr>
          <w:p w14:paraId="664BF0A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-0.001*</w:t>
            </w:r>
          </w:p>
        </w:tc>
      </w:tr>
      <w:tr w:rsidR="006A7CCE" w:rsidRPr="006A7CCE" w14:paraId="2A3B4630" w14:textId="77777777" w:rsidTr="006A7CCE">
        <w:tc>
          <w:tcPr>
            <w:tcW w:w="3240" w:type="dxa"/>
          </w:tcPr>
          <w:p w14:paraId="3A936147"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Size of Household</w:t>
            </w:r>
          </w:p>
        </w:tc>
        <w:tc>
          <w:tcPr>
            <w:tcW w:w="1350" w:type="dxa"/>
            <w:vAlign w:val="bottom"/>
          </w:tcPr>
          <w:p w14:paraId="4307C1AD"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0.000</w:t>
            </w:r>
          </w:p>
        </w:tc>
        <w:tc>
          <w:tcPr>
            <w:tcW w:w="1350" w:type="dxa"/>
            <w:tcBorders>
              <w:top w:val="nil"/>
              <w:left w:val="nil"/>
              <w:bottom w:val="nil"/>
              <w:right w:val="nil"/>
            </w:tcBorders>
            <w:shd w:val="clear" w:color="auto" w:fill="auto"/>
            <w:vAlign w:val="bottom"/>
          </w:tcPr>
          <w:p w14:paraId="1B9DDE5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-0.001</w:t>
            </w:r>
          </w:p>
        </w:tc>
        <w:tc>
          <w:tcPr>
            <w:tcW w:w="1440" w:type="dxa"/>
            <w:tcBorders>
              <w:top w:val="nil"/>
              <w:left w:val="nil"/>
              <w:bottom w:val="nil"/>
              <w:right w:val="nil"/>
            </w:tcBorders>
            <w:shd w:val="clear" w:color="auto" w:fill="auto"/>
            <w:vAlign w:val="bottom"/>
          </w:tcPr>
          <w:p w14:paraId="126891C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-0.001</w:t>
            </w:r>
          </w:p>
        </w:tc>
        <w:tc>
          <w:tcPr>
            <w:tcW w:w="1260" w:type="dxa"/>
            <w:tcBorders>
              <w:top w:val="nil"/>
              <w:left w:val="nil"/>
              <w:bottom w:val="nil"/>
              <w:right w:val="nil"/>
            </w:tcBorders>
            <w:shd w:val="clear" w:color="auto" w:fill="auto"/>
            <w:vAlign w:val="bottom"/>
          </w:tcPr>
          <w:p w14:paraId="50ADE3D3"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-0.004</w:t>
            </w:r>
          </w:p>
        </w:tc>
        <w:tc>
          <w:tcPr>
            <w:tcW w:w="1170" w:type="dxa"/>
            <w:vAlign w:val="bottom"/>
          </w:tcPr>
          <w:p w14:paraId="3A09EFA4"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-0.001</w:t>
            </w:r>
          </w:p>
        </w:tc>
      </w:tr>
      <w:tr w:rsidR="006A7CCE" w:rsidRPr="006A7CCE" w14:paraId="05E47E44" w14:textId="77777777" w:rsidTr="006A7CCE">
        <w:tc>
          <w:tcPr>
            <w:tcW w:w="3240" w:type="dxa"/>
          </w:tcPr>
          <w:p w14:paraId="3F007096"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Divorced/Widowed (REF=Married)</w:t>
            </w:r>
          </w:p>
        </w:tc>
        <w:tc>
          <w:tcPr>
            <w:tcW w:w="1350" w:type="dxa"/>
            <w:vAlign w:val="bottom"/>
          </w:tcPr>
          <w:p w14:paraId="0EEBF97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0.018</w:t>
            </w:r>
          </w:p>
        </w:tc>
        <w:tc>
          <w:tcPr>
            <w:tcW w:w="1350" w:type="dxa"/>
            <w:tcBorders>
              <w:top w:val="nil"/>
              <w:left w:val="nil"/>
              <w:bottom w:val="nil"/>
              <w:right w:val="nil"/>
            </w:tcBorders>
            <w:shd w:val="clear" w:color="auto" w:fill="auto"/>
            <w:vAlign w:val="bottom"/>
          </w:tcPr>
          <w:p w14:paraId="0DCE354E"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0.018</w:t>
            </w:r>
          </w:p>
        </w:tc>
        <w:tc>
          <w:tcPr>
            <w:tcW w:w="1440" w:type="dxa"/>
            <w:tcBorders>
              <w:top w:val="nil"/>
              <w:left w:val="nil"/>
              <w:bottom w:val="nil"/>
              <w:right w:val="nil"/>
            </w:tcBorders>
            <w:shd w:val="clear" w:color="auto" w:fill="auto"/>
            <w:vAlign w:val="bottom"/>
          </w:tcPr>
          <w:p w14:paraId="3ADFBA77"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0.022</w:t>
            </w:r>
          </w:p>
        </w:tc>
        <w:tc>
          <w:tcPr>
            <w:tcW w:w="1260" w:type="dxa"/>
            <w:tcBorders>
              <w:top w:val="nil"/>
              <w:left w:val="nil"/>
              <w:bottom w:val="nil"/>
              <w:right w:val="nil"/>
            </w:tcBorders>
            <w:shd w:val="clear" w:color="auto" w:fill="auto"/>
            <w:vAlign w:val="bottom"/>
          </w:tcPr>
          <w:p w14:paraId="34014BDC"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0.002</w:t>
            </w:r>
          </w:p>
        </w:tc>
        <w:tc>
          <w:tcPr>
            <w:tcW w:w="1170" w:type="dxa"/>
            <w:vAlign w:val="bottom"/>
          </w:tcPr>
          <w:p w14:paraId="30C80E97"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-0.003</w:t>
            </w:r>
          </w:p>
        </w:tc>
      </w:tr>
      <w:tr w:rsidR="006A7CCE" w:rsidRPr="006A7CCE" w14:paraId="068D38D2" w14:textId="77777777" w:rsidTr="006A7CCE">
        <w:tc>
          <w:tcPr>
            <w:tcW w:w="3240" w:type="dxa"/>
          </w:tcPr>
          <w:p w14:paraId="29CCAE27"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Never Married (REF=Married)</w:t>
            </w:r>
          </w:p>
        </w:tc>
        <w:tc>
          <w:tcPr>
            <w:tcW w:w="1350" w:type="dxa"/>
            <w:vAlign w:val="bottom"/>
          </w:tcPr>
          <w:p w14:paraId="2C41D18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0.013</w:t>
            </w:r>
          </w:p>
        </w:tc>
        <w:tc>
          <w:tcPr>
            <w:tcW w:w="1350" w:type="dxa"/>
            <w:tcBorders>
              <w:top w:val="nil"/>
              <w:left w:val="nil"/>
              <w:bottom w:val="nil"/>
              <w:right w:val="nil"/>
            </w:tcBorders>
            <w:shd w:val="clear" w:color="auto" w:fill="auto"/>
            <w:vAlign w:val="bottom"/>
          </w:tcPr>
          <w:p w14:paraId="74100D3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0.016</w:t>
            </w:r>
          </w:p>
        </w:tc>
        <w:tc>
          <w:tcPr>
            <w:tcW w:w="1440" w:type="dxa"/>
            <w:tcBorders>
              <w:top w:val="nil"/>
              <w:left w:val="nil"/>
              <w:bottom w:val="nil"/>
              <w:right w:val="nil"/>
            </w:tcBorders>
            <w:shd w:val="clear" w:color="auto" w:fill="auto"/>
            <w:vAlign w:val="bottom"/>
          </w:tcPr>
          <w:p w14:paraId="26D7193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0.016</w:t>
            </w:r>
          </w:p>
        </w:tc>
        <w:tc>
          <w:tcPr>
            <w:tcW w:w="1260" w:type="dxa"/>
            <w:tcBorders>
              <w:top w:val="nil"/>
              <w:left w:val="nil"/>
              <w:bottom w:val="nil"/>
              <w:right w:val="nil"/>
            </w:tcBorders>
            <w:shd w:val="clear" w:color="auto" w:fill="auto"/>
            <w:vAlign w:val="bottom"/>
          </w:tcPr>
          <w:p w14:paraId="24F056E3"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0.006</w:t>
            </w:r>
          </w:p>
        </w:tc>
        <w:tc>
          <w:tcPr>
            <w:tcW w:w="1170" w:type="dxa"/>
            <w:vAlign w:val="bottom"/>
          </w:tcPr>
          <w:p w14:paraId="3342038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0.016</w:t>
            </w:r>
          </w:p>
        </w:tc>
      </w:tr>
      <w:tr w:rsidR="006A7CCE" w:rsidRPr="006A7CCE" w14:paraId="43D9E5FB" w14:textId="77777777" w:rsidTr="006A7CCE">
        <w:tc>
          <w:tcPr>
            <w:tcW w:w="3240" w:type="dxa"/>
          </w:tcPr>
          <w:p w14:paraId="72C9724E"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Other Marital Status (REF=Married)</w:t>
            </w:r>
          </w:p>
        </w:tc>
        <w:tc>
          <w:tcPr>
            <w:tcW w:w="1350" w:type="dxa"/>
            <w:vAlign w:val="bottom"/>
          </w:tcPr>
          <w:p w14:paraId="3533060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0.008</w:t>
            </w:r>
          </w:p>
        </w:tc>
        <w:tc>
          <w:tcPr>
            <w:tcW w:w="1350" w:type="dxa"/>
            <w:tcBorders>
              <w:top w:val="nil"/>
              <w:left w:val="nil"/>
              <w:bottom w:val="nil"/>
              <w:right w:val="nil"/>
            </w:tcBorders>
            <w:shd w:val="clear" w:color="auto" w:fill="auto"/>
            <w:vAlign w:val="bottom"/>
          </w:tcPr>
          <w:p w14:paraId="017A555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-0.014</w:t>
            </w:r>
          </w:p>
        </w:tc>
        <w:tc>
          <w:tcPr>
            <w:tcW w:w="1440" w:type="dxa"/>
            <w:tcBorders>
              <w:top w:val="nil"/>
              <w:left w:val="nil"/>
              <w:bottom w:val="nil"/>
              <w:right w:val="nil"/>
            </w:tcBorders>
            <w:shd w:val="clear" w:color="auto" w:fill="auto"/>
            <w:vAlign w:val="bottom"/>
          </w:tcPr>
          <w:p w14:paraId="4D27CF0E"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-0.019</w:t>
            </w:r>
          </w:p>
        </w:tc>
        <w:tc>
          <w:tcPr>
            <w:tcW w:w="1260" w:type="dxa"/>
            <w:tcBorders>
              <w:top w:val="nil"/>
              <w:left w:val="nil"/>
              <w:bottom w:val="nil"/>
              <w:right w:val="nil"/>
            </w:tcBorders>
            <w:shd w:val="clear" w:color="auto" w:fill="auto"/>
            <w:vAlign w:val="bottom"/>
          </w:tcPr>
          <w:p w14:paraId="0B3F22A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-0.018</w:t>
            </w:r>
          </w:p>
        </w:tc>
        <w:tc>
          <w:tcPr>
            <w:tcW w:w="1170" w:type="dxa"/>
            <w:vAlign w:val="bottom"/>
          </w:tcPr>
          <w:p w14:paraId="102057ED"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-0.010</w:t>
            </w:r>
          </w:p>
        </w:tc>
      </w:tr>
      <w:tr w:rsidR="006A7CCE" w:rsidRPr="006A7CCE" w14:paraId="6B7213C0" w14:textId="77777777" w:rsidTr="006A7CCE">
        <w:tc>
          <w:tcPr>
            <w:tcW w:w="3240" w:type="dxa"/>
          </w:tcPr>
          <w:p w14:paraId="1958A195"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Number of Dependents in the Household</w:t>
            </w:r>
          </w:p>
        </w:tc>
        <w:tc>
          <w:tcPr>
            <w:tcW w:w="1350" w:type="dxa"/>
            <w:vAlign w:val="bottom"/>
          </w:tcPr>
          <w:p w14:paraId="783B8AF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-0.039</w:t>
            </w:r>
          </w:p>
        </w:tc>
        <w:tc>
          <w:tcPr>
            <w:tcW w:w="1350" w:type="dxa"/>
            <w:tcBorders>
              <w:top w:val="nil"/>
              <w:left w:val="nil"/>
              <w:bottom w:val="nil"/>
              <w:right w:val="nil"/>
            </w:tcBorders>
            <w:shd w:val="clear" w:color="auto" w:fill="auto"/>
            <w:vAlign w:val="bottom"/>
          </w:tcPr>
          <w:p w14:paraId="1F4F54FD"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-0.032***</w:t>
            </w:r>
          </w:p>
        </w:tc>
        <w:tc>
          <w:tcPr>
            <w:tcW w:w="1440" w:type="dxa"/>
            <w:tcBorders>
              <w:top w:val="nil"/>
              <w:left w:val="nil"/>
              <w:bottom w:val="nil"/>
              <w:right w:val="nil"/>
            </w:tcBorders>
            <w:shd w:val="clear" w:color="auto" w:fill="auto"/>
            <w:vAlign w:val="bottom"/>
          </w:tcPr>
          <w:p w14:paraId="417C425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-0.031***</w:t>
            </w:r>
          </w:p>
        </w:tc>
        <w:tc>
          <w:tcPr>
            <w:tcW w:w="1260" w:type="dxa"/>
            <w:tcBorders>
              <w:top w:val="nil"/>
              <w:left w:val="nil"/>
              <w:bottom w:val="nil"/>
              <w:right w:val="nil"/>
            </w:tcBorders>
            <w:shd w:val="clear" w:color="auto" w:fill="auto"/>
            <w:vAlign w:val="bottom"/>
          </w:tcPr>
          <w:p w14:paraId="570A6BB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-0.028***</w:t>
            </w:r>
          </w:p>
        </w:tc>
        <w:tc>
          <w:tcPr>
            <w:tcW w:w="1170" w:type="dxa"/>
            <w:vAlign w:val="bottom"/>
          </w:tcPr>
          <w:p w14:paraId="45D3DA7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-0.028***</w:t>
            </w:r>
          </w:p>
        </w:tc>
      </w:tr>
      <w:tr w:rsidR="006A7CCE" w:rsidRPr="006A7CCE" w14:paraId="4CAD330D" w14:textId="77777777" w:rsidTr="006A7CCE">
        <w:tc>
          <w:tcPr>
            <w:tcW w:w="3240" w:type="dxa"/>
          </w:tcPr>
          <w:p w14:paraId="126C8FE2"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Birth Country (REF=Cuba)</w:t>
            </w:r>
          </w:p>
        </w:tc>
        <w:tc>
          <w:tcPr>
            <w:tcW w:w="1350" w:type="dxa"/>
          </w:tcPr>
          <w:p w14:paraId="69D89090" w14:textId="77777777" w:rsidR="006A7CCE" w:rsidRPr="006A7CCE" w:rsidRDefault="006A7CCE" w:rsidP="006A7CCE">
            <w:pPr>
              <w:jc w:val="center"/>
              <w:rPr>
                <w:rFonts w:ascii="Times New Roman" w:hAnsi="Times New Roman" w:cs="Times New Roman"/>
              </w:rPr>
            </w:pPr>
          </w:p>
        </w:tc>
        <w:tc>
          <w:tcPr>
            <w:tcW w:w="1350" w:type="dxa"/>
            <w:vAlign w:val="bottom"/>
          </w:tcPr>
          <w:p w14:paraId="342EDEBF" w14:textId="77777777" w:rsidR="006A7CCE" w:rsidRPr="006A7CCE" w:rsidRDefault="006A7CCE" w:rsidP="006A7CCE">
            <w:pPr>
              <w:jc w:val="center"/>
              <w:rPr>
                <w:rFonts w:ascii="Times New Roman" w:hAnsi="Times New Roman" w:cs="Times New Roman"/>
              </w:rPr>
            </w:pPr>
          </w:p>
        </w:tc>
        <w:tc>
          <w:tcPr>
            <w:tcW w:w="1440" w:type="dxa"/>
            <w:vAlign w:val="bottom"/>
          </w:tcPr>
          <w:p w14:paraId="05241796" w14:textId="77777777" w:rsidR="006A7CCE" w:rsidRPr="006A7CCE" w:rsidRDefault="006A7CCE" w:rsidP="006A7CCE">
            <w:pPr>
              <w:jc w:val="center"/>
              <w:rPr>
                <w:rFonts w:ascii="Times New Roman" w:hAnsi="Times New Roman" w:cs="Times New Roman"/>
              </w:rPr>
            </w:pPr>
          </w:p>
        </w:tc>
        <w:tc>
          <w:tcPr>
            <w:tcW w:w="1260" w:type="dxa"/>
            <w:vAlign w:val="bottom"/>
          </w:tcPr>
          <w:p w14:paraId="54A992EF" w14:textId="77777777" w:rsidR="006A7CCE" w:rsidRPr="006A7CCE" w:rsidRDefault="006A7CCE" w:rsidP="006A7CCE">
            <w:pPr>
              <w:jc w:val="center"/>
              <w:rPr>
                <w:rFonts w:ascii="Times New Roman" w:hAnsi="Times New Roman" w:cs="Times New Roman"/>
              </w:rPr>
            </w:pPr>
          </w:p>
        </w:tc>
        <w:tc>
          <w:tcPr>
            <w:tcW w:w="1170" w:type="dxa"/>
            <w:vAlign w:val="bottom"/>
          </w:tcPr>
          <w:p w14:paraId="0876B292" w14:textId="77777777" w:rsidR="006A7CCE" w:rsidRPr="006A7CCE" w:rsidRDefault="006A7CCE" w:rsidP="006A7CCE">
            <w:pPr>
              <w:jc w:val="center"/>
              <w:rPr>
                <w:rFonts w:ascii="Times New Roman" w:hAnsi="Times New Roman" w:cs="Times New Roman"/>
              </w:rPr>
            </w:pPr>
          </w:p>
        </w:tc>
      </w:tr>
      <w:tr w:rsidR="006A7CCE" w:rsidRPr="006A7CCE" w14:paraId="009F84C9" w14:textId="77777777" w:rsidTr="006A7CCE">
        <w:tc>
          <w:tcPr>
            <w:tcW w:w="3240" w:type="dxa"/>
          </w:tcPr>
          <w:p w14:paraId="2B8C536A"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Bhutan</w:t>
            </w:r>
          </w:p>
        </w:tc>
        <w:tc>
          <w:tcPr>
            <w:tcW w:w="1350" w:type="dxa"/>
            <w:tcBorders>
              <w:left w:val="nil"/>
              <w:bottom w:val="nil"/>
              <w:right w:val="nil"/>
            </w:tcBorders>
            <w:shd w:val="clear" w:color="auto" w:fill="auto"/>
            <w:vAlign w:val="bottom"/>
          </w:tcPr>
          <w:p w14:paraId="4168CD3E" w14:textId="77777777" w:rsidR="006A7CCE" w:rsidRPr="006A7CCE" w:rsidRDefault="006A7CCE" w:rsidP="006A7CCE">
            <w:pPr>
              <w:jc w:val="center"/>
              <w:rPr>
                <w:rFonts w:ascii="Times New Roman" w:hAnsi="Times New Roman" w:cs="Times New Roman"/>
                <w:i/>
              </w:rPr>
            </w:pPr>
          </w:p>
        </w:tc>
        <w:tc>
          <w:tcPr>
            <w:tcW w:w="1350" w:type="dxa"/>
            <w:vAlign w:val="bottom"/>
          </w:tcPr>
          <w:p w14:paraId="6C96A527" w14:textId="77777777" w:rsidR="006A7CCE" w:rsidRPr="006A7CCE" w:rsidRDefault="006A7CCE" w:rsidP="006A7CCE">
            <w:pPr>
              <w:jc w:val="center"/>
              <w:rPr>
                <w:rFonts w:ascii="Times New Roman" w:hAnsi="Times New Roman" w:cs="Times New Roman"/>
                <w:i/>
              </w:rPr>
            </w:pPr>
            <w:r w:rsidRPr="006A7CCE">
              <w:rPr>
                <w:rFonts w:ascii="Times New Roman" w:hAnsi="Times New Roman" w:cs="Times New Roman"/>
              </w:rPr>
              <w:t>-0.033</w:t>
            </w:r>
          </w:p>
        </w:tc>
        <w:tc>
          <w:tcPr>
            <w:tcW w:w="1440" w:type="dxa"/>
            <w:tcBorders>
              <w:left w:val="nil"/>
              <w:bottom w:val="nil"/>
              <w:right w:val="nil"/>
            </w:tcBorders>
            <w:shd w:val="clear" w:color="auto" w:fill="auto"/>
            <w:vAlign w:val="bottom"/>
          </w:tcPr>
          <w:p w14:paraId="6A4ABD01" w14:textId="77777777" w:rsidR="006A7CCE" w:rsidRPr="006A7CCE" w:rsidRDefault="006A7CCE" w:rsidP="006A7CCE">
            <w:pPr>
              <w:jc w:val="center"/>
              <w:rPr>
                <w:rFonts w:ascii="Times New Roman" w:hAnsi="Times New Roman" w:cs="Times New Roman"/>
                <w:i/>
              </w:rPr>
            </w:pPr>
            <w:r w:rsidRPr="006A7CCE">
              <w:rPr>
                <w:rFonts w:ascii="Times New Roman" w:hAnsi="Times New Roman" w:cs="Times New Roman"/>
              </w:rPr>
              <w:t>-0.035</w:t>
            </w:r>
          </w:p>
        </w:tc>
        <w:tc>
          <w:tcPr>
            <w:tcW w:w="1260" w:type="dxa"/>
            <w:tcBorders>
              <w:left w:val="nil"/>
              <w:bottom w:val="nil"/>
              <w:right w:val="nil"/>
            </w:tcBorders>
            <w:shd w:val="clear" w:color="auto" w:fill="auto"/>
            <w:vAlign w:val="bottom"/>
          </w:tcPr>
          <w:p w14:paraId="5041C8AC" w14:textId="77777777" w:rsidR="006A7CCE" w:rsidRPr="006A7CCE" w:rsidRDefault="006A7CCE" w:rsidP="006A7CCE">
            <w:pPr>
              <w:jc w:val="center"/>
              <w:rPr>
                <w:rFonts w:ascii="Times New Roman" w:hAnsi="Times New Roman" w:cs="Times New Roman"/>
                <w:i/>
              </w:rPr>
            </w:pPr>
            <w:r w:rsidRPr="006A7CCE">
              <w:rPr>
                <w:rFonts w:ascii="Times New Roman" w:hAnsi="Times New Roman" w:cs="Times New Roman"/>
              </w:rPr>
              <w:t>-0.013</w:t>
            </w:r>
          </w:p>
        </w:tc>
        <w:tc>
          <w:tcPr>
            <w:tcW w:w="1170" w:type="dxa"/>
            <w:vAlign w:val="bottom"/>
          </w:tcPr>
          <w:p w14:paraId="06BC4B40" w14:textId="77777777" w:rsidR="006A7CCE" w:rsidRPr="006A7CCE" w:rsidRDefault="006A7CCE" w:rsidP="006A7CCE">
            <w:pPr>
              <w:jc w:val="center"/>
              <w:rPr>
                <w:rFonts w:ascii="Times New Roman" w:hAnsi="Times New Roman" w:cs="Times New Roman"/>
                <w:i/>
              </w:rPr>
            </w:pPr>
            <w:r w:rsidRPr="006A7CCE">
              <w:rPr>
                <w:rFonts w:ascii="Times New Roman" w:hAnsi="Times New Roman" w:cs="Times New Roman"/>
              </w:rPr>
              <w:t>-0.011</w:t>
            </w:r>
          </w:p>
        </w:tc>
      </w:tr>
      <w:tr w:rsidR="006A7CCE" w:rsidRPr="006A7CCE" w14:paraId="3D460AAF" w14:textId="77777777" w:rsidTr="006A7CCE">
        <w:tc>
          <w:tcPr>
            <w:tcW w:w="3240" w:type="dxa"/>
          </w:tcPr>
          <w:p w14:paraId="02B5BEC8"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Burma/Myanmar</w:t>
            </w:r>
          </w:p>
        </w:tc>
        <w:tc>
          <w:tcPr>
            <w:tcW w:w="1350" w:type="dxa"/>
            <w:tcBorders>
              <w:top w:val="nil"/>
              <w:left w:val="nil"/>
              <w:bottom w:val="nil"/>
              <w:right w:val="nil"/>
            </w:tcBorders>
            <w:shd w:val="clear" w:color="auto" w:fill="auto"/>
            <w:vAlign w:val="bottom"/>
          </w:tcPr>
          <w:p w14:paraId="1164B522" w14:textId="77777777" w:rsidR="006A7CCE" w:rsidRPr="006A7CCE" w:rsidRDefault="006A7CCE" w:rsidP="006A7CCE">
            <w:pPr>
              <w:jc w:val="center"/>
              <w:rPr>
                <w:rFonts w:ascii="Times New Roman" w:hAnsi="Times New Roman" w:cs="Times New Roman"/>
              </w:rPr>
            </w:pPr>
          </w:p>
        </w:tc>
        <w:tc>
          <w:tcPr>
            <w:tcW w:w="1350" w:type="dxa"/>
            <w:vAlign w:val="bottom"/>
          </w:tcPr>
          <w:p w14:paraId="5F859A5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-0.043~</w:t>
            </w:r>
          </w:p>
        </w:tc>
        <w:tc>
          <w:tcPr>
            <w:tcW w:w="1440" w:type="dxa"/>
            <w:tcBorders>
              <w:top w:val="nil"/>
              <w:left w:val="nil"/>
              <w:bottom w:val="nil"/>
              <w:right w:val="nil"/>
            </w:tcBorders>
            <w:shd w:val="clear" w:color="auto" w:fill="auto"/>
            <w:vAlign w:val="bottom"/>
          </w:tcPr>
          <w:p w14:paraId="237F345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-0.048*</w:t>
            </w:r>
          </w:p>
        </w:tc>
        <w:tc>
          <w:tcPr>
            <w:tcW w:w="1260" w:type="dxa"/>
            <w:tcBorders>
              <w:top w:val="nil"/>
              <w:left w:val="nil"/>
              <w:bottom w:val="nil"/>
              <w:right w:val="nil"/>
            </w:tcBorders>
            <w:shd w:val="clear" w:color="auto" w:fill="auto"/>
            <w:vAlign w:val="bottom"/>
          </w:tcPr>
          <w:p w14:paraId="6207D44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-0.024</w:t>
            </w:r>
          </w:p>
        </w:tc>
        <w:tc>
          <w:tcPr>
            <w:tcW w:w="1170" w:type="dxa"/>
            <w:vAlign w:val="bottom"/>
          </w:tcPr>
          <w:p w14:paraId="6166BBF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-0.022</w:t>
            </w:r>
          </w:p>
        </w:tc>
      </w:tr>
      <w:tr w:rsidR="006A7CCE" w:rsidRPr="006A7CCE" w14:paraId="278DFCA3" w14:textId="77777777" w:rsidTr="006A7CCE">
        <w:tc>
          <w:tcPr>
            <w:tcW w:w="3240" w:type="dxa"/>
          </w:tcPr>
          <w:p w14:paraId="4314C380"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DR Congo</w:t>
            </w:r>
          </w:p>
        </w:tc>
        <w:tc>
          <w:tcPr>
            <w:tcW w:w="1350" w:type="dxa"/>
            <w:tcBorders>
              <w:top w:val="nil"/>
              <w:left w:val="nil"/>
              <w:bottom w:val="nil"/>
              <w:right w:val="nil"/>
            </w:tcBorders>
            <w:shd w:val="clear" w:color="auto" w:fill="auto"/>
            <w:vAlign w:val="bottom"/>
          </w:tcPr>
          <w:p w14:paraId="0E9CDCDF" w14:textId="77777777" w:rsidR="006A7CCE" w:rsidRPr="006A7CCE" w:rsidRDefault="006A7CCE" w:rsidP="006A7CCE">
            <w:pPr>
              <w:jc w:val="center"/>
              <w:rPr>
                <w:rFonts w:ascii="Times New Roman" w:hAnsi="Times New Roman" w:cs="Times New Roman"/>
              </w:rPr>
            </w:pPr>
          </w:p>
        </w:tc>
        <w:tc>
          <w:tcPr>
            <w:tcW w:w="1350" w:type="dxa"/>
            <w:vAlign w:val="bottom"/>
          </w:tcPr>
          <w:p w14:paraId="32D2028C"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-0.035</w:t>
            </w:r>
          </w:p>
        </w:tc>
        <w:tc>
          <w:tcPr>
            <w:tcW w:w="1440" w:type="dxa"/>
            <w:tcBorders>
              <w:top w:val="nil"/>
              <w:left w:val="nil"/>
              <w:bottom w:val="nil"/>
              <w:right w:val="nil"/>
            </w:tcBorders>
            <w:shd w:val="clear" w:color="auto" w:fill="auto"/>
            <w:vAlign w:val="bottom"/>
          </w:tcPr>
          <w:p w14:paraId="3DB87CCA"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-0.041</w:t>
            </w:r>
          </w:p>
        </w:tc>
        <w:tc>
          <w:tcPr>
            <w:tcW w:w="1260" w:type="dxa"/>
            <w:tcBorders>
              <w:top w:val="nil"/>
              <w:left w:val="nil"/>
              <w:bottom w:val="nil"/>
              <w:right w:val="nil"/>
            </w:tcBorders>
            <w:shd w:val="clear" w:color="auto" w:fill="auto"/>
            <w:vAlign w:val="bottom"/>
          </w:tcPr>
          <w:p w14:paraId="6998399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-0.030</w:t>
            </w:r>
          </w:p>
        </w:tc>
        <w:tc>
          <w:tcPr>
            <w:tcW w:w="1170" w:type="dxa"/>
            <w:vAlign w:val="bottom"/>
          </w:tcPr>
          <w:p w14:paraId="0FE6E28D"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-0.025</w:t>
            </w:r>
          </w:p>
        </w:tc>
      </w:tr>
      <w:tr w:rsidR="006A7CCE" w:rsidRPr="006A7CCE" w14:paraId="7321A2C9" w14:textId="77777777" w:rsidTr="006A7CCE">
        <w:tc>
          <w:tcPr>
            <w:tcW w:w="3240" w:type="dxa"/>
          </w:tcPr>
          <w:p w14:paraId="0D21C2A6"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Eritrea</w:t>
            </w:r>
          </w:p>
        </w:tc>
        <w:tc>
          <w:tcPr>
            <w:tcW w:w="1350" w:type="dxa"/>
            <w:tcBorders>
              <w:top w:val="nil"/>
              <w:left w:val="nil"/>
              <w:bottom w:val="nil"/>
              <w:right w:val="nil"/>
            </w:tcBorders>
            <w:shd w:val="clear" w:color="auto" w:fill="auto"/>
            <w:vAlign w:val="bottom"/>
          </w:tcPr>
          <w:p w14:paraId="63350E14" w14:textId="77777777" w:rsidR="006A7CCE" w:rsidRPr="006A7CCE" w:rsidRDefault="006A7CCE" w:rsidP="006A7CCE">
            <w:pPr>
              <w:jc w:val="center"/>
              <w:rPr>
                <w:rFonts w:ascii="Times New Roman" w:hAnsi="Times New Roman" w:cs="Times New Roman"/>
              </w:rPr>
            </w:pPr>
          </w:p>
        </w:tc>
        <w:tc>
          <w:tcPr>
            <w:tcW w:w="1350" w:type="dxa"/>
            <w:vAlign w:val="bottom"/>
          </w:tcPr>
          <w:p w14:paraId="056A02D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-0.026</w:t>
            </w:r>
          </w:p>
        </w:tc>
        <w:tc>
          <w:tcPr>
            <w:tcW w:w="1440" w:type="dxa"/>
            <w:tcBorders>
              <w:top w:val="nil"/>
              <w:left w:val="nil"/>
              <w:bottom w:val="nil"/>
              <w:right w:val="nil"/>
            </w:tcBorders>
            <w:shd w:val="clear" w:color="auto" w:fill="auto"/>
            <w:vAlign w:val="bottom"/>
          </w:tcPr>
          <w:p w14:paraId="4EFAAE7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-0.036</w:t>
            </w:r>
          </w:p>
        </w:tc>
        <w:tc>
          <w:tcPr>
            <w:tcW w:w="1260" w:type="dxa"/>
            <w:tcBorders>
              <w:top w:val="nil"/>
              <w:left w:val="nil"/>
              <w:bottom w:val="nil"/>
              <w:right w:val="nil"/>
            </w:tcBorders>
            <w:shd w:val="clear" w:color="auto" w:fill="auto"/>
            <w:vAlign w:val="bottom"/>
          </w:tcPr>
          <w:p w14:paraId="0204015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-0.024</w:t>
            </w:r>
          </w:p>
        </w:tc>
        <w:tc>
          <w:tcPr>
            <w:tcW w:w="1170" w:type="dxa"/>
            <w:vAlign w:val="bottom"/>
          </w:tcPr>
          <w:p w14:paraId="6EB36474"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-0.017</w:t>
            </w:r>
          </w:p>
        </w:tc>
      </w:tr>
      <w:tr w:rsidR="006A7CCE" w:rsidRPr="006A7CCE" w14:paraId="574897BF" w14:textId="77777777" w:rsidTr="006A7CCE">
        <w:tc>
          <w:tcPr>
            <w:tcW w:w="3240" w:type="dxa"/>
          </w:tcPr>
          <w:p w14:paraId="6C6EF878"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Iran</w:t>
            </w:r>
          </w:p>
        </w:tc>
        <w:tc>
          <w:tcPr>
            <w:tcW w:w="1350" w:type="dxa"/>
            <w:tcBorders>
              <w:top w:val="nil"/>
              <w:left w:val="nil"/>
              <w:bottom w:val="nil"/>
              <w:right w:val="nil"/>
            </w:tcBorders>
            <w:shd w:val="clear" w:color="auto" w:fill="auto"/>
            <w:vAlign w:val="bottom"/>
          </w:tcPr>
          <w:p w14:paraId="783F12BE" w14:textId="77777777" w:rsidR="006A7CCE" w:rsidRPr="006A7CCE" w:rsidRDefault="006A7CCE" w:rsidP="006A7CCE">
            <w:pPr>
              <w:jc w:val="center"/>
              <w:rPr>
                <w:rFonts w:ascii="Times New Roman" w:hAnsi="Times New Roman" w:cs="Times New Roman"/>
              </w:rPr>
            </w:pPr>
          </w:p>
        </w:tc>
        <w:tc>
          <w:tcPr>
            <w:tcW w:w="1350" w:type="dxa"/>
            <w:vAlign w:val="bottom"/>
          </w:tcPr>
          <w:p w14:paraId="26BF0CA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-0.072*</w:t>
            </w:r>
          </w:p>
        </w:tc>
        <w:tc>
          <w:tcPr>
            <w:tcW w:w="1440" w:type="dxa"/>
            <w:tcBorders>
              <w:top w:val="nil"/>
              <w:left w:val="nil"/>
              <w:bottom w:val="nil"/>
              <w:right w:val="nil"/>
            </w:tcBorders>
            <w:shd w:val="clear" w:color="auto" w:fill="auto"/>
            <w:vAlign w:val="bottom"/>
          </w:tcPr>
          <w:p w14:paraId="0A55C987"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-0.076*</w:t>
            </w:r>
          </w:p>
        </w:tc>
        <w:tc>
          <w:tcPr>
            <w:tcW w:w="1260" w:type="dxa"/>
            <w:tcBorders>
              <w:top w:val="nil"/>
              <w:left w:val="nil"/>
              <w:bottom w:val="nil"/>
              <w:right w:val="nil"/>
            </w:tcBorders>
            <w:shd w:val="clear" w:color="auto" w:fill="auto"/>
            <w:vAlign w:val="bottom"/>
          </w:tcPr>
          <w:p w14:paraId="1820E583"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-0.070*</w:t>
            </w:r>
          </w:p>
        </w:tc>
        <w:tc>
          <w:tcPr>
            <w:tcW w:w="1170" w:type="dxa"/>
            <w:vAlign w:val="bottom"/>
          </w:tcPr>
          <w:p w14:paraId="41117F2C"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-0.050</w:t>
            </w:r>
          </w:p>
        </w:tc>
      </w:tr>
      <w:tr w:rsidR="006A7CCE" w:rsidRPr="006A7CCE" w14:paraId="0CB4D7B8" w14:textId="77777777" w:rsidTr="006A7CCE">
        <w:tc>
          <w:tcPr>
            <w:tcW w:w="3240" w:type="dxa"/>
          </w:tcPr>
          <w:p w14:paraId="16F24F49"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Iraq</w:t>
            </w:r>
          </w:p>
        </w:tc>
        <w:tc>
          <w:tcPr>
            <w:tcW w:w="1350" w:type="dxa"/>
            <w:tcBorders>
              <w:top w:val="nil"/>
              <w:left w:val="nil"/>
              <w:bottom w:val="nil"/>
              <w:right w:val="nil"/>
            </w:tcBorders>
            <w:shd w:val="clear" w:color="auto" w:fill="auto"/>
            <w:vAlign w:val="bottom"/>
          </w:tcPr>
          <w:p w14:paraId="68D84F47" w14:textId="77777777" w:rsidR="006A7CCE" w:rsidRPr="006A7CCE" w:rsidRDefault="006A7CCE" w:rsidP="006A7CCE">
            <w:pPr>
              <w:jc w:val="center"/>
              <w:rPr>
                <w:rFonts w:ascii="Times New Roman" w:hAnsi="Times New Roman" w:cs="Times New Roman"/>
              </w:rPr>
            </w:pPr>
          </w:p>
        </w:tc>
        <w:tc>
          <w:tcPr>
            <w:tcW w:w="1350" w:type="dxa"/>
            <w:vAlign w:val="bottom"/>
          </w:tcPr>
          <w:p w14:paraId="4D6633A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-0.093***</w:t>
            </w:r>
          </w:p>
        </w:tc>
        <w:tc>
          <w:tcPr>
            <w:tcW w:w="1440" w:type="dxa"/>
            <w:tcBorders>
              <w:top w:val="nil"/>
              <w:left w:val="nil"/>
              <w:bottom w:val="nil"/>
              <w:right w:val="nil"/>
            </w:tcBorders>
            <w:shd w:val="clear" w:color="auto" w:fill="auto"/>
            <w:vAlign w:val="bottom"/>
          </w:tcPr>
          <w:p w14:paraId="64D7835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-0.095***</w:t>
            </w:r>
          </w:p>
        </w:tc>
        <w:tc>
          <w:tcPr>
            <w:tcW w:w="1260" w:type="dxa"/>
            <w:tcBorders>
              <w:top w:val="nil"/>
              <w:left w:val="nil"/>
              <w:bottom w:val="nil"/>
              <w:right w:val="nil"/>
            </w:tcBorders>
            <w:shd w:val="clear" w:color="auto" w:fill="auto"/>
            <w:vAlign w:val="bottom"/>
          </w:tcPr>
          <w:p w14:paraId="3AD6E1B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-0.090***</w:t>
            </w:r>
          </w:p>
        </w:tc>
        <w:tc>
          <w:tcPr>
            <w:tcW w:w="1170" w:type="dxa"/>
            <w:vAlign w:val="bottom"/>
          </w:tcPr>
          <w:p w14:paraId="609D46E0"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-0.092***</w:t>
            </w:r>
          </w:p>
        </w:tc>
      </w:tr>
      <w:tr w:rsidR="006A7CCE" w:rsidRPr="006A7CCE" w14:paraId="41147575" w14:textId="77777777" w:rsidTr="006A7CCE">
        <w:tc>
          <w:tcPr>
            <w:tcW w:w="3240" w:type="dxa"/>
          </w:tcPr>
          <w:p w14:paraId="10C4673E"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Somalia</w:t>
            </w:r>
          </w:p>
        </w:tc>
        <w:tc>
          <w:tcPr>
            <w:tcW w:w="1350" w:type="dxa"/>
            <w:tcBorders>
              <w:top w:val="nil"/>
              <w:left w:val="nil"/>
              <w:bottom w:val="nil"/>
              <w:right w:val="nil"/>
            </w:tcBorders>
            <w:shd w:val="clear" w:color="auto" w:fill="auto"/>
            <w:vAlign w:val="bottom"/>
          </w:tcPr>
          <w:p w14:paraId="59B96E3E" w14:textId="77777777" w:rsidR="006A7CCE" w:rsidRPr="006A7CCE" w:rsidRDefault="006A7CCE" w:rsidP="006A7CCE">
            <w:pPr>
              <w:jc w:val="center"/>
              <w:rPr>
                <w:rFonts w:ascii="Times New Roman" w:hAnsi="Times New Roman" w:cs="Times New Roman"/>
              </w:rPr>
            </w:pPr>
          </w:p>
        </w:tc>
        <w:tc>
          <w:tcPr>
            <w:tcW w:w="1350" w:type="dxa"/>
            <w:vAlign w:val="bottom"/>
          </w:tcPr>
          <w:p w14:paraId="39C72D9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-0.036</w:t>
            </w:r>
          </w:p>
        </w:tc>
        <w:tc>
          <w:tcPr>
            <w:tcW w:w="1440" w:type="dxa"/>
            <w:tcBorders>
              <w:top w:val="nil"/>
              <w:left w:val="nil"/>
              <w:bottom w:val="nil"/>
              <w:right w:val="nil"/>
            </w:tcBorders>
            <w:shd w:val="clear" w:color="auto" w:fill="auto"/>
            <w:vAlign w:val="bottom"/>
          </w:tcPr>
          <w:p w14:paraId="292DF23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-0.040</w:t>
            </w:r>
          </w:p>
        </w:tc>
        <w:tc>
          <w:tcPr>
            <w:tcW w:w="1260" w:type="dxa"/>
            <w:tcBorders>
              <w:top w:val="nil"/>
              <w:left w:val="nil"/>
              <w:bottom w:val="nil"/>
              <w:right w:val="nil"/>
            </w:tcBorders>
            <w:shd w:val="clear" w:color="auto" w:fill="auto"/>
            <w:vAlign w:val="bottom"/>
          </w:tcPr>
          <w:p w14:paraId="62B236C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-0.024</w:t>
            </w:r>
          </w:p>
        </w:tc>
        <w:tc>
          <w:tcPr>
            <w:tcW w:w="1170" w:type="dxa"/>
            <w:vAlign w:val="bottom"/>
          </w:tcPr>
          <w:p w14:paraId="69ECEB86"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-0.023</w:t>
            </w:r>
          </w:p>
        </w:tc>
      </w:tr>
      <w:tr w:rsidR="006A7CCE" w:rsidRPr="006A7CCE" w14:paraId="3D3C566D" w14:textId="77777777" w:rsidTr="006A7CCE">
        <w:tc>
          <w:tcPr>
            <w:tcW w:w="3240" w:type="dxa"/>
          </w:tcPr>
          <w:p w14:paraId="48EAD40F"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Syria</w:t>
            </w:r>
          </w:p>
        </w:tc>
        <w:tc>
          <w:tcPr>
            <w:tcW w:w="1350" w:type="dxa"/>
            <w:tcBorders>
              <w:top w:val="nil"/>
              <w:left w:val="nil"/>
              <w:bottom w:val="nil"/>
              <w:right w:val="nil"/>
            </w:tcBorders>
            <w:shd w:val="clear" w:color="auto" w:fill="auto"/>
            <w:vAlign w:val="bottom"/>
          </w:tcPr>
          <w:p w14:paraId="73D61305" w14:textId="77777777" w:rsidR="006A7CCE" w:rsidRPr="006A7CCE" w:rsidRDefault="006A7CCE" w:rsidP="006A7CCE">
            <w:pPr>
              <w:jc w:val="center"/>
              <w:rPr>
                <w:rFonts w:ascii="Times New Roman" w:hAnsi="Times New Roman" w:cs="Times New Roman"/>
              </w:rPr>
            </w:pPr>
          </w:p>
        </w:tc>
        <w:tc>
          <w:tcPr>
            <w:tcW w:w="1350" w:type="dxa"/>
            <w:vAlign w:val="bottom"/>
          </w:tcPr>
          <w:p w14:paraId="76A4A345"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-0.098**</w:t>
            </w:r>
          </w:p>
        </w:tc>
        <w:tc>
          <w:tcPr>
            <w:tcW w:w="1440" w:type="dxa"/>
            <w:tcBorders>
              <w:top w:val="nil"/>
              <w:left w:val="nil"/>
              <w:bottom w:val="nil"/>
              <w:right w:val="nil"/>
            </w:tcBorders>
            <w:shd w:val="clear" w:color="auto" w:fill="auto"/>
            <w:vAlign w:val="bottom"/>
          </w:tcPr>
          <w:p w14:paraId="2518830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-0.107***</w:t>
            </w:r>
          </w:p>
        </w:tc>
        <w:tc>
          <w:tcPr>
            <w:tcW w:w="1260" w:type="dxa"/>
            <w:tcBorders>
              <w:top w:val="nil"/>
              <w:left w:val="nil"/>
              <w:bottom w:val="nil"/>
              <w:right w:val="nil"/>
            </w:tcBorders>
            <w:shd w:val="clear" w:color="auto" w:fill="auto"/>
            <w:vAlign w:val="bottom"/>
          </w:tcPr>
          <w:p w14:paraId="38679236"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-0.100**</w:t>
            </w:r>
          </w:p>
        </w:tc>
        <w:tc>
          <w:tcPr>
            <w:tcW w:w="1170" w:type="dxa"/>
            <w:vAlign w:val="bottom"/>
          </w:tcPr>
          <w:p w14:paraId="7861065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-0.083*</w:t>
            </w:r>
          </w:p>
        </w:tc>
      </w:tr>
      <w:tr w:rsidR="006A7CCE" w:rsidRPr="006A7CCE" w14:paraId="559389D8" w14:textId="77777777" w:rsidTr="006A7CCE">
        <w:tc>
          <w:tcPr>
            <w:tcW w:w="3240" w:type="dxa"/>
          </w:tcPr>
          <w:p w14:paraId="4ECC56F5"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Other</w:t>
            </w:r>
          </w:p>
        </w:tc>
        <w:tc>
          <w:tcPr>
            <w:tcW w:w="1350" w:type="dxa"/>
            <w:tcBorders>
              <w:top w:val="nil"/>
              <w:left w:val="nil"/>
              <w:right w:val="nil"/>
            </w:tcBorders>
            <w:shd w:val="clear" w:color="auto" w:fill="auto"/>
            <w:vAlign w:val="bottom"/>
          </w:tcPr>
          <w:p w14:paraId="1030DA29" w14:textId="77777777" w:rsidR="006A7CCE" w:rsidRPr="006A7CCE" w:rsidRDefault="006A7CCE" w:rsidP="006A7CCE">
            <w:pPr>
              <w:jc w:val="center"/>
              <w:rPr>
                <w:rFonts w:ascii="Times New Roman" w:hAnsi="Times New Roman" w:cs="Times New Roman"/>
              </w:rPr>
            </w:pPr>
          </w:p>
        </w:tc>
        <w:tc>
          <w:tcPr>
            <w:tcW w:w="1350" w:type="dxa"/>
            <w:vAlign w:val="bottom"/>
          </w:tcPr>
          <w:p w14:paraId="3D2E129D"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-0.073**</w:t>
            </w:r>
          </w:p>
        </w:tc>
        <w:tc>
          <w:tcPr>
            <w:tcW w:w="1440" w:type="dxa"/>
            <w:tcBorders>
              <w:top w:val="nil"/>
              <w:left w:val="nil"/>
              <w:right w:val="nil"/>
            </w:tcBorders>
            <w:shd w:val="clear" w:color="auto" w:fill="auto"/>
            <w:vAlign w:val="bottom"/>
          </w:tcPr>
          <w:p w14:paraId="2B8CE1F6"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-0.077**</w:t>
            </w:r>
          </w:p>
        </w:tc>
        <w:tc>
          <w:tcPr>
            <w:tcW w:w="1260" w:type="dxa"/>
            <w:tcBorders>
              <w:top w:val="nil"/>
              <w:left w:val="nil"/>
              <w:right w:val="nil"/>
            </w:tcBorders>
            <w:shd w:val="clear" w:color="auto" w:fill="auto"/>
            <w:vAlign w:val="bottom"/>
          </w:tcPr>
          <w:p w14:paraId="56C55470" w14:textId="77777777" w:rsidR="006A7CCE" w:rsidRPr="006A7CCE" w:rsidRDefault="006A7CCE" w:rsidP="006A7CCE">
            <w:pPr>
              <w:jc w:val="center"/>
              <w:rPr>
                <w:rFonts w:ascii="Times New Roman" w:hAnsi="Times New Roman" w:cs="Times New Roman"/>
              </w:rPr>
            </w:pPr>
          </w:p>
        </w:tc>
        <w:tc>
          <w:tcPr>
            <w:tcW w:w="1170" w:type="dxa"/>
            <w:vAlign w:val="bottom"/>
          </w:tcPr>
          <w:p w14:paraId="6B451DC2" w14:textId="77777777" w:rsidR="006A7CCE" w:rsidRPr="006A7CCE" w:rsidRDefault="006A7CCE" w:rsidP="006A7CCE">
            <w:pPr>
              <w:jc w:val="center"/>
              <w:rPr>
                <w:rFonts w:ascii="Times New Roman" w:hAnsi="Times New Roman" w:cs="Times New Roman"/>
              </w:rPr>
            </w:pPr>
          </w:p>
        </w:tc>
      </w:tr>
      <w:tr w:rsidR="006A7CCE" w:rsidRPr="006A7CCE" w14:paraId="5398A122" w14:textId="77777777" w:rsidTr="006A7CCE">
        <w:tc>
          <w:tcPr>
            <w:tcW w:w="3240" w:type="dxa"/>
          </w:tcPr>
          <w:p w14:paraId="181C12BD" w14:textId="4CEA5F6D" w:rsidR="006A7CCE" w:rsidRPr="006A7CCE" w:rsidRDefault="006A7CCE" w:rsidP="006A7CCE">
            <w:pPr>
              <w:rPr>
                <w:rFonts w:ascii="Times New Roman" w:hAnsi="Times New Roman" w:cs="Times New Roman"/>
              </w:rPr>
            </w:pPr>
            <w:r w:rsidRPr="006A7CCE">
              <w:rPr>
                <w:rFonts w:ascii="Times New Roman" w:hAnsi="Times New Roman" w:cs="Times New Roman"/>
              </w:rPr>
              <w:t>Pre-Migration Job Sector (REF=</w:t>
            </w:r>
            <w:r w:rsidR="00752854" w:rsidRPr="006A7CCE">
              <w:rPr>
                <w:rFonts w:ascii="Times New Roman" w:hAnsi="Times New Roman" w:cs="Times New Roman"/>
              </w:rPr>
              <w:t>Blue-collar</w:t>
            </w:r>
            <w:r w:rsidRPr="006A7CCE">
              <w:rPr>
                <w:rFonts w:ascii="Times New Roman" w:hAnsi="Times New Roman" w:cs="Times New Roman"/>
              </w:rPr>
              <w:t>)</w:t>
            </w:r>
          </w:p>
        </w:tc>
        <w:tc>
          <w:tcPr>
            <w:tcW w:w="1350" w:type="dxa"/>
          </w:tcPr>
          <w:p w14:paraId="0807AC63" w14:textId="77777777" w:rsidR="006A7CCE" w:rsidRPr="006A7CCE" w:rsidRDefault="006A7CCE" w:rsidP="006A7CCE">
            <w:pPr>
              <w:jc w:val="center"/>
              <w:rPr>
                <w:rFonts w:ascii="Times New Roman" w:hAnsi="Times New Roman" w:cs="Times New Roman"/>
              </w:rPr>
            </w:pPr>
          </w:p>
        </w:tc>
        <w:tc>
          <w:tcPr>
            <w:tcW w:w="1350" w:type="dxa"/>
            <w:vAlign w:val="bottom"/>
          </w:tcPr>
          <w:p w14:paraId="296D0FA2" w14:textId="77777777" w:rsidR="006A7CCE" w:rsidRPr="006A7CCE" w:rsidRDefault="006A7CCE" w:rsidP="006A7CCE">
            <w:pPr>
              <w:jc w:val="center"/>
              <w:rPr>
                <w:rFonts w:ascii="Times New Roman" w:hAnsi="Times New Roman" w:cs="Times New Roman"/>
              </w:rPr>
            </w:pPr>
          </w:p>
        </w:tc>
        <w:tc>
          <w:tcPr>
            <w:tcW w:w="1440" w:type="dxa"/>
            <w:vAlign w:val="bottom"/>
          </w:tcPr>
          <w:p w14:paraId="57FD8022" w14:textId="77777777" w:rsidR="006A7CCE" w:rsidRPr="006A7CCE" w:rsidRDefault="006A7CCE" w:rsidP="006A7CCE">
            <w:pPr>
              <w:jc w:val="center"/>
              <w:rPr>
                <w:rFonts w:ascii="Times New Roman" w:hAnsi="Times New Roman" w:cs="Times New Roman"/>
              </w:rPr>
            </w:pPr>
          </w:p>
        </w:tc>
        <w:tc>
          <w:tcPr>
            <w:tcW w:w="1260" w:type="dxa"/>
            <w:vAlign w:val="bottom"/>
          </w:tcPr>
          <w:p w14:paraId="332980BA" w14:textId="77777777" w:rsidR="006A7CCE" w:rsidRPr="006A7CCE" w:rsidRDefault="006A7CCE" w:rsidP="006A7CCE">
            <w:pPr>
              <w:jc w:val="center"/>
              <w:rPr>
                <w:rFonts w:ascii="Times New Roman" w:hAnsi="Times New Roman" w:cs="Times New Roman"/>
              </w:rPr>
            </w:pPr>
          </w:p>
        </w:tc>
        <w:tc>
          <w:tcPr>
            <w:tcW w:w="1170" w:type="dxa"/>
            <w:vAlign w:val="bottom"/>
          </w:tcPr>
          <w:p w14:paraId="5A3C3A62" w14:textId="77777777" w:rsidR="006A7CCE" w:rsidRPr="006A7CCE" w:rsidRDefault="006A7CCE" w:rsidP="006A7CCE">
            <w:pPr>
              <w:jc w:val="center"/>
              <w:rPr>
                <w:rFonts w:ascii="Times New Roman" w:hAnsi="Times New Roman" w:cs="Times New Roman"/>
              </w:rPr>
            </w:pPr>
          </w:p>
        </w:tc>
      </w:tr>
      <w:tr w:rsidR="006A7CCE" w:rsidRPr="006A7CCE" w14:paraId="6799E292" w14:textId="77777777" w:rsidTr="006A7CCE">
        <w:tc>
          <w:tcPr>
            <w:tcW w:w="3240" w:type="dxa"/>
          </w:tcPr>
          <w:p w14:paraId="216A85E5"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None</w:t>
            </w:r>
          </w:p>
        </w:tc>
        <w:tc>
          <w:tcPr>
            <w:tcW w:w="1350" w:type="dxa"/>
          </w:tcPr>
          <w:p w14:paraId="0E9F754A" w14:textId="77777777" w:rsidR="006A7CCE" w:rsidRPr="006A7CCE" w:rsidRDefault="006A7CCE" w:rsidP="006A7CCE">
            <w:pPr>
              <w:jc w:val="center"/>
              <w:rPr>
                <w:rFonts w:ascii="Times New Roman" w:hAnsi="Times New Roman" w:cs="Times New Roman"/>
              </w:rPr>
            </w:pPr>
          </w:p>
        </w:tc>
        <w:tc>
          <w:tcPr>
            <w:tcW w:w="1350" w:type="dxa"/>
            <w:vAlign w:val="bottom"/>
          </w:tcPr>
          <w:p w14:paraId="16635C3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-0.032</w:t>
            </w:r>
          </w:p>
        </w:tc>
        <w:tc>
          <w:tcPr>
            <w:tcW w:w="1440" w:type="dxa"/>
            <w:vAlign w:val="bottom"/>
          </w:tcPr>
          <w:p w14:paraId="7CD59CFE"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-0.025</w:t>
            </w:r>
          </w:p>
        </w:tc>
        <w:tc>
          <w:tcPr>
            <w:tcW w:w="1260" w:type="dxa"/>
            <w:tcBorders>
              <w:left w:val="nil"/>
              <w:bottom w:val="nil"/>
              <w:right w:val="nil"/>
            </w:tcBorders>
            <w:shd w:val="clear" w:color="auto" w:fill="auto"/>
            <w:vAlign w:val="bottom"/>
          </w:tcPr>
          <w:p w14:paraId="29F4B58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-0.201</w:t>
            </w:r>
          </w:p>
        </w:tc>
        <w:tc>
          <w:tcPr>
            <w:tcW w:w="1170" w:type="dxa"/>
            <w:vAlign w:val="bottom"/>
          </w:tcPr>
          <w:p w14:paraId="2BE4122C"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-0.341~</w:t>
            </w:r>
          </w:p>
        </w:tc>
      </w:tr>
      <w:tr w:rsidR="006A7CCE" w:rsidRPr="006A7CCE" w14:paraId="43254FA1" w14:textId="77777777" w:rsidTr="006A7CCE">
        <w:tc>
          <w:tcPr>
            <w:tcW w:w="3240" w:type="dxa"/>
          </w:tcPr>
          <w:p w14:paraId="1595EAE9"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Professional</w:t>
            </w:r>
          </w:p>
        </w:tc>
        <w:tc>
          <w:tcPr>
            <w:tcW w:w="1350" w:type="dxa"/>
          </w:tcPr>
          <w:p w14:paraId="3361A764" w14:textId="77777777" w:rsidR="006A7CCE" w:rsidRPr="006A7CCE" w:rsidRDefault="006A7CCE" w:rsidP="006A7CCE">
            <w:pPr>
              <w:jc w:val="center"/>
              <w:rPr>
                <w:rFonts w:ascii="Times New Roman" w:hAnsi="Times New Roman" w:cs="Times New Roman"/>
              </w:rPr>
            </w:pPr>
          </w:p>
        </w:tc>
        <w:tc>
          <w:tcPr>
            <w:tcW w:w="1350" w:type="dxa"/>
            <w:vAlign w:val="bottom"/>
          </w:tcPr>
          <w:p w14:paraId="445F6A64"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-0.010</w:t>
            </w:r>
          </w:p>
        </w:tc>
        <w:tc>
          <w:tcPr>
            <w:tcW w:w="1440" w:type="dxa"/>
            <w:vAlign w:val="bottom"/>
          </w:tcPr>
          <w:p w14:paraId="1B81479C"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-0.010</w:t>
            </w:r>
          </w:p>
        </w:tc>
        <w:tc>
          <w:tcPr>
            <w:tcW w:w="1260" w:type="dxa"/>
            <w:tcBorders>
              <w:top w:val="nil"/>
              <w:left w:val="nil"/>
              <w:bottom w:val="nil"/>
              <w:right w:val="nil"/>
            </w:tcBorders>
            <w:shd w:val="clear" w:color="auto" w:fill="auto"/>
            <w:vAlign w:val="bottom"/>
          </w:tcPr>
          <w:p w14:paraId="49A4F7E0"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-0.035*</w:t>
            </w:r>
          </w:p>
        </w:tc>
        <w:tc>
          <w:tcPr>
            <w:tcW w:w="1170" w:type="dxa"/>
            <w:vAlign w:val="bottom"/>
          </w:tcPr>
          <w:p w14:paraId="58C61BCC"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-0.046*</w:t>
            </w:r>
          </w:p>
        </w:tc>
      </w:tr>
      <w:tr w:rsidR="006A7CCE" w:rsidRPr="006A7CCE" w14:paraId="2A956F1E" w14:textId="77777777" w:rsidTr="006A7CCE">
        <w:tc>
          <w:tcPr>
            <w:tcW w:w="3240" w:type="dxa"/>
          </w:tcPr>
          <w:p w14:paraId="096CAA42"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Sales</w:t>
            </w:r>
          </w:p>
        </w:tc>
        <w:tc>
          <w:tcPr>
            <w:tcW w:w="1350" w:type="dxa"/>
          </w:tcPr>
          <w:p w14:paraId="28CC667E" w14:textId="77777777" w:rsidR="006A7CCE" w:rsidRPr="006A7CCE" w:rsidRDefault="006A7CCE" w:rsidP="006A7CCE">
            <w:pPr>
              <w:jc w:val="center"/>
              <w:rPr>
                <w:rFonts w:ascii="Times New Roman" w:hAnsi="Times New Roman" w:cs="Times New Roman"/>
              </w:rPr>
            </w:pPr>
          </w:p>
        </w:tc>
        <w:tc>
          <w:tcPr>
            <w:tcW w:w="1350" w:type="dxa"/>
            <w:vAlign w:val="bottom"/>
          </w:tcPr>
          <w:p w14:paraId="4484B24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-0.002</w:t>
            </w:r>
          </w:p>
        </w:tc>
        <w:tc>
          <w:tcPr>
            <w:tcW w:w="1440" w:type="dxa"/>
            <w:vAlign w:val="bottom"/>
          </w:tcPr>
          <w:p w14:paraId="31B965EE"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-0.004</w:t>
            </w:r>
          </w:p>
        </w:tc>
        <w:tc>
          <w:tcPr>
            <w:tcW w:w="1260" w:type="dxa"/>
            <w:tcBorders>
              <w:top w:val="nil"/>
              <w:left w:val="nil"/>
              <w:bottom w:val="nil"/>
              <w:right w:val="nil"/>
            </w:tcBorders>
            <w:shd w:val="clear" w:color="auto" w:fill="auto"/>
            <w:vAlign w:val="bottom"/>
          </w:tcPr>
          <w:p w14:paraId="30881E26"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0.000</w:t>
            </w:r>
          </w:p>
        </w:tc>
        <w:tc>
          <w:tcPr>
            <w:tcW w:w="1170" w:type="dxa"/>
            <w:vAlign w:val="bottom"/>
          </w:tcPr>
          <w:p w14:paraId="70F9649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0.007</w:t>
            </w:r>
          </w:p>
        </w:tc>
      </w:tr>
      <w:tr w:rsidR="006A7CCE" w:rsidRPr="006A7CCE" w14:paraId="6107445F" w14:textId="77777777" w:rsidTr="006A7CCE">
        <w:tc>
          <w:tcPr>
            <w:tcW w:w="3240" w:type="dxa"/>
          </w:tcPr>
          <w:p w14:paraId="41D49F73"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Service</w:t>
            </w:r>
          </w:p>
        </w:tc>
        <w:tc>
          <w:tcPr>
            <w:tcW w:w="1350" w:type="dxa"/>
          </w:tcPr>
          <w:p w14:paraId="14F5D88B" w14:textId="77777777" w:rsidR="006A7CCE" w:rsidRPr="006A7CCE" w:rsidRDefault="006A7CCE" w:rsidP="006A7CCE">
            <w:pPr>
              <w:jc w:val="center"/>
              <w:rPr>
                <w:rFonts w:ascii="Times New Roman" w:hAnsi="Times New Roman" w:cs="Times New Roman"/>
              </w:rPr>
            </w:pPr>
          </w:p>
        </w:tc>
        <w:tc>
          <w:tcPr>
            <w:tcW w:w="1350" w:type="dxa"/>
            <w:vAlign w:val="bottom"/>
          </w:tcPr>
          <w:p w14:paraId="36811733"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-0.018</w:t>
            </w:r>
          </w:p>
        </w:tc>
        <w:tc>
          <w:tcPr>
            <w:tcW w:w="1440" w:type="dxa"/>
            <w:vAlign w:val="bottom"/>
          </w:tcPr>
          <w:p w14:paraId="1163DD0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-0.018</w:t>
            </w:r>
          </w:p>
        </w:tc>
        <w:tc>
          <w:tcPr>
            <w:tcW w:w="1260" w:type="dxa"/>
            <w:tcBorders>
              <w:top w:val="nil"/>
              <w:left w:val="nil"/>
              <w:bottom w:val="nil"/>
              <w:right w:val="nil"/>
            </w:tcBorders>
            <w:shd w:val="clear" w:color="auto" w:fill="auto"/>
            <w:vAlign w:val="bottom"/>
          </w:tcPr>
          <w:p w14:paraId="3F23967C"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-0.033*</w:t>
            </w:r>
          </w:p>
        </w:tc>
        <w:tc>
          <w:tcPr>
            <w:tcW w:w="1170" w:type="dxa"/>
            <w:vAlign w:val="bottom"/>
          </w:tcPr>
          <w:p w14:paraId="5350E25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-0.042**</w:t>
            </w:r>
          </w:p>
        </w:tc>
      </w:tr>
      <w:tr w:rsidR="006A7CCE" w:rsidRPr="006A7CCE" w14:paraId="0F308D11" w14:textId="77777777" w:rsidTr="006A7CCE">
        <w:tc>
          <w:tcPr>
            <w:tcW w:w="3240" w:type="dxa"/>
          </w:tcPr>
          <w:p w14:paraId="6ED6CF85"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Student</w:t>
            </w:r>
          </w:p>
        </w:tc>
        <w:tc>
          <w:tcPr>
            <w:tcW w:w="1350" w:type="dxa"/>
          </w:tcPr>
          <w:p w14:paraId="41E40772" w14:textId="77777777" w:rsidR="006A7CCE" w:rsidRPr="006A7CCE" w:rsidRDefault="006A7CCE" w:rsidP="006A7CCE">
            <w:pPr>
              <w:jc w:val="center"/>
              <w:rPr>
                <w:rFonts w:ascii="Times New Roman" w:hAnsi="Times New Roman" w:cs="Times New Roman"/>
              </w:rPr>
            </w:pPr>
          </w:p>
        </w:tc>
        <w:tc>
          <w:tcPr>
            <w:tcW w:w="1350" w:type="dxa"/>
            <w:vAlign w:val="bottom"/>
          </w:tcPr>
          <w:p w14:paraId="63FE6A1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-0.039~</w:t>
            </w:r>
          </w:p>
        </w:tc>
        <w:tc>
          <w:tcPr>
            <w:tcW w:w="1440" w:type="dxa"/>
            <w:vAlign w:val="bottom"/>
          </w:tcPr>
          <w:p w14:paraId="3237FD3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-0.039~</w:t>
            </w:r>
          </w:p>
        </w:tc>
        <w:tc>
          <w:tcPr>
            <w:tcW w:w="1260" w:type="dxa"/>
            <w:tcBorders>
              <w:top w:val="nil"/>
              <w:left w:val="nil"/>
              <w:bottom w:val="nil"/>
              <w:right w:val="nil"/>
            </w:tcBorders>
            <w:shd w:val="clear" w:color="auto" w:fill="auto"/>
            <w:vAlign w:val="bottom"/>
          </w:tcPr>
          <w:p w14:paraId="28FA2E87"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-0.062*</w:t>
            </w:r>
          </w:p>
        </w:tc>
        <w:tc>
          <w:tcPr>
            <w:tcW w:w="1170" w:type="dxa"/>
            <w:vAlign w:val="bottom"/>
          </w:tcPr>
          <w:p w14:paraId="20D7BB13"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-0.063*</w:t>
            </w:r>
          </w:p>
        </w:tc>
      </w:tr>
      <w:tr w:rsidR="006A7CCE" w:rsidRPr="006A7CCE" w14:paraId="7AF0A536" w14:textId="77777777" w:rsidTr="006A7CCE">
        <w:tc>
          <w:tcPr>
            <w:tcW w:w="3240" w:type="dxa"/>
          </w:tcPr>
          <w:p w14:paraId="54A06B63"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Other</w:t>
            </w:r>
          </w:p>
        </w:tc>
        <w:tc>
          <w:tcPr>
            <w:tcW w:w="1350" w:type="dxa"/>
          </w:tcPr>
          <w:p w14:paraId="2944A73B" w14:textId="77777777" w:rsidR="006A7CCE" w:rsidRPr="006A7CCE" w:rsidRDefault="006A7CCE" w:rsidP="006A7CCE">
            <w:pPr>
              <w:jc w:val="center"/>
              <w:rPr>
                <w:rFonts w:ascii="Times New Roman" w:hAnsi="Times New Roman" w:cs="Times New Roman"/>
              </w:rPr>
            </w:pPr>
          </w:p>
        </w:tc>
        <w:tc>
          <w:tcPr>
            <w:tcW w:w="1350" w:type="dxa"/>
            <w:vAlign w:val="bottom"/>
          </w:tcPr>
          <w:p w14:paraId="49D05C5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-0.010</w:t>
            </w:r>
          </w:p>
        </w:tc>
        <w:tc>
          <w:tcPr>
            <w:tcW w:w="1440" w:type="dxa"/>
            <w:vAlign w:val="bottom"/>
          </w:tcPr>
          <w:p w14:paraId="59739AF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-0.029</w:t>
            </w:r>
          </w:p>
        </w:tc>
        <w:tc>
          <w:tcPr>
            <w:tcW w:w="1260" w:type="dxa"/>
            <w:tcBorders>
              <w:top w:val="nil"/>
              <w:left w:val="nil"/>
              <w:right w:val="nil"/>
            </w:tcBorders>
            <w:shd w:val="clear" w:color="auto" w:fill="auto"/>
            <w:vAlign w:val="bottom"/>
          </w:tcPr>
          <w:p w14:paraId="430D17BA"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-0.048**</w:t>
            </w:r>
          </w:p>
        </w:tc>
        <w:tc>
          <w:tcPr>
            <w:tcW w:w="1170" w:type="dxa"/>
            <w:vAlign w:val="bottom"/>
          </w:tcPr>
          <w:p w14:paraId="6854092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-0.030</w:t>
            </w:r>
          </w:p>
        </w:tc>
      </w:tr>
      <w:tr w:rsidR="006A7CCE" w:rsidRPr="006A7CCE" w14:paraId="543DA70F" w14:textId="77777777" w:rsidTr="006A7CCE">
        <w:tc>
          <w:tcPr>
            <w:tcW w:w="3240" w:type="dxa"/>
          </w:tcPr>
          <w:p w14:paraId="7CFF0CB6"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Area of Resettlement (REF=West)</w:t>
            </w:r>
          </w:p>
        </w:tc>
        <w:tc>
          <w:tcPr>
            <w:tcW w:w="1350" w:type="dxa"/>
          </w:tcPr>
          <w:p w14:paraId="5F97AB4F" w14:textId="77777777" w:rsidR="006A7CCE" w:rsidRPr="006A7CCE" w:rsidRDefault="006A7CCE" w:rsidP="006A7CCE">
            <w:pPr>
              <w:jc w:val="center"/>
              <w:rPr>
                <w:rFonts w:ascii="Times New Roman" w:hAnsi="Times New Roman" w:cs="Times New Roman"/>
              </w:rPr>
            </w:pPr>
          </w:p>
        </w:tc>
        <w:tc>
          <w:tcPr>
            <w:tcW w:w="1350" w:type="dxa"/>
          </w:tcPr>
          <w:p w14:paraId="5893E604" w14:textId="77777777" w:rsidR="006A7CCE" w:rsidRPr="006A7CCE" w:rsidRDefault="006A7CCE" w:rsidP="006A7CCE">
            <w:pPr>
              <w:jc w:val="center"/>
              <w:rPr>
                <w:rFonts w:ascii="Times New Roman" w:hAnsi="Times New Roman" w:cs="Times New Roman"/>
              </w:rPr>
            </w:pPr>
          </w:p>
        </w:tc>
        <w:tc>
          <w:tcPr>
            <w:tcW w:w="1440" w:type="dxa"/>
            <w:vAlign w:val="bottom"/>
          </w:tcPr>
          <w:p w14:paraId="3CEC0C02" w14:textId="77777777" w:rsidR="006A7CCE" w:rsidRPr="006A7CCE" w:rsidRDefault="006A7CCE" w:rsidP="006A7CCE">
            <w:pPr>
              <w:jc w:val="center"/>
              <w:rPr>
                <w:rFonts w:ascii="Times New Roman" w:hAnsi="Times New Roman" w:cs="Times New Roman"/>
              </w:rPr>
            </w:pPr>
          </w:p>
        </w:tc>
        <w:tc>
          <w:tcPr>
            <w:tcW w:w="1260" w:type="dxa"/>
            <w:vAlign w:val="bottom"/>
          </w:tcPr>
          <w:p w14:paraId="4695796D" w14:textId="77777777" w:rsidR="006A7CCE" w:rsidRPr="006A7CCE" w:rsidRDefault="006A7CCE" w:rsidP="006A7CCE">
            <w:pPr>
              <w:jc w:val="center"/>
              <w:rPr>
                <w:rFonts w:ascii="Times New Roman" w:hAnsi="Times New Roman" w:cs="Times New Roman"/>
              </w:rPr>
            </w:pPr>
          </w:p>
        </w:tc>
        <w:tc>
          <w:tcPr>
            <w:tcW w:w="1170" w:type="dxa"/>
            <w:vAlign w:val="bottom"/>
          </w:tcPr>
          <w:p w14:paraId="6F60161F" w14:textId="77777777" w:rsidR="006A7CCE" w:rsidRPr="006A7CCE" w:rsidRDefault="006A7CCE" w:rsidP="006A7CCE">
            <w:pPr>
              <w:jc w:val="center"/>
              <w:rPr>
                <w:rFonts w:ascii="Times New Roman" w:hAnsi="Times New Roman" w:cs="Times New Roman"/>
              </w:rPr>
            </w:pPr>
          </w:p>
        </w:tc>
      </w:tr>
      <w:tr w:rsidR="006A7CCE" w:rsidRPr="006A7CCE" w14:paraId="128835BA" w14:textId="77777777" w:rsidTr="006A7CCE">
        <w:tc>
          <w:tcPr>
            <w:tcW w:w="3240" w:type="dxa"/>
          </w:tcPr>
          <w:p w14:paraId="5C3ED7C5"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Northeast</w:t>
            </w:r>
          </w:p>
        </w:tc>
        <w:tc>
          <w:tcPr>
            <w:tcW w:w="1350" w:type="dxa"/>
          </w:tcPr>
          <w:p w14:paraId="71E87AED" w14:textId="77777777" w:rsidR="006A7CCE" w:rsidRPr="006A7CCE" w:rsidRDefault="006A7CCE" w:rsidP="006A7CCE">
            <w:pPr>
              <w:jc w:val="center"/>
              <w:rPr>
                <w:rFonts w:ascii="Times New Roman" w:hAnsi="Times New Roman" w:cs="Times New Roman"/>
              </w:rPr>
            </w:pPr>
          </w:p>
        </w:tc>
        <w:tc>
          <w:tcPr>
            <w:tcW w:w="1350" w:type="dxa"/>
          </w:tcPr>
          <w:p w14:paraId="7EC0D88B" w14:textId="77777777" w:rsidR="006A7CCE" w:rsidRPr="006A7CCE" w:rsidRDefault="006A7CCE" w:rsidP="006A7CCE">
            <w:pPr>
              <w:jc w:val="center"/>
              <w:rPr>
                <w:rFonts w:ascii="Times New Roman" w:hAnsi="Times New Roman" w:cs="Times New Roman"/>
              </w:rPr>
            </w:pPr>
          </w:p>
        </w:tc>
        <w:tc>
          <w:tcPr>
            <w:tcW w:w="1440" w:type="dxa"/>
            <w:tcBorders>
              <w:left w:val="nil"/>
              <w:bottom w:val="nil"/>
              <w:right w:val="nil"/>
            </w:tcBorders>
            <w:shd w:val="clear" w:color="auto" w:fill="auto"/>
            <w:vAlign w:val="bottom"/>
          </w:tcPr>
          <w:p w14:paraId="474055D7"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0.002</w:t>
            </w:r>
          </w:p>
        </w:tc>
        <w:tc>
          <w:tcPr>
            <w:tcW w:w="1260" w:type="dxa"/>
            <w:tcBorders>
              <w:left w:val="nil"/>
              <w:bottom w:val="nil"/>
              <w:right w:val="nil"/>
            </w:tcBorders>
            <w:shd w:val="clear" w:color="auto" w:fill="auto"/>
            <w:vAlign w:val="bottom"/>
          </w:tcPr>
          <w:p w14:paraId="0A29F100"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0.012</w:t>
            </w:r>
          </w:p>
        </w:tc>
        <w:tc>
          <w:tcPr>
            <w:tcW w:w="1170" w:type="dxa"/>
            <w:vAlign w:val="bottom"/>
          </w:tcPr>
          <w:p w14:paraId="060F42F4"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0.011</w:t>
            </w:r>
          </w:p>
        </w:tc>
      </w:tr>
      <w:tr w:rsidR="006A7CCE" w:rsidRPr="006A7CCE" w14:paraId="706CE07A" w14:textId="77777777" w:rsidTr="006A7CCE">
        <w:tc>
          <w:tcPr>
            <w:tcW w:w="3240" w:type="dxa"/>
          </w:tcPr>
          <w:p w14:paraId="0E81E50F"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South</w:t>
            </w:r>
          </w:p>
        </w:tc>
        <w:tc>
          <w:tcPr>
            <w:tcW w:w="1350" w:type="dxa"/>
          </w:tcPr>
          <w:p w14:paraId="283D24AD" w14:textId="77777777" w:rsidR="006A7CCE" w:rsidRPr="006A7CCE" w:rsidRDefault="006A7CCE" w:rsidP="006A7CCE">
            <w:pPr>
              <w:jc w:val="center"/>
              <w:rPr>
                <w:rFonts w:ascii="Times New Roman" w:hAnsi="Times New Roman" w:cs="Times New Roman"/>
              </w:rPr>
            </w:pPr>
          </w:p>
        </w:tc>
        <w:tc>
          <w:tcPr>
            <w:tcW w:w="1350" w:type="dxa"/>
          </w:tcPr>
          <w:p w14:paraId="4CB4CB7A" w14:textId="77777777" w:rsidR="006A7CCE" w:rsidRPr="006A7CCE" w:rsidRDefault="006A7CCE" w:rsidP="006A7CCE">
            <w:pPr>
              <w:jc w:val="center"/>
              <w:rPr>
                <w:rFonts w:ascii="Times New Roman" w:hAnsi="Times New Roman" w:cs="Times New Roman"/>
              </w:rPr>
            </w:pPr>
          </w:p>
        </w:tc>
        <w:tc>
          <w:tcPr>
            <w:tcW w:w="1440" w:type="dxa"/>
            <w:tcBorders>
              <w:top w:val="nil"/>
              <w:left w:val="nil"/>
              <w:bottom w:val="nil"/>
              <w:right w:val="nil"/>
            </w:tcBorders>
            <w:shd w:val="clear" w:color="auto" w:fill="auto"/>
            <w:vAlign w:val="bottom"/>
          </w:tcPr>
          <w:p w14:paraId="4EEEDDDD"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0.006</w:t>
            </w:r>
          </w:p>
        </w:tc>
        <w:tc>
          <w:tcPr>
            <w:tcW w:w="1260" w:type="dxa"/>
            <w:tcBorders>
              <w:top w:val="nil"/>
              <w:left w:val="nil"/>
              <w:bottom w:val="nil"/>
              <w:right w:val="nil"/>
            </w:tcBorders>
            <w:shd w:val="clear" w:color="auto" w:fill="auto"/>
            <w:vAlign w:val="bottom"/>
          </w:tcPr>
          <w:p w14:paraId="3CC2394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0.014</w:t>
            </w:r>
          </w:p>
        </w:tc>
        <w:tc>
          <w:tcPr>
            <w:tcW w:w="1170" w:type="dxa"/>
            <w:vAlign w:val="bottom"/>
          </w:tcPr>
          <w:p w14:paraId="021B67E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0.014</w:t>
            </w:r>
          </w:p>
        </w:tc>
      </w:tr>
      <w:tr w:rsidR="006A7CCE" w:rsidRPr="006A7CCE" w14:paraId="7FC4E98C" w14:textId="77777777" w:rsidTr="006A7CCE">
        <w:tc>
          <w:tcPr>
            <w:tcW w:w="3240" w:type="dxa"/>
          </w:tcPr>
          <w:p w14:paraId="1BEC9BF1"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Midwest</w:t>
            </w:r>
          </w:p>
        </w:tc>
        <w:tc>
          <w:tcPr>
            <w:tcW w:w="1350" w:type="dxa"/>
          </w:tcPr>
          <w:p w14:paraId="5F271B14" w14:textId="77777777" w:rsidR="006A7CCE" w:rsidRPr="006A7CCE" w:rsidRDefault="006A7CCE" w:rsidP="006A7CCE">
            <w:pPr>
              <w:jc w:val="center"/>
              <w:rPr>
                <w:rFonts w:ascii="Times New Roman" w:hAnsi="Times New Roman" w:cs="Times New Roman"/>
              </w:rPr>
            </w:pPr>
          </w:p>
        </w:tc>
        <w:tc>
          <w:tcPr>
            <w:tcW w:w="1350" w:type="dxa"/>
          </w:tcPr>
          <w:p w14:paraId="7A46C6BF" w14:textId="77777777" w:rsidR="006A7CCE" w:rsidRPr="006A7CCE" w:rsidRDefault="006A7CCE" w:rsidP="006A7CCE">
            <w:pPr>
              <w:jc w:val="center"/>
              <w:rPr>
                <w:rFonts w:ascii="Times New Roman" w:hAnsi="Times New Roman" w:cs="Times New Roman"/>
              </w:rPr>
            </w:pPr>
          </w:p>
        </w:tc>
        <w:tc>
          <w:tcPr>
            <w:tcW w:w="1440" w:type="dxa"/>
            <w:tcBorders>
              <w:top w:val="nil"/>
              <w:left w:val="nil"/>
              <w:right w:val="nil"/>
            </w:tcBorders>
            <w:shd w:val="clear" w:color="auto" w:fill="auto"/>
            <w:vAlign w:val="bottom"/>
          </w:tcPr>
          <w:p w14:paraId="08439097"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0.010</w:t>
            </w:r>
          </w:p>
        </w:tc>
        <w:tc>
          <w:tcPr>
            <w:tcW w:w="1260" w:type="dxa"/>
            <w:tcBorders>
              <w:top w:val="nil"/>
              <w:left w:val="nil"/>
              <w:right w:val="nil"/>
            </w:tcBorders>
            <w:shd w:val="clear" w:color="auto" w:fill="auto"/>
            <w:vAlign w:val="bottom"/>
          </w:tcPr>
          <w:p w14:paraId="230EA66E"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0.017</w:t>
            </w:r>
          </w:p>
        </w:tc>
        <w:tc>
          <w:tcPr>
            <w:tcW w:w="1170" w:type="dxa"/>
            <w:vAlign w:val="bottom"/>
          </w:tcPr>
          <w:p w14:paraId="04139EE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0.019</w:t>
            </w:r>
          </w:p>
        </w:tc>
      </w:tr>
      <w:tr w:rsidR="006A7CCE" w:rsidRPr="006A7CCE" w14:paraId="2648677E" w14:textId="77777777" w:rsidTr="006A7CCE">
        <w:tc>
          <w:tcPr>
            <w:tcW w:w="3240" w:type="dxa"/>
          </w:tcPr>
          <w:p w14:paraId="40409EF0"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Year of the Survey</w:t>
            </w:r>
          </w:p>
        </w:tc>
        <w:tc>
          <w:tcPr>
            <w:tcW w:w="1350" w:type="dxa"/>
            <w:vAlign w:val="bottom"/>
          </w:tcPr>
          <w:p w14:paraId="0A1E396E" w14:textId="77777777" w:rsidR="006A7CCE" w:rsidRPr="006A7CCE" w:rsidRDefault="006A7CCE" w:rsidP="006A7CCE">
            <w:pPr>
              <w:jc w:val="center"/>
              <w:rPr>
                <w:rFonts w:ascii="Times New Roman" w:hAnsi="Times New Roman" w:cs="Times New Roman"/>
              </w:rPr>
            </w:pPr>
          </w:p>
        </w:tc>
        <w:tc>
          <w:tcPr>
            <w:tcW w:w="1350" w:type="dxa"/>
            <w:vAlign w:val="bottom"/>
          </w:tcPr>
          <w:p w14:paraId="448DD514" w14:textId="77777777" w:rsidR="006A7CCE" w:rsidRPr="006A7CCE" w:rsidRDefault="006A7CCE" w:rsidP="006A7CCE">
            <w:pPr>
              <w:jc w:val="center"/>
              <w:rPr>
                <w:rFonts w:ascii="Times New Roman" w:hAnsi="Times New Roman" w:cs="Times New Roman"/>
              </w:rPr>
            </w:pPr>
          </w:p>
        </w:tc>
        <w:tc>
          <w:tcPr>
            <w:tcW w:w="1440" w:type="dxa"/>
            <w:tcBorders>
              <w:left w:val="nil"/>
              <w:right w:val="nil"/>
            </w:tcBorders>
            <w:shd w:val="clear" w:color="auto" w:fill="auto"/>
            <w:vAlign w:val="bottom"/>
          </w:tcPr>
          <w:p w14:paraId="103428E0"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0.015~</w:t>
            </w:r>
          </w:p>
        </w:tc>
        <w:tc>
          <w:tcPr>
            <w:tcW w:w="1260" w:type="dxa"/>
            <w:tcBorders>
              <w:top w:val="nil"/>
              <w:left w:val="nil"/>
              <w:right w:val="nil"/>
            </w:tcBorders>
            <w:shd w:val="clear" w:color="auto" w:fill="auto"/>
            <w:vAlign w:val="bottom"/>
          </w:tcPr>
          <w:p w14:paraId="3C10CD3A"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0.018~</w:t>
            </w:r>
          </w:p>
        </w:tc>
        <w:tc>
          <w:tcPr>
            <w:tcW w:w="1170" w:type="dxa"/>
            <w:vAlign w:val="bottom"/>
          </w:tcPr>
          <w:p w14:paraId="6B9DF83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0.009</w:t>
            </w:r>
          </w:p>
        </w:tc>
      </w:tr>
      <w:tr w:rsidR="006A7CCE" w:rsidRPr="006A7CCE" w14:paraId="204649CF" w14:textId="77777777" w:rsidTr="006A7CCE">
        <w:tc>
          <w:tcPr>
            <w:tcW w:w="3240" w:type="dxa"/>
          </w:tcPr>
          <w:p w14:paraId="42B71D06"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Years of Education</w:t>
            </w:r>
          </w:p>
        </w:tc>
        <w:tc>
          <w:tcPr>
            <w:tcW w:w="1350" w:type="dxa"/>
          </w:tcPr>
          <w:p w14:paraId="05E13744" w14:textId="77777777" w:rsidR="006A7CCE" w:rsidRPr="006A7CCE" w:rsidRDefault="006A7CCE" w:rsidP="006A7CCE">
            <w:pPr>
              <w:jc w:val="center"/>
              <w:rPr>
                <w:rFonts w:ascii="Times New Roman" w:hAnsi="Times New Roman" w:cs="Times New Roman"/>
              </w:rPr>
            </w:pPr>
          </w:p>
        </w:tc>
        <w:tc>
          <w:tcPr>
            <w:tcW w:w="1350" w:type="dxa"/>
          </w:tcPr>
          <w:p w14:paraId="2C11D524" w14:textId="77777777" w:rsidR="006A7CCE" w:rsidRPr="006A7CCE" w:rsidRDefault="006A7CCE" w:rsidP="006A7CCE">
            <w:pPr>
              <w:jc w:val="center"/>
              <w:rPr>
                <w:rFonts w:ascii="Times New Roman" w:hAnsi="Times New Roman" w:cs="Times New Roman"/>
              </w:rPr>
            </w:pPr>
          </w:p>
        </w:tc>
        <w:tc>
          <w:tcPr>
            <w:tcW w:w="1440" w:type="dxa"/>
          </w:tcPr>
          <w:p w14:paraId="432A8AB6" w14:textId="77777777" w:rsidR="006A7CCE" w:rsidRPr="006A7CCE" w:rsidRDefault="006A7CCE" w:rsidP="006A7CCE">
            <w:pPr>
              <w:jc w:val="center"/>
              <w:rPr>
                <w:rFonts w:ascii="Times New Roman" w:hAnsi="Times New Roman" w:cs="Times New Roman"/>
              </w:rPr>
            </w:pPr>
          </w:p>
        </w:tc>
        <w:tc>
          <w:tcPr>
            <w:tcW w:w="1260" w:type="dxa"/>
            <w:tcBorders>
              <w:left w:val="nil"/>
              <w:right w:val="nil"/>
            </w:tcBorders>
            <w:shd w:val="clear" w:color="auto" w:fill="auto"/>
            <w:vAlign w:val="bottom"/>
          </w:tcPr>
          <w:p w14:paraId="521850A4"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0.003*</w:t>
            </w:r>
          </w:p>
        </w:tc>
        <w:tc>
          <w:tcPr>
            <w:tcW w:w="1170" w:type="dxa"/>
            <w:vAlign w:val="bottom"/>
          </w:tcPr>
          <w:p w14:paraId="09DA8C55"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0.003~</w:t>
            </w:r>
          </w:p>
        </w:tc>
      </w:tr>
      <w:tr w:rsidR="006A7CCE" w:rsidRPr="006A7CCE" w14:paraId="79AF8E7B" w14:textId="77777777" w:rsidTr="006A7CCE">
        <w:tc>
          <w:tcPr>
            <w:tcW w:w="3240" w:type="dxa"/>
          </w:tcPr>
          <w:p w14:paraId="438A5521"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English at Arrival (REF=Not at all)</w:t>
            </w:r>
          </w:p>
        </w:tc>
        <w:tc>
          <w:tcPr>
            <w:tcW w:w="1350" w:type="dxa"/>
          </w:tcPr>
          <w:p w14:paraId="2CF09F0B" w14:textId="77777777" w:rsidR="006A7CCE" w:rsidRPr="006A7CCE" w:rsidRDefault="006A7CCE" w:rsidP="006A7CCE">
            <w:pPr>
              <w:jc w:val="center"/>
              <w:rPr>
                <w:rFonts w:ascii="Times New Roman" w:hAnsi="Times New Roman" w:cs="Times New Roman"/>
              </w:rPr>
            </w:pPr>
          </w:p>
        </w:tc>
        <w:tc>
          <w:tcPr>
            <w:tcW w:w="1350" w:type="dxa"/>
          </w:tcPr>
          <w:p w14:paraId="26122A7C" w14:textId="77777777" w:rsidR="006A7CCE" w:rsidRPr="006A7CCE" w:rsidRDefault="006A7CCE" w:rsidP="006A7CCE">
            <w:pPr>
              <w:jc w:val="center"/>
              <w:rPr>
                <w:rFonts w:ascii="Times New Roman" w:hAnsi="Times New Roman" w:cs="Times New Roman"/>
              </w:rPr>
            </w:pPr>
          </w:p>
        </w:tc>
        <w:tc>
          <w:tcPr>
            <w:tcW w:w="1440" w:type="dxa"/>
          </w:tcPr>
          <w:p w14:paraId="21F4A772" w14:textId="77777777" w:rsidR="006A7CCE" w:rsidRPr="006A7CCE" w:rsidRDefault="006A7CCE" w:rsidP="006A7CCE">
            <w:pPr>
              <w:jc w:val="center"/>
              <w:rPr>
                <w:rFonts w:ascii="Times New Roman" w:hAnsi="Times New Roman" w:cs="Times New Roman"/>
              </w:rPr>
            </w:pPr>
          </w:p>
        </w:tc>
        <w:tc>
          <w:tcPr>
            <w:tcW w:w="1260" w:type="dxa"/>
            <w:tcBorders>
              <w:left w:val="nil"/>
              <w:right w:val="nil"/>
            </w:tcBorders>
            <w:shd w:val="clear" w:color="auto" w:fill="auto"/>
            <w:vAlign w:val="bottom"/>
          </w:tcPr>
          <w:p w14:paraId="41C8966F" w14:textId="77777777" w:rsidR="006A7CCE" w:rsidRPr="006A7CCE" w:rsidRDefault="006A7CCE" w:rsidP="006A7CCE">
            <w:pPr>
              <w:jc w:val="center"/>
              <w:rPr>
                <w:rFonts w:ascii="Times New Roman" w:hAnsi="Times New Roman" w:cs="Times New Roman"/>
              </w:rPr>
            </w:pPr>
          </w:p>
        </w:tc>
        <w:tc>
          <w:tcPr>
            <w:tcW w:w="1170" w:type="dxa"/>
            <w:vAlign w:val="bottom"/>
          </w:tcPr>
          <w:p w14:paraId="473FE7E1" w14:textId="77777777" w:rsidR="006A7CCE" w:rsidRPr="006A7CCE" w:rsidRDefault="006A7CCE" w:rsidP="006A7CCE">
            <w:pPr>
              <w:jc w:val="center"/>
              <w:rPr>
                <w:rFonts w:ascii="Times New Roman" w:hAnsi="Times New Roman" w:cs="Times New Roman"/>
              </w:rPr>
            </w:pPr>
          </w:p>
        </w:tc>
      </w:tr>
      <w:tr w:rsidR="006A7CCE" w:rsidRPr="006A7CCE" w14:paraId="5A451D3E" w14:textId="77777777" w:rsidTr="006A7CCE">
        <w:tc>
          <w:tcPr>
            <w:tcW w:w="3240" w:type="dxa"/>
          </w:tcPr>
          <w:p w14:paraId="5EFA0C87"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Not Well</w:t>
            </w:r>
          </w:p>
        </w:tc>
        <w:tc>
          <w:tcPr>
            <w:tcW w:w="1350" w:type="dxa"/>
          </w:tcPr>
          <w:p w14:paraId="39BF7D05" w14:textId="77777777" w:rsidR="006A7CCE" w:rsidRPr="006A7CCE" w:rsidRDefault="006A7CCE" w:rsidP="006A7CCE">
            <w:pPr>
              <w:jc w:val="center"/>
              <w:rPr>
                <w:rFonts w:ascii="Times New Roman" w:hAnsi="Times New Roman" w:cs="Times New Roman"/>
              </w:rPr>
            </w:pPr>
          </w:p>
        </w:tc>
        <w:tc>
          <w:tcPr>
            <w:tcW w:w="1350" w:type="dxa"/>
          </w:tcPr>
          <w:p w14:paraId="022C0AD4" w14:textId="77777777" w:rsidR="006A7CCE" w:rsidRPr="006A7CCE" w:rsidRDefault="006A7CCE" w:rsidP="006A7CCE">
            <w:pPr>
              <w:jc w:val="center"/>
              <w:rPr>
                <w:rFonts w:ascii="Times New Roman" w:hAnsi="Times New Roman" w:cs="Times New Roman"/>
              </w:rPr>
            </w:pPr>
          </w:p>
        </w:tc>
        <w:tc>
          <w:tcPr>
            <w:tcW w:w="1440" w:type="dxa"/>
          </w:tcPr>
          <w:p w14:paraId="6EA80A9B" w14:textId="77777777" w:rsidR="006A7CCE" w:rsidRPr="006A7CCE" w:rsidRDefault="006A7CCE" w:rsidP="006A7CCE">
            <w:pPr>
              <w:jc w:val="center"/>
              <w:rPr>
                <w:rFonts w:ascii="Times New Roman" w:hAnsi="Times New Roman" w:cs="Times New Roman"/>
              </w:rPr>
            </w:pPr>
          </w:p>
        </w:tc>
        <w:tc>
          <w:tcPr>
            <w:tcW w:w="1260" w:type="dxa"/>
            <w:tcBorders>
              <w:left w:val="nil"/>
              <w:bottom w:val="nil"/>
              <w:right w:val="nil"/>
            </w:tcBorders>
            <w:shd w:val="clear" w:color="auto" w:fill="auto"/>
            <w:vAlign w:val="bottom"/>
          </w:tcPr>
          <w:p w14:paraId="3FABC0DD"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-0.028*</w:t>
            </w:r>
          </w:p>
        </w:tc>
        <w:tc>
          <w:tcPr>
            <w:tcW w:w="1170" w:type="dxa"/>
            <w:vAlign w:val="bottom"/>
          </w:tcPr>
          <w:p w14:paraId="3B12C610"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-0.034*</w:t>
            </w:r>
          </w:p>
        </w:tc>
      </w:tr>
      <w:tr w:rsidR="006A7CCE" w:rsidRPr="006A7CCE" w14:paraId="76CA86F1" w14:textId="77777777" w:rsidTr="006A7CCE">
        <w:tc>
          <w:tcPr>
            <w:tcW w:w="3240" w:type="dxa"/>
          </w:tcPr>
          <w:p w14:paraId="287FADAA"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Well</w:t>
            </w:r>
          </w:p>
        </w:tc>
        <w:tc>
          <w:tcPr>
            <w:tcW w:w="1350" w:type="dxa"/>
          </w:tcPr>
          <w:p w14:paraId="453619F1" w14:textId="77777777" w:rsidR="006A7CCE" w:rsidRPr="006A7CCE" w:rsidRDefault="006A7CCE" w:rsidP="006A7CCE">
            <w:pPr>
              <w:jc w:val="center"/>
              <w:rPr>
                <w:rFonts w:ascii="Times New Roman" w:hAnsi="Times New Roman" w:cs="Times New Roman"/>
              </w:rPr>
            </w:pPr>
          </w:p>
        </w:tc>
        <w:tc>
          <w:tcPr>
            <w:tcW w:w="1350" w:type="dxa"/>
          </w:tcPr>
          <w:p w14:paraId="478DFB75" w14:textId="77777777" w:rsidR="006A7CCE" w:rsidRPr="006A7CCE" w:rsidRDefault="006A7CCE" w:rsidP="006A7CCE">
            <w:pPr>
              <w:jc w:val="center"/>
              <w:rPr>
                <w:rFonts w:ascii="Times New Roman" w:hAnsi="Times New Roman" w:cs="Times New Roman"/>
              </w:rPr>
            </w:pPr>
          </w:p>
        </w:tc>
        <w:tc>
          <w:tcPr>
            <w:tcW w:w="1440" w:type="dxa"/>
          </w:tcPr>
          <w:p w14:paraId="2CF4873B" w14:textId="77777777" w:rsidR="006A7CCE" w:rsidRPr="006A7CCE" w:rsidRDefault="006A7CCE" w:rsidP="006A7CCE">
            <w:pPr>
              <w:jc w:val="center"/>
              <w:rPr>
                <w:rFonts w:ascii="Times New Roman" w:hAnsi="Times New Roman" w:cs="Times New Roman"/>
              </w:rPr>
            </w:pPr>
          </w:p>
        </w:tc>
        <w:tc>
          <w:tcPr>
            <w:tcW w:w="1260" w:type="dxa"/>
            <w:tcBorders>
              <w:top w:val="nil"/>
              <w:left w:val="nil"/>
              <w:bottom w:val="nil"/>
              <w:right w:val="nil"/>
            </w:tcBorders>
            <w:shd w:val="clear" w:color="auto" w:fill="auto"/>
            <w:vAlign w:val="bottom"/>
          </w:tcPr>
          <w:p w14:paraId="3BF4A01A"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-0.002</w:t>
            </w:r>
          </w:p>
        </w:tc>
        <w:tc>
          <w:tcPr>
            <w:tcW w:w="1170" w:type="dxa"/>
            <w:vAlign w:val="bottom"/>
          </w:tcPr>
          <w:p w14:paraId="32AECBBB"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0.009</w:t>
            </w:r>
          </w:p>
        </w:tc>
      </w:tr>
      <w:tr w:rsidR="006A7CCE" w:rsidRPr="006A7CCE" w14:paraId="7CCEBC49" w14:textId="77777777" w:rsidTr="006A7CCE">
        <w:tc>
          <w:tcPr>
            <w:tcW w:w="3240" w:type="dxa"/>
          </w:tcPr>
          <w:p w14:paraId="52A7CCBA"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Very Well</w:t>
            </w:r>
          </w:p>
        </w:tc>
        <w:tc>
          <w:tcPr>
            <w:tcW w:w="1350" w:type="dxa"/>
          </w:tcPr>
          <w:p w14:paraId="0A65DB1C" w14:textId="77777777" w:rsidR="006A7CCE" w:rsidRPr="006A7CCE" w:rsidRDefault="006A7CCE" w:rsidP="006A7CCE">
            <w:pPr>
              <w:jc w:val="center"/>
              <w:rPr>
                <w:rFonts w:ascii="Times New Roman" w:hAnsi="Times New Roman" w:cs="Times New Roman"/>
              </w:rPr>
            </w:pPr>
          </w:p>
        </w:tc>
        <w:tc>
          <w:tcPr>
            <w:tcW w:w="1350" w:type="dxa"/>
          </w:tcPr>
          <w:p w14:paraId="009364FE" w14:textId="77777777" w:rsidR="006A7CCE" w:rsidRPr="006A7CCE" w:rsidRDefault="006A7CCE" w:rsidP="006A7CCE">
            <w:pPr>
              <w:jc w:val="center"/>
              <w:rPr>
                <w:rFonts w:ascii="Times New Roman" w:hAnsi="Times New Roman" w:cs="Times New Roman"/>
              </w:rPr>
            </w:pPr>
          </w:p>
        </w:tc>
        <w:tc>
          <w:tcPr>
            <w:tcW w:w="1440" w:type="dxa"/>
          </w:tcPr>
          <w:p w14:paraId="31961102" w14:textId="77777777" w:rsidR="006A7CCE" w:rsidRPr="006A7CCE" w:rsidRDefault="006A7CCE" w:rsidP="006A7CCE">
            <w:pPr>
              <w:jc w:val="center"/>
              <w:rPr>
                <w:rFonts w:ascii="Times New Roman" w:hAnsi="Times New Roman" w:cs="Times New Roman"/>
              </w:rPr>
            </w:pPr>
          </w:p>
        </w:tc>
        <w:tc>
          <w:tcPr>
            <w:tcW w:w="1260" w:type="dxa"/>
            <w:tcBorders>
              <w:top w:val="nil"/>
              <w:left w:val="nil"/>
              <w:bottom w:val="nil"/>
              <w:right w:val="nil"/>
            </w:tcBorders>
            <w:shd w:val="clear" w:color="auto" w:fill="auto"/>
            <w:vAlign w:val="bottom"/>
          </w:tcPr>
          <w:p w14:paraId="65173E0F"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-0.003</w:t>
            </w:r>
          </w:p>
        </w:tc>
        <w:tc>
          <w:tcPr>
            <w:tcW w:w="1170" w:type="dxa"/>
            <w:vAlign w:val="bottom"/>
          </w:tcPr>
          <w:p w14:paraId="47B4C3F7"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-0.007</w:t>
            </w:r>
          </w:p>
        </w:tc>
      </w:tr>
      <w:tr w:rsidR="006A7CCE" w:rsidRPr="006A7CCE" w14:paraId="0752E15F" w14:textId="77777777" w:rsidTr="006A7CCE">
        <w:tc>
          <w:tcPr>
            <w:tcW w:w="3240" w:type="dxa"/>
          </w:tcPr>
          <w:p w14:paraId="221A2964"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Current Enrollment in English Training</w:t>
            </w:r>
          </w:p>
        </w:tc>
        <w:tc>
          <w:tcPr>
            <w:tcW w:w="1350" w:type="dxa"/>
          </w:tcPr>
          <w:p w14:paraId="60B2B851" w14:textId="77777777" w:rsidR="006A7CCE" w:rsidRPr="006A7CCE" w:rsidRDefault="006A7CCE" w:rsidP="006A7CCE">
            <w:pPr>
              <w:jc w:val="center"/>
              <w:rPr>
                <w:rFonts w:ascii="Times New Roman" w:hAnsi="Times New Roman" w:cs="Times New Roman"/>
              </w:rPr>
            </w:pPr>
          </w:p>
        </w:tc>
        <w:tc>
          <w:tcPr>
            <w:tcW w:w="1350" w:type="dxa"/>
          </w:tcPr>
          <w:p w14:paraId="4355F735" w14:textId="77777777" w:rsidR="006A7CCE" w:rsidRPr="006A7CCE" w:rsidRDefault="006A7CCE" w:rsidP="006A7CCE">
            <w:pPr>
              <w:jc w:val="center"/>
              <w:rPr>
                <w:rFonts w:ascii="Times New Roman" w:hAnsi="Times New Roman" w:cs="Times New Roman"/>
              </w:rPr>
            </w:pPr>
          </w:p>
        </w:tc>
        <w:tc>
          <w:tcPr>
            <w:tcW w:w="1440" w:type="dxa"/>
          </w:tcPr>
          <w:p w14:paraId="53F988CA" w14:textId="77777777" w:rsidR="006A7CCE" w:rsidRPr="006A7CCE" w:rsidRDefault="006A7CCE" w:rsidP="006A7CCE">
            <w:pPr>
              <w:jc w:val="center"/>
              <w:rPr>
                <w:rFonts w:ascii="Times New Roman" w:hAnsi="Times New Roman" w:cs="Times New Roman"/>
              </w:rPr>
            </w:pPr>
          </w:p>
        </w:tc>
        <w:tc>
          <w:tcPr>
            <w:tcW w:w="1260" w:type="dxa"/>
          </w:tcPr>
          <w:p w14:paraId="270193BD" w14:textId="77777777" w:rsidR="006A7CCE" w:rsidRPr="006A7CCE" w:rsidRDefault="006A7CCE" w:rsidP="006A7CCE">
            <w:pPr>
              <w:jc w:val="center"/>
              <w:rPr>
                <w:rFonts w:ascii="Times New Roman" w:hAnsi="Times New Roman" w:cs="Times New Roman"/>
              </w:rPr>
            </w:pPr>
          </w:p>
        </w:tc>
        <w:tc>
          <w:tcPr>
            <w:tcW w:w="1170" w:type="dxa"/>
            <w:vAlign w:val="bottom"/>
          </w:tcPr>
          <w:p w14:paraId="028D71C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-0.039**</w:t>
            </w:r>
          </w:p>
        </w:tc>
      </w:tr>
      <w:tr w:rsidR="006A7CCE" w:rsidRPr="006A7CCE" w14:paraId="3DCC4DD7" w14:textId="77777777" w:rsidTr="006A7CCE">
        <w:tc>
          <w:tcPr>
            <w:tcW w:w="3240" w:type="dxa"/>
          </w:tcPr>
          <w:p w14:paraId="119CB995"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Current Enrollment in Job Training</w:t>
            </w:r>
          </w:p>
        </w:tc>
        <w:tc>
          <w:tcPr>
            <w:tcW w:w="1350" w:type="dxa"/>
          </w:tcPr>
          <w:p w14:paraId="448838D9" w14:textId="77777777" w:rsidR="006A7CCE" w:rsidRPr="006A7CCE" w:rsidRDefault="006A7CCE" w:rsidP="006A7CCE">
            <w:pPr>
              <w:jc w:val="center"/>
              <w:rPr>
                <w:rFonts w:ascii="Times New Roman" w:hAnsi="Times New Roman" w:cs="Times New Roman"/>
              </w:rPr>
            </w:pPr>
          </w:p>
        </w:tc>
        <w:tc>
          <w:tcPr>
            <w:tcW w:w="1350" w:type="dxa"/>
          </w:tcPr>
          <w:p w14:paraId="38F9C279" w14:textId="77777777" w:rsidR="006A7CCE" w:rsidRPr="006A7CCE" w:rsidRDefault="006A7CCE" w:rsidP="006A7CCE">
            <w:pPr>
              <w:jc w:val="center"/>
              <w:rPr>
                <w:rFonts w:ascii="Times New Roman" w:hAnsi="Times New Roman" w:cs="Times New Roman"/>
              </w:rPr>
            </w:pPr>
          </w:p>
        </w:tc>
        <w:tc>
          <w:tcPr>
            <w:tcW w:w="1440" w:type="dxa"/>
          </w:tcPr>
          <w:p w14:paraId="60A671D3" w14:textId="77777777" w:rsidR="006A7CCE" w:rsidRPr="006A7CCE" w:rsidRDefault="006A7CCE" w:rsidP="006A7CCE">
            <w:pPr>
              <w:jc w:val="center"/>
              <w:rPr>
                <w:rFonts w:ascii="Times New Roman" w:hAnsi="Times New Roman" w:cs="Times New Roman"/>
              </w:rPr>
            </w:pPr>
          </w:p>
        </w:tc>
        <w:tc>
          <w:tcPr>
            <w:tcW w:w="1260" w:type="dxa"/>
          </w:tcPr>
          <w:p w14:paraId="6C698BA2" w14:textId="77777777" w:rsidR="006A7CCE" w:rsidRPr="006A7CCE" w:rsidRDefault="006A7CCE" w:rsidP="006A7CCE">
            <w:pPr>
              <w:jc w:val="center"/>
              <w:rPr>
                <w:rFonts w:ascii="Times New Roman" w:hAnsi="Times New Roman" w:cs="Times New Roman"/>
              </w:rPr>
            </w:pPr>
          </w:p>
        </w:tc>
        <w:tc>
          <w:tcPr>
            <w:tcW w:w="1170" w:type="dxa"/>
            <w:vAlign w:val="bottom"/>
          </w:tcPr>
          <w:p w14:paraId="281EB9D8"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0.008</w:t>
            </w:r>
          </w:p>
        </w:tc>
      </w:tr>
      <w:tr w:rsidR="006A7CCE" w:rsidRPr="006A7CCE" w14:paraId="2A38D22F" w14:textId="77777777" w:rsidTr="006A7CCE">
        <w:tc>
          <w:tcPr>
            <w:tcW w:w="3240" w:type="dxa"/>
          </w:tcPr>
          <w:p w14:paraId="61D2F7B0"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Current English (REF=Not at all)</w:t>
            </w:r>
          </w:p>
        </w:tc>
        <w:tc>
          <w:tcPr>
            <w:tcW w:w="1350" w:type="dxa"/>
          </w:tcPr>
          <w:p w14:paraId="7574F8D2" w14:textId="77777777" w:rsidR="006A7CCE" w:rsidRPr="006A7CCE" w:rsidRDefault="006A7CCE" w:rsidP="006A7CCE">
            <w:pPr>
              <w:jc w:val="center"/>
              <w:rPr>
                <w:rFonts w:ascii="Times New Roman" w:hAnsi="Times New Roman" w:cs="Times New Roman"/>
              </w:rPr>
            </w:pPr>
          </w:p>
        </w:tc>
        <w:tc>
          <w:tcPr>
            <w:tcW w:w="1350" w:type="dxa"/>
          </w:tcPr>
          <w:p w14:paraId="237A80FC" w14:textId="77777777" w:rsidR="006A7CCE" w:rsidRPr="006A7CCE" w:rsidRDefault="006A7CCE" w:rsidP="006A7CCE">
            <w:pPr>
              <w:jc w:val="center"/>
              <w:rPr>
                <w:rFonts w:ascii="Times New Roman" w:hAnsi="Times New Roman" w:cs="Times New Roman"/>
              </w:rPr>
            </w:pPr>
          </w:p>
        </w:tc>
        <w:tc>
          <w:tcPr>
            <w:tcW w:w="1440" w:type="dxa"/>
          </w:tcPr>
          <w:p w14:paraId="2DB2FE38" w14:textId="77777777" w:rsidR="006A7CCE" w:rsidRPr="006A7CCE" w:rsidRDefault="006A7CCE" w:rsidP="006A7CCE">
            <w:pPr>
              <w:jc w:val="center"/>
              <w:rPr>
                <w:rFonts w:ascii="Times New Roman" w:hAnsi="Times New Roman" w:cs="Times New Roman"/>
              </w:rPr>
            </w:pPr>
          </w:p>
        </w:tc>
        <w:tc>
          <w:tcPr>
            <w:tcW w:w="1260" w:type="dxa"/>
          </w:tcPr>
          <w:p w14:paraId="46CF6670" w14:textId="77777777" w:rsidR="006A7CCE" w:rsidRPr="006A7CCE" w:rsidRDefault="006A7CCE" w:rsidP="006A7CCE">
            <w:pPr>
              <w:jc w:val="center"/>
              <w:rPr>
                <w:rFonts w:ascii="Times New Roman" w:hAnsi="Times New Roman" w:cs="Times New Roman"/>
              </w:rPr>
            </w:pPr>
          </w:p>
        </w:tc>
        <w:tc>
          <w:tcPr>
            <w:tcW w:w="1170" w:type="dxa"/>
            <w:vAlign w:val="bottom"/>
          </w:tcPr>
          <w:p w14:paraId="1D99A417" w14:textId="77777777" w:rsidR="006A7CCE" w:rsidRPr="006A7CCE" w:rsidRDefault="006A7CCE" w:rsidP="006A7CCE">
            <w:pPr>
              <w:jc w:val="center"/>
              <w:rPr>
                <w:rFonts w:ascii="Times New Roman" w:hAnsi="Times New Roman" w:cs="Times New Roman"/>
              </w:rPr>
            </w:pPr>
          </w:p>
        </w:tc>
      </w:tr>
      <w:tr w:rsidR="006A7CCE" w:rsidRPr="006A7CCE" w14:paraId="24598EC3" w14:textId="77777777" w:rsidTr="006A7CCE">
        <w:tc>
          <w:tcPr>
            <w:tcW w:w="3240" w:type="dxa"/>
          </w:tcPr>
          <w:p w14:paraId="60E42805"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Not Well</w:t>
            </w:r>
          </w:p>
        </w:tc>
        <w:tc>
          <w:tcPr>
            <w:tcW w:w="1350" w:type="dxa"/>
          </w:tcPr>
          <w:p w14:paraId="2BE02494" w14:textId="77777777" w:rsidR="006A7CCE" w:rsidRPr="006A7CCE" w:rsidRDefault="006A7CCE" w:rsidP="006A7CCE">
            <w:pPr>
              <w:jc w:val="center"/>
              <w:rPr>
                <w:rFonts w:ascii="Times New Roman" w:hAnsi="Times New Roman" w:cs="Times New Roman"/>
              </w:rPr>
            </w:pPr>
          </w:p>
        </w:tc>
        <w:tc>
          <w:tcPr>
            <w:tcW w:w="1350" w:type="dxa"/>
          </w:tcPr>
          <w:p w14:paraId="50E816A9" w14:textId="77777777" w:rsidR="006A7CCE" w:rsidRPr="006A7CCE" w:rsidRDefault="006A7CCE" w:rsidP="006A7CCE">
            <w:pPr>
              <w:jc w:val="center"/>
              <w:rPr>
                <w:rFonts w:ascii="Times New Roman" w:hAnsi="Times New Roman" w:cs="Times New Roman"/>
              </w:rPr>
            </w:pPr>
          </w:p>
        </w:tc>
        <w:tc>
          <w:tcPr>
            <w:tcW w:w="1440" w:type="dxa"/>
          </w:tcPr>
          <w:p w14:paraId="72BA2383" w14:textId="77777777" w:rsidR="006A7CCE" w:rsidRPr="006A7CCE" w:rsidRDefault="006A7CCE" w:rsidP="006A7CCE">
            <w:pPr>
              <w:jc w:val="center"/>
              <w:rPr>
                <w:rFonts w:ascii="Times New Roman" w:hAnsi="Times New Roman" w:cs="Times New Roman"/>
              </w:rPr>
            </w:pPr>
          </w:p>
        </w:tc>
        <w:tc>
          <w:tcPr>
            <w:tcW w:w="1260" w:type="dxa"/>
          </w:tcPr>
          <w:p w14:paraId="69F15BC9" w14:textId="77777777" w:rsidR="006A7CCE" w:rsidRPr="006A7CCE" w:rsidRDefault="006A7CCE" w:rsidP="006A7CCE">
            <w:pPr>
              <w:jc w:val="center"/>
              <w:rPr>
                <w:rFonts w:ascii="Times New Roman" w:hAnsi="Times New Roman" w:cs="Times New Roman"/>
              </w:rPr>
            </w:pPr>
          </w:p>
        </w:tc>
        <w:tc>
          <w:tcPr>
            <w:tcW w:w="1170" w:type="dxa"/>
            <w:vAlign w:val="bottom"/>
          </w:tcPr>
          <w:p w14:paraId="6B5B3051"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-0.004</w:t>
            </w:r>
          </w:p>
        </w:tc>
      </w:tr>
      <w:tr w:rsidR="006A7CCE" w:rsidRPr="006A7CCE" w14:paraId="7A8690EB" w14:textId="77777777" w:rsidTr="006A7CCE">
        <w:tc>
          <w:tcPr>
            <w:tcW w:w="3240" w:type="dxa"/>
          </w:tcPr>
          <w:p w14:paraId="1AC681B8"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Well</w:t>
            </w:r>
          </w:p>
        </w:tc>
        <w:tc>
          <w:tcPr>
            <w:tcW w:w="1350" w:type="dxa"/>
          </w:tcPr>
          <w:p w14:paraId="4C6B3022" w14:textId="77777777" w:rsidR="006A7CCE" w:rsidRPr="006A7CCE" w:rsidRDefault="006A7CCE" w:rsidP="006A7CCE">
            <w:pPr>
              <w:jc w:val="center"/>
              <w:rPr>
                <w:rFonts w:ascii="Times New Roman" w:hAnsi="Times New Roman" w:cs="Times New Roman"/>
              </w:rPr>
            </w:pPr>
          </w:p>
        </w:tc>
        <w:tc>
          <w:tcPr>
            <w:tcW w:w="1350" w:type="dxa"/>
          </w:tcPr>
          <w:p w14:paraId="47225C59" w14:textId="77777777" w:rsidR="006A7CCE" w:rsidRPr="006A7CCE" w:rsidRDefault="006A7CCE" w:rsidP="006A7CCE">
            <w:pPr>
              <w:jc w:val="center"/>
              <w:rPr>
                <w:rFonts w:ascii="Times New Roman" w:hAnsi="Times New Roman" w:cs="Times New Roman"/>
              </w:rPr>
            </w:pPr>
          </w:p>
        </w:tc>
        <w:tc>
          <w:tcPr>
            <w:tcW w:w="1440" w:type="dxa"/>
          </w:tcPr>
          <w:p w14:paraId="0C3D8D90" w14:textId="77777777" w:rsidR="006A7CCE" w:rsidRPr="006A7CCE" w:rsidRDefault="006A7CCE" w:rsidP="006A7CCE">
            <w:pPr>
              <w:jc w:val="center"/>
              <w:rPr>
                <w:rFonts w:ascii="Times New Roman" w:hAnsi="Times New Roman" w:cs="Times New Roman"/>
              </w:rPr>
            </w:pPr>
          </w:p>
        </w:tc>
        <w:tc>
          <w:tcPr>
            <w:tcW w:w="1260" w:type="dxa"/>
          </w:tcPr>
          <w:p w14:paraId="306C8EE0" w14:textId="77777777" w:rsidR="006A7CCE" w:rsidRPr="006A7CCE" w:rsidRDefault="006A7CCE" w:rsidP="006A7CCE">
            <w:pPr>
              <w:jc w:val="center"/>
              <w:rPr>
                <w:rFonts w:ascii="Times New Roman" w:hAnsi="Times New Roman" w:cs="Times New Roman"/>
              </w:rPr>
            </w:pPr>
          </w:p>
        </w:tc>
        <w:tc>
          <w:tcPr>
            <w:tcW w:w="1170" w:type="dxa"/>
            <w:vAlign w:val="bottom"/>
          </w:tcPr>
          <w:p w14:paraId="4FB1FEBE"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0.008</w:t>
            </w:r>
          </w:p>
        </w:tc>
      </w:tr>
      <w:tr w:rsidR="006A7CCE" w:rsidRPr="006A7CCE" w14:paraId="2F2950B0" w14:textId="77777777" w:rsidTr="006A7CCE">
        <w:trPr>
          <w:trHeight w:val="80"/>
        </w:trPr>
        <w:tc>
          <w:tcPr>
            <w:tcW w:w="3240" w:type="dxa"/>
          </w:tcPr>
          <w:p w14:paraId="177275AB"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lastRenderedPageBreak/>
              <w:t xml:space="preserve">     Very Well</w:t>
            </w:r>
          </w:p>
        </w:tc>
        <w:tc>
          <w:tcPr>
            <w:tcW w:w="1350" w:type="dxa"/>
          </w:tcPr>
          <w:p w14:paraId="1D18E2FC" w14:textId="77777777" w:rsidR="006A7CCE" w:rsidRPr="006A7CCE" w:rsidRDefault="006A7CCE" w:rsidP="006A7CCE">
            <w:pPr>
              <w:jc w:val="center"/>
              <w:rPr>
                <w:rFonts w:ascii="Times New Roman" w:hAnsi="Times New Roman" w:cs="Times New Roman"/>
              </w:rPr>
            </w:pPr>
          </w:p>
        </w:tc>
        <w:tc>
          <w:tcPr>
            <w:tcW w:w="1350" w:type="dxa"/>
          </w:tcPr>
          <w:p w14:paraId="5EC8AA6C" w14:textId="77777777" w:rsidR="006A7CCE" w:rsidRPr="006A7CCE" w:rsidRDefault="006A7CCE" w:rsidP="006A7CCE">
            <w:pPr>
              <w:jc w:val="center"/>
              <w:rPr>
                <w:rFonts w:ascii="Times New Roman" w:hAnsi="Times New Roman" w:cs="Times New Roman"/>
              </w:rPr>
            </w:pPr>
          </w:p>
        </w:tc>
        <w:tc>
          <w:tcPr>
            <w:tcW w:w="1440" w:type="dxa"/>
          </w:tcPr>
          <w:p w14:paraId="533ED902" w14:textId="77777777" w:rsidR="006A7CCE" w:rsidRPr="006A7CCE" w:rsidRDefault="006A7CCE" w:rsidP="006A7CCE">
            <w:pPr>
              <w:jc w:val="center"/>
              <w:rPr>
                <w:rFonts w:ascii="Times New Roman" w:hAnsi="Times New Roman" w:cs="Times New Roman"/>
              </w:rPr>
            </w:pPr>
          </w:p>
        </w:tc>
        <w:tc>
          <w:tcPr>
            <w:tcW w:w="1260" w:type="dxa"/>
          </w:tcPr>
          <w:p w14:paraId="2D181185" w14:textId="77777777" w:rsidR="006A7CCE" w:rsidRPr="006A7CCE" w:rsidRDefault="006A7CCE" w:rsidP="006A7CCE">
            <w:pPr>
              <w:jc w:val="center"/>
              <w:rPr>
                <w:rFonts w:ascii="Times New Roman" w:hAnsi="Times New Roman" w:cs="Times New Roman"/>
              </w:rPr>
            </w:pPr>
          </w:p>
        </w:tc>
        <w:tc>
          <w:tcPr>
            <w:tcW w:w="1170" w:type="dxa"/>
            <w:vAlign w:val="bottom"/>
          </w:tcPr>
          <w:p w14:paraId="0F64F575"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0.010</w:t>
            </w:r>
          </w:p>
        </w:tc>
      </w:tr>
      <w:tr w:rsidR="006A7CCE" w:rsidRPr="006A7CCE" w14:paraId="430A99FA" w14:textId="77777777" w:rsidTr="006A7CCE">
        <w:tc>
          <w:tcPr>
            <w:tcW w:w="3240" w:type="dxa"/>
          </w:tcPr>
          <w:p w14:paraId="5F0938D7"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U.S. Economic Sector (REF= Blue collar)</w:t>
            </w:r>
          </w:p>
        </w:tc>
        <w:tc>
          <w:tcPr>
            <w:tcW w:w="1350" w:type="dxa"/>
            <w:vAlign w:val="bottom"/>
          </w:tcPr>
          <w:p w14:paraId="7FD68630" w14:textId="77777777" w:rsidR="006A7CCE" w:rsidRPr="006A7CCE" w:rsidRDefault="006A7CCE" w:rsidP="006A7CCE">
            <w:pPr>
              <w:jc w:val="center"/>
              <w:rPr>
                <w:rFonts w:ascii="Times New Roman" w:hAnsi="Times New Roman" w:cs="Times New Roman"/>
              </w:rPr>
            </w:pPr>
          </w:p>
        </w:tc>
        <w:tc>
          <w:tcPr>
            <w:tcW w:w="1350" w:type="dxa"/>
            <w:vAlign w:val="bottom"/>
          </w:tcPr>
          <w:p w14:paraId="63E6E9D4" w14:textId="77777777" w:rsidR="006A7CCE" w:rsidRPr="006A7CCE" w:rsidRDefault="006A7CCE" w:rsidP="006A7CCE">
            <w:pPr>
              <w:jc w:val="center"/>
              <w:rPr>
                <w:rFonts w:ascii="Times New Roman" w:hAnsi="Times New Roman" w:cs="Times New Roman"/>
              </w:rPr>
            </w:pPr>
          </w:p>
        </w:tc>
        <w:tc>
          <w:tcPr>
            <w:tcW w:w="1440" w:type="dxa"/>
            <w:tcBorders>
              <w:left w:val="nil"/>
              <w:right w:val="nil"/>
            </w:tcBorders>
            <w:shd w:val="clear" w:color="auto" w:fill="auto"/>
            <w:vAlign w:val="bottom"/>
          </w:tcPr>
          <w:p w14:paraId="2CA556BD" w14:textId="77777777" w:rsidR="006A7CCE" w:rsidRPr="006A7CCE" w:rsidRDefault="006A7CCE" w:rsidP="006A7CCE">
            <w:pPr>
              <w:jc w:val="center"/>
              <w:rPr>
                <w:rFonts w:ascii="Times New Roman" w:hAnsi="Times New Roman" w:cs="Times New Roman"/>
              </w:rPr>
            </w:pPr>
          </w:p>
        </w:tc>
        <w:tc>
          <w:tcPr>
            <w:tcW w:w="1260" w:type="dxa"/>
            <w:tcBorders>
              <w:left w:val="nil"/>
              <w:right w:val="nil"/>
            </w:tcBorders>
            <w:shd w:val="clear" w:color="auto" w:fill="auto"/>
            <w:vAlign w:val="bottom"/>
          </w:tcPr>
          <w:p w14:paraId="5DFD59A4" w14:textId="77777777" w:rsidR="006A7CCE" w:rsidRPr="006A7CCE" w:rsidRDefault="006A7CCE" w:rsidP="006A7CCE">
            <w:pPr>
              <w:jc w:val="center"/>
              <w:rPr>
                <w:rFonts w:ascii="Times New Roman" w:hAnsi="Times New Roman" w:cs="Times New Roman"/>
              </w:rPr>
            </w:pPr>
          </w:p>
        </w:tc>
        <w:tc>
          <w:tcPr>
            <w:tcW w:w="1170" w:type="dxa"/>
            <w:vAlign w:val="bottom"/>
          </w:tcPr>
          <w:p w14:paraId="5B64BF45" w14:textId="77777777" w:rsidR="006A7CCE" w:rsidRPr="006A7CCE" w:rsidRDefault="006A7CCE" w:rsidP="006A7CCE">
            <w:pPr>
              <w:jc w:val="center"/>
              <w:rPr>
                <w:rFonts w:ascii="Times New Roman" w:hAnsi="Times New Roman" w:cs="Times New Roman"/>
              </w:rPr>
            </w:pPr>
          </w:p>
        </w:tc>
      </w:tr>
      <w:tr w:rsidR="006A7CCE" w:rsidRPr="006A7CCE" w14:paraId="79689E35" w14:textId="77777777" w:rsidTr="006A7CCE">
        <w:tc>
          <w:tcPr>
            <w:tcW w:w="3240" w:type="dxa"/>
          </w:tcPr>
          <w:p w14:paraId="08C1D27B"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None</w:t>
            </w:r>
          </w:p>
        </w:tc>
        <w:tc>
          <w:tcPr>
            <w:tcW w:w="1350" w:type="dxa"/>
            <w:vAlign w:val="bottom"/>
          </w:tcPr>
          <w:p w14:paraId="0EB4772D" w14:textId="77777777" w:rsidR="006A7CCE" w:rsidRPr="006A7CCE" w:rsidRDefault="006A7CCE" w:rsidP="006A7CCE">
            <w:pPr>
              <w:jc w:val="center"/>
              <w:rPr>
                <w:rFonts w:ascii="Times New Roman" w:hAnsi="Times New Roman" w:cs="Times New Roman"/>
              </w:rPr>
            </w:pPr>
          </w:p>
        </w:tc>
        <w:tc>
          <w:tcPr>
            <w:tcW w:w="1350" w:type="dxa"/>
            <w:vAlign w:val="bottom"/>
          </w:tcPr>
          <w:p w14:paraId="3C4CBF8E" w14:textId="77777777" w:rsidR="006A7CCE" w:rsidRPr="006A7CCE" w:rsidRDefault="006A7CCE" w:rsidP="006A7CCE">
            <w:pPr>
              <w:jc w:val="center"/>
              <w:rPr>
                <w:rFonts w:ascii="Times New Roman" w:hAnsi="Times New Roman" w:cs="Times New Roman"/>
              </w:rPr>
            </w:pPr>
          </w:p>
        </w:tc>
        <w:tc>
          <w:tcPr>
            <w:tcW w:w="1440" w:type="dxa"/>
            <w:tcBorders>
              <w:left w:val="nil"/>
              <w:right w:val="nil"/>
            </w:tcBorders>
            <w:shd w:val="clear" w:color="auto" w:fill="auto"/>
            <w:vAlign w:val="bottom"/>
          </w:tcPr>
          <w:p w14:paraId="675D8BFE" w14:textId="77777777" w:rsidR="006A7CCE" w:rsidRPr="006A7CCE" w:rsidRDefault="006A7CCE" w:rsidP="006A7CCE">
            <w:pPr>
              <w:jc w:val="center"/>
              <w:rPr>
                <w:rFonts w:ascii="Times New Roman" w:hAnsi="Times New Roman" w:cs="Times New Roman"/>
              </w:rPr>
            </w:pPr>
          </w:p>
        </w:tc>
        <w:tc>
          <w:tcPr>
            <w:tcW w:w="1260" w:type="dxa"/>
            <w:tcBorders>
              <w:left w:val="nil"/>
              <w:right w:val="nil"/>
            </w:tcBorders>
            <w:shd w:val="clear" w:color="auto" w:fill="auto"/>
            <w:vAlign w:val="bottom"/>
          </w:tcPr>
          <w:p w14:paraId="0AD06E36" w14:textId="77777777" w:rsidR="006A7CCE" w:rsidRPr="006A7CCE" w:rsidRDefault="006A7CCE" w:rsidP="006A7CCE">
            <w:pPr>
              <w:jc w:val="center"/>
              <w:rPr>
                <w:rFonts w:ascii="Times New Roman" w:hAnsi="Times New Roman" w:cs="Times New Roman"/>
              </w:rPr>
            </w:pPr>
          </w:p>
        </w:tc>
        <w:tc>
          <w:tcPr>
            <w:tcW w:w="1170" w:type="dxa"/>
            <w:vAlign w:val="bottom"/>
          </w:tcPr>
          <w:p w14:paraId="7920C669"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-0.022~</w:t>
            </w:r>
          </w:p>
        </w:tc>
      </w:tr>
      <w:tr w:rsidR="006A7CCE" w:rsidRPr="006A7CCE" w14:paraId="4D273339" w14:textId="77777777" w:rsidTr="006A7CCE">
        <w:tc>
          <w:tcPr>
            <w:tcW w:w="3240" w:type="dxa"/>
          </w:tcPr>
          <w:p w14:paraId="3D8A3F08"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Retail/Sales</w:t>
            </w:r>
          </w:p>
        </w:tc>
        <w:tc>
          <w:tcPr>
            <w:tcW w:w="1350" w:type="dxa"/>
            <w:vAlign w:val="bottom"/>
          </w:tcPr>
          <w:p w14:paraId="7BA0DF68" w14:textId="77777777" w:rsidR="006A7CCE" w:rsidRPr="006A7CCE" w:rsidRDefault="006A7CCE" w:rsidP="006A7CCE">
            <w:pPr>
              <w:jc w:val="center"/>
              <w:rPr>
                <w:rFonts w:ascii="Times New Roman" w:hAnsi="Times New Roman" w:cs="Times New Roman"/>
              </w:rPr>
            </w:pPr>
          </w:p>
        </w:tc>
        <w:tc>
          <w:tcPr>
            <w:tcW w:w="1350" w:type="dxa"/>
            <w:vAlign w:val="bottom"/>
          </w:tcPr>
          <w:p w14:paraId="65A7A040" w14:textId="77777777" w:rsidR="006A7CCE" w:rsidRPr="006A7CCE" w:rsidRDefault="006A7CCE" w:rsidP="006A7CCE">
            <w:pPr>
              <w:jc w:val="center"/>
              <w:rPr>
                <w:rFonts w:ascii="Times New Roman" w:hAnsi="Times New Roman" w:cs="Times New Roman"/>
              </w:rPr>
            </w:pPr>
          </w:p>
        </w:tc>
        <w:tc>
          <w:tcPr>
            <w:tcW w:w="1440" w:type="dxa"/>
            <w:tcBorders>
              <w:left w:val="nil"/>
              <w:right w:val="nil"/>
            </w:tcBorders>
            <w:shd w:val="clear" w:color="auto" w:fill="auto"/>
            <w:vAlign w:val="bottom"/>
          </w:tcPr>
          <w:p w14:paraId="6ABBA0AC" w14:textId="77777777" w:rsidR="006A7CCE" w:rsidRPr="006A7CCE" w:rsidRDefault="006A7CCE" w:rsidP="006A7CCE">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3B0FD621" w14:textId="77777777" w:rsidR="006A7CCE" w:rsidRPr="006A7CCE" w:rsidRDefault="006A7CCE" w:rsidP="006A7CCE">
            <w:pPr>
              <w:jc w:val="center"/>
              <w:rPr>
                <w:rFonts w:ascii="Times New Roman" w:hAnsi="Times New Roman" w:cs="Times New Roman"/>
              </w:rPr>
            </w:pPr>
          </w:p>
        </w:tc>
        <w:tc>
          <w:tcPr>
            <w:tcW w:w="1170" w:type="dxa"/>
            <w:vAlign w:val="bottom"/>
          </w:tcPr>
          <w:p w14:paraId="69967C30"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-0.032</w:t>
            </w:r>
          </w:p>
        </w:tc>
      </w:tr>
      <w:tr w:rsidR="006A7CCE" w:rsidRPr="006A7CCE" w14:paraId="2BECA24A" w14:textId="77777777" w:rsidTr="006A7CCE">
        <w:tc>
          <w:tcPr>
            <w:tcW w:w="3240" w:type="dxa"/>
          </w:tcPr>
          <w:p w14:paraId="73E50039"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Professional/ED/Health/Social Services</w:t>
            </w:r>
          </w:p>
        </w:tc>
        <w:tc>
          <w:tcPr>
            <w:tcW w:w="1350" w:type="dxa"/>
            <w:vAlign w:val="bottom"/>
          </w:tcPr>
          <w:p w14:paraId="334687D7" w14:textId="77777777" w:rsidR="006A7CCE" w:rsidRPr="006A7CCE" w:rsidRDefault="006A7CCE" w:rsidP="006A7CCE">
            <w:pPr>
              <w:jc w:val="center"/>
              <w:rPr>
                <w:rFonts w:ascii="Times New Roman" w:hAnsi="Times New Roman" w:cs="Times New Roman"/>
              </w:rPr>
            </w:pPr>
          </w:p>
        </w:tc>
        <w:tc>
          <w:tcPr>
            <w:tcW w:w="1350" w:type="dxa"/>
            <w:vAlign w:val="bottom"/>
          </w:tcPr>
          <w:p w14:paraId="33D603C5" w14:textId="77777777" w:rsidR="006A7CCE" w:rsidRPr="006A7CCE" w:rsidRDefault="006A7CCE" w:rsidP="006A7CCE">
            <w:pPr>
              <w:jc w:val="center"/>
              <w:rPr>
                <w:rFonts w:ascii="Times New Roman" w:hAnsi="Times New Roman" w:cs="Times New Roman"/>
              </w:rPr>
            </w:pPr>
          </w:p>
        </w:tc>
        <w:tc>
          <w:tcPr>
            <w:tcW w:w="1440" w:type="dxa"/>
            <w:tcBorders>
              <w:left w:val="nil"/>
              <w:right w:val="nil"/>
            </w:tcBorders>
            <w:shd w:val="clear" w:color="auto" w:fill="auto"/>
            <w:vAlign w:val="bottom"/>
          </w:tcPr>
          <w:p w14:paraId="345B6D0A" w14:textId="77777777" w:rsidR="006A7CCE" w:rsidRPr="006A7CCE" w:rsidRDefault="006A7CCE" w:rsidP="006A7CCE">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3272F59F" w14:textId="77777777" w:rsidR="006A7CCE" w:rsidRPr="006A7CCE" w:rsidRDefault="006A7CCE" w:rsidP="006A7CCE">
            <w:pPr>
              <w:jc w:val="center"/>
              <w:rPr>
                <w:rFonts w:ascii="Times New Roman" w:hAnsi="Times New Roman" w:cs="Times New Roman"/>
              </w:rPr>
            </w:pPr>
          </w:p>
        </w:tc>
        <w:tc>
          <w:tcPr>
            <w:tcW w:w="1170" w:type="dxa"/>
            <w:vAlign w:val="bottom"/>
          </w:tcPr>
          <w:p w14:paraId="7F459832"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-0.014</w:t>
            </w:r>
          </w:p>
        </w:tc>
      </w:tr>
      <w:tr w:rsidR="006A7CCE" w:rsidRPr="006A7CCE" w14:paraId="244DDE08" w14:textId="77777777" w:rsidTr="006A7CCE">
        <w:tc>
          <w:tcPr>
            <w:tcW w:w="3240" w:type="dxa"/>
          </w:tcPr>
          <w:p w14:paraId="301AA88E"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 xml:space="preserve">     General Support</w:t>
            </w:r>
          </w:p>
        </w:tc>
        <w:tc>
          <w:tcPr>
            <w:tcW w:w="1350" w:type="dxa"/>
            <w:vAlign w:val="bottom"/>
          </w:tcPr>
          <w:p w14:paraId="09C127DB" w14:textId="77777777" w:rsidR="006A7CCE" w:rsidRPr="006A7CCE" w:rsidRDefault="006A7CCE" w:rsidP="006A7CCE">
            <w:pPr>
              <w:jc w:val="center"/>
              <w:rPr>
                <w:rFonts w:ascii="Times New Roman" w:hAnsi="Times New Roman" w:cs="Times New Roman"/>
              </w:rPr>
            </w:pPr>
          </w:p>
        </w:tc>
        <w:tc>
          <w:tcPr>
            <w:tcW w:w="1350" w:type="dxa"/>
            <w:vAlign w:val="bottom"/>
          </w:tcPr>
          <w:p w14:paraId="5222AEFC" w14:textId="77777777" w:rsidR="006A7CCE" w:rsidRPr="006A7CCE" w:rsidRDefault="006A7CCE" w:rsidP="006A7CCE">
            <w:pPr>
              <w:jc w:val="center"/>
              <w:rPr>
                <w:rFonts w:ascii="Times New Roman" w:hAnsi="Times New Roman" w:cs="Times New Roman"/>
              </w:rPr>
            </w:pPr>
          </w:p>
        </w:tc>
        <w:tc>
          <w:tcPr>
            <w:tcW w:w="1440" w:type="dxa"/>
            <w:tcBorders>
              <w:left w:val="nil"/>
              <w:right w:val="nil"/>
            </w:tcBorders>
            <w:shd w:val="clear" w:color="auto" w:fill="auto"/>
            <w:vAlign w:val="bottom"/>
          </w:tcPr>
          <w:p w14:paraId="179FDCC1" w14:textId="77777777" w:rsidR="006A7CCE" w:rsidRPr="006A7CCE" w:rsidRDefault="006A7CCE" w:rsidP="006A7CCE">
            <w:pPr>
              <w:jc w:val="center"/>
              <w:rPr>
                <w:rFonts w:ascii="Times New Roman" w:hAnsi="Times New Roman" w:cs="Times New Roman"/>
              </w:rPr>
            </w:pPr>
          </w:p>
        </w:tc>
        <w:tc>
          <w:tcPr>
            <w:tcW w:w="1260" w:type="dxa"/>
            <w:tcBorders>
              <w:top w:val="nil"/>
              <w:left w:val="nil"/>
              <w:right w:val="nil"/>
            </w:tcBorders>
            <w:shd w:val="clear" w:color="auto" w:fill="auto"/>
            <w:vAlign w:val="bottom"/>
          </w:tcPr>
          <w:p w14:paraId="6AE49E78" w14:textId="77777777" w:rsidR="006A7CCE" w:rsidRPr="006A7CCE" w:rsidRDefault="006A7CCE" w:rsidP="006A7CCE">
            <w:pPr>
              <w:jc w:val="center"/>
              <w:rPr>
                <w:rFonts w:ascii="Times New Roman" w:hAnsi="Times New Roman" w:cs="Times New Roman"/>
              </w:rPr>
            </w:pPr>
          </w:p>
        </w:tc>
        <w:tc>
          <w:tcPr>
            <w:tcW w:w="1170" w:type="dxa"/>
            <w:vAlign w:val="bottom"/>
          </w:tcPr>
          <w:p w14:paraId="5FA050F0"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-0.046*</w:t>
            </w:r>
          </w:p>
        </w:tc>
      </w:tr>
      <w:tr w:rsidR="006A7CCE" w:rsidRPr="006A7CCE" w14:paraId="44D1C70E" w14:textId="77777777" w:rsidTr="006A7CCE">
        <w:trPr>
          <w:trHeight w:val="80"/>
        </w:trPr>
        <w:tc>
          <w:tcPr>
            <w:tcW w:w="3240" w:type="dxa"/>
          </w:tcPr>
          <w:p w14:paraId="5A4BA063" w14:textId="77777777" w:rsidR="006A7CCE" w:rsidRPr="006A7CCE" w:rsidRDefault="006A7CCE" w:rsidP="006A7CCE">
            <w:pPr>
              <w:rPr>
                <w:rFonts w:ascii="Times New Roman" w:hAnsi="Times New Roman" w:cs="Times New Roman"/>
              </w:rPr>
            </w:pPr>
            <w:r w:rsidRPr="006A7CCE">
              <w:rPr>
                <w:rFonts w:ascii="Times New Roman" w:hAnsi="Times New Roman" w:cs="Times New Roman"/>
              </w:rPr>
              <w:t>Time until First Job in Years</w:t>
            </w:r>
          </w:p>
        </w:tc>
        <w:tc>
          <w:tcPr>
            <w:tcW w:w="1350" w:type="dxa"/>
          </w:tcPr>
          <w:p w14:paraId="2254DABF" w14:textId="77777777" w:rsidR="006A7CCE" w:rsidRPr="006A7CCE" w:rsidRDefault="006A7CCE" w:rsidP="006A7CCE">
            <w:pPr>
              <w:jc w:val="center"/>
              <w:rPr>
                <w:rFonts w:ascii="Times New Roman" w:hAnsi="Times New Roman" w:cs="Times New Roman"/>
              </w:rPr>
            </w:pPr>
          </w:p>
        </w:tc>
        <w:tc>
          <w:tcPr>
            <w:tcW w:w="1350" w:type="dxa"/>
          </w:tcPr>
          <w:p w14:paraId="2C5890A1" w14:textId="77777777" w:rsidR="006A7CCE" w:rsidRPr="006A7CCE" w:rsidRDefault="006A7CCE" w:rsidP="006A7CCE">
            <w:pPr>
              <w:jc w:val="center"/>
              <w:rPr>
                <w:rFonts w:ascii="Times New Roman" w:hAnsi="Times New Roman" w:cs="Times New Roman"/>
              </w:rPr>
            </w:pPr>
          </w:p>
        </w:tc>
        <w:tc>
          <w:tcPr>
            <w:tcW w:w="1440" w:type="dxa"/>
          </w:tcPr>
          <w:p w14:paraId="5CB12FA7" w14:textId="77777777" w:rsidR="006A7CCE" w:rsidRPr="006A7CCE" w:rsidRDefault="006A7CCE" w:rsidP="006A7CCE">
            <w:pPr>
              <w:jc w:val="center"/>
              <w:rPr>
                <w:rFonts w:ascii="Times New Roman" w:hAnsi="Times New Roman" w:cs="Times New Roman"/>
              </w:rPr>
            </w:pPr>
          </w:p>
        </w:tc>
        <w:tc>
          <w:tcPr>
            <w:tcW w:w="1260" w:type="dxa"/>
          </w:tcPr>
          <w:p w14:paraId="147DF83B" w14:textId="77777777" w:rsidR="006A7CCE" w:rsidRPr="006A7CCE" w:rsidRDefault="006A7CCE" w:rsidP="006A7CCE">
            <w:pPr>
              <w:jc w:val="center"/>
              <w:rPr>
                <w:rFonts w:ascii="Times New Roman" w:hAnsi="Times New Roman" w:cs="Times New Roman"/>
              </w:rPr>
            </w:pPr>
          </w:p>
        </w:tc>
        <w:tc>
          <w:tcPr>
            <w:tcW w:w="1170" w:type="dxa"/>
            <w:vAlign w:val="bottom"/>
          </w:tcPr>
          <w:p w14:paraId="3FA8ABC0" w14:textId="77777777" w:rsidR="006A7CCE" w:rsidRPr="006A7CCE" w:rsidRDefault="006A7CCE" w:rsidP="006A7CCE">
            <w:pPr>
              <w:jc w:val="center"/>
              <w:rPr>
                <w:rFonts w:ascii="Times New Roman" w:hAnsi="Times New Roman" w:cs="Times New Roman"/>
              </w:rPr>
            </w:pPr>
            <w:r w:rsidRPr="006A7CCE">
              <w:rPr>
                <w:rFonts w:ascii="Times New Roman" w:hAnsi="Times New Roman" w:cs="Times New Roman"/>
              </w:rPr>
              <w:t>0.010</w:t>
            </w:r>
          </w:p>
        </w:tc>
      </w:tr>
      <w:tr w:rsidR="006A7CCE" w:rsidRPr="006A7CCE" w14:paraId="2A505377" w14:textId="77777777" w:rsidTr="006A7CCE">
        <w:trPr>
          <w:trHeight w:val="540"/>
        </w:trPr>
        <w:tc>
          <w:tcPr>
            <w:tcW w:w="9810" w:type="dxa"/>
            <w:gridSpan w:val="6"/>
          </w:tcPr>
          <w:p w14:paraId="3ECE49EA" w14:textId="77777777" w:rsidR="006A7CCE" w:rsidRPr="006A7CCE" w:rsidRDefault="006A7CCE" w:rsidP="006A7CCE">
            <w:pPr>
              <w:pStyle w:val="HTMLPreformatted"/>
              <w:rPr>
                <w:rFonts w:ascii="Times New Roman" w:hAnsi="Times New Roman" w:cs="Times New Roman"/>
              </w:rPr>
            </w:pPr>
            <w:r w:rsidRPr="006A7CCE">
              <w:rPr>
                <w:rFonts w:ascii="Times New Roman" w:hAnsi="Times New Roman" w:cs="Times New Roman"/>
              </w:rPr>
              <w:t>NOTE: *** for p=&lt;0.001, ** for p=&lt;0.01, * for p=&lt;0.05, ~ for p=&lt;0.1</w:t>
            </w:r>
          </w:p>
          <w:p w14:paraId="0AF66A15" w14:textId="77777777" w:rsidR="006A7CCE" w:rsidRPr="006A7CCE" w:rsidRDefault="006A7CCE" w:rsidP="006A7CCE">
            <w:pPr>
              <w:rPr>
                <w:rFonts w:ascii="Times New Roman" w:hAnsi="Times New Roman" w:cs="Times New Roman"/>
                <w:sz w:val="16"/>
                <w:szCs w:val="16"/>
              </w:rPr>
            </w:pPr>
            <w:r w:rsidRPr="006A7CCE">
              <w:rPr>
                <w:rFonts w:ascii="Times New Roman" w:hAnsi="Times New Roman" w:cs="Times New Roman"/>
                <w:sz w:val="20"/>
                <w:szCs w:val="20"/>
              </w:rPr>
              <w:t xml:space="preserve">Estimates account for the complex sampling for the Annual Survey of Refugees. Data was imputed using the MICE package in r, number of imputations =21. Variables may be dropped after initial introduction to prevent collinearity. </w:t>
            </w:r>
          </w:p>
        </w:tc>
      </w:tr>
    </w:tbl>
    <w:p w14:paraId="057A9492" w14:textId="0B777742" w:rsidR="00752854" w:rsidRPr="00752854" w:rsidRDefault="00752854" w:rsidP="006A7CCE">
      <w:pPr>
        <w:pStyle w:val="NormalWeb"/>
        <w:spacing w:before="240" w:beforeAutospacing="0" w:after="240" w:afterAutospacing="0" w:line="480" w:lineRule="auto"/>
      </w:pPr>
      <w:r>
        <w:t xml:space="preserve">A summary of the results of every analysis’ complete model may be viewed in Table 5 below. Of note is that no variable is a significant predictor in every model. Only a few are significant in the most similar models—economic self-sufficiency and weekly working sours </w:t>
      </w:r>
    </w:p>
    <w:tbl>
      <w:tblPr>
        <w:tblStyle w:val="TableGrid"/>
        <w:tblW w:w="8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0"/>
        <w:gridCol w:w="1530"/>
        <w:gridCol w:w="1620"/>
        <w:gridCol w:w="1530"/>
      </w:tblGrid>
      <w:tr w:rsidR="00752854" w14:paraId="238F5E2C" w14:textId="77777777" w:rsidTr="00752854">
        <w:tc>
          <w:tcPr>
            <w:tcW w:w="4140" w:type="dxa"/>
            <w:tcBorders>
              <w:top w:val="single" w:sz="4" w:space="0" w:color="auto"/>
            </w:tcBorders>
          </w:tcPr>
          <w:p w14:paraId="237BCE61" w14:textId="77777777" w:rsidR="00752854" w:rsidRDefault="00752854" w:rsidP="00447533">
            <w:r>
              <w:t>TABLE 5. Comparing Final Models</w:t>
            </w:r>
          </w:p>
        </w:tc>
        <w:tc>
          <w:tcPr>
            <w:tcW w:w="1530" w:type="dxa"/>
            <w:tcBorders>
              <w:top w:val="single" w:sz="4" w:space="0" w:color="auto"/>
            </w:tcBorders>
          </w:tcPr>
          <w:p w14:paraId="5FA91D6D" w14:textId="77777777" w:rsidR="00752854" w:rsidRDefault="00752854" w:rsidP="00447533"/>
        </w:tc>
        <w:tc>
          <w:tcPr>
            <w:tcW w:w="1620" w:type="dxa"/>
            <w:tcBorders>
              <w:top w:val="single" w:sz="4" w:space="0" w:color="auto"/>
            </w:tcBorders>
          </w:tcPr>
          <w:p w14:paraId="75DAD5A8" w14:textId="77777777" w:rsidR="00752854" w:rsidRDefault="00752854" w:rsidP="00447533"/>
        </w:tc>
        <w:tc>
          <w:tcPr>
            <w:tcW w:w="1530" w:type="dxa"/>
            <w:tcBorders>
              <w:top w:val="single" w:sz="4" w:space="0" w:color="auto"/>
            </w:tcBorders>
          </w:tcPr>
          <w:p w14:paraId="67437FEC" w14:textId="77777777" w:rsidR="00752854" w:rsidRDefault="00752854" w:rsidP="00447533"/>
        </w:tc>
      </w:tr>
      <w:tr w:rsidR="00752854" w14:paraId="05AD4E9C" w14:textId="77777777" w:rsidTr="00752854">
        <w:tc>
          <w:tcPr>
            <w:tcW w:w="4140" w:type="dxa"/>
            <w:tcBorders>
              <w:top w:val="single" w:sz="4" w:space="0" w:color="auto"/>
            </w:tcBorders>
          </w:tcPr>
          <w:p w14:paraId="4E1C84DE" w14:textId="77777777" w:rsidR="00752854" w:rsidRDefault="00752854" w:rsidP="00447533"/>
        </w:tc>
        <w:tc>
          <w:tcPr>
            <w:tcW w:w="1530" w:type="dxa"/>
            <w:tcBorders>
              <w:top w:val="single" w:sz="4" w:space="0" w:color="auto"/>
            </w:tcBorders>
          </w:tcPr>
          <w:p w14:paraId="37220C0B" w14:textId="77777777" w:rsidR="00752854" w:rsidRDefault="00752854" w:rsidP="00447533">
            <w:r>
              <w:t>Economic Self-Sufficiency</w:t>
            </w:r>
          </w:p>
        </w:tc>
        <w:tc>
          <w:tcPr>
            <w:tcW w:w="1620" w:type="dxa"/>
            <w:tcBorders>
              <w:top w:val="single" w:sz="4" w:space="0" w:color="auto"/>
            </w:tcBorders>
          </w:tcPr>
          <w:p w14:paraId="3034E235" w14:textId="77777777" w:rsidR="00752854" w:rsidRDefault="00752854" w:rsidP="00447533">
            <w:r>
              <w:t>Finding a job within a year</w:t>
            </w:r>
          </w:p>
        </w:tc>
        <w:tc>
          <w:tcPr>
            <w:tcW w:w="1530" w:type="dxa"/>
            <w:tcBorders>
              <w:top w:val="single" w:sz="4" w:space="0" w:color="auto"/>
            </w:tcBorders>
          </w:tcPr>
          <w:p w14:paraId="77D6C76B" w14:textId="77777777" w:rsidR="00752854" w:rsidRDefault="00752854" w:rsidP="00447533">
            <w:r>
              <w:t>Weekly Working Hours</w:t>
            </w:r>
          </w:p>
        </w:tc>
      </w:tr>
      <w:tr w:rsidR="00752854" w14:paraId="48935929" w14:textId="77777777" w:rsidTr="00752854">
        <w:tc>
          <w:tcPr>
            <w:tcW w:w="4140" w:type="dxa"/>
            <w:tcBorders>
              <w:bottom w:val="single" w:sz="4" w:space="0" w:color="auto"/>
            </w:tcBorders>
          </w:tcPr>
          <w:p w14:paraId="64AD582A" w14:textId="77777777" w:rsidR="00752854" w:rsidRPr="00B4138A" w:rsidRDefault="00752854" w:rsidP="00447533">
            <w:pPr>
              <w:rPr>
                <w:i/>
              </w:rPr>
            </w:pPr>
            <w:r>
              <w:rPr>
                <w:i/>
              </w:rPr>
              <w:t>Variables</w:t>
            </w:r>
          </w:p>
        </w:tc>
        <w:tc>
          <w:tcPr>
            <w:tcW w:w="1530" w:type="dxa"/>
            <w:tcBorders>
              <w:bottom w:val="single" w:sz="4" w:space="0" w:color="auto"/>
            </w:tcBorders>
          </w:tcPr>
          <w:p w14:paraId="691C2483" w14:textId="77777777" w:rsidR="00752854" w:rsidRDefault="00752854" w:rsidP="00447533">
            <w:r>
              <w:t>Odds Ratio</w:t>
            </w:r>
          </w:p>
        </w:tc>
        <w:tc>
          <w:tcPr>
            <w:tcW w:w="1620" w:type="dxa"/>
            <w:tcBorders>
              <w:bottom w:val="single" w:sz="4" w:space="0" w:color="auto"/>
            </w:tcBorders>
          </w:tcPr>
          <w:p w14:paraId="77B1ACF3" w14:textId="77777777" w:rsidR="00752854" w:rsidRDefault="00752854" w:rsidP="00447533">
            <w:r>
              <w:t>Odds Ratio</w:t>
            </w:r>
          </w:p>
        </w:tc>
        <w:tc>
          <w:tcPr>
            <w:tcW w:w="1530" w:type="dxa"/>
            <w:tcBorders>
              <w:bottom w:val="single" w:sz="4" w:space="0" w:color="auto"/>
            </w:tcBorders>
          </w:tcPr>
          <w:p w14:paraId="7644CDAD" w14:textId="77777777" w:rsidR="00752854" w:rsidRDefault="00752854" w:rsidP="00447533">
            <w:r>
              <w:t>Estimate</w:t>
            </w:r>
          </w:p>
        </w:tc>
      </w:tr>
      <w:tr w:rsidR="00752854" w14:paraId="5887BE5F" w14:textId="77777777" w:rsidTr="00752854">
        <w:tc>
          <w:tcPr>
            <w:tcW w:w="4140" w:type="dxa"/>
            <w:tcBorders>
              <w:top w:val="single" w:sz="4" w:space="0" w:color="auto"/>
            </w:tcBorders>
          </w:tcPr>
          <w:p w14:paraId="57D068B6" w14:textId="77777777" w:rsidR="00752854" w:rsidRDefault="00752854" w:rsidP="00447533">
            <w:r>
              <w:t>Years in U.S.</w:t>
            </w:r>
          </w:p>
        </w:tc>
        <w:tc>
          <w:tcPr>
            <w:tcW w:w="1530" w:type="dxa"/>
            <w:tcBorders>
              <w:top w:val="single" w:sz="4" w:space="0" w:color="auto"/>
            </w:tcBorders>
            <w:vAlign w:val="bottom"/>
          </w:tcPr>
          <w:p w14:paraId="714E00C1" w14:textId="77777777" w:rsidR="00752854" w:rsidRDefault="00752854" w:rsidP="00447533">
            <w:pPr>
              <w:jc w:val="center"/>
              <w:rPr>
                <w:rFonts w:ascii="Calibri" w:hAnsi="Calibri" w:cs="Calibri"/>
                <w:color w:val="000000"/>
              </w:rPr>
            </w:pPr>
            <w:r>
              <w:rPr>
                <w:rFonts w:ascii="Calibri" w:hAnsi="Calibri" w:cs="Calibri"/>
                <w:color w:val="000000"/>
              </w:rPr>
              <w:t>1.17**</w:t>
            </w:r>
          </w:p>
        </w:tc>
        <w:tc>
          <w:tcPr>
            <w:tcW w:w="1620" w:type="dxa"/>
            <w:tcBorders>
              <w:top w:val="single" w:sz="4" w:space="0" w:color="auto"/>
              <w:left w:val="nil"/>
              <w:right w:val="nil"/>
            </w:tcBorders>
            <w:shd w:val="clear" w:color="auto" w:fill="auto"/>
            <w:vAlign w:val="bottom"/>
          </w:tcPr>
          <w:p w14:paraId="587FE8DE" w14:textId="77777777" w:rsidR="00752854" w:rsidRDefault="00752854" w:rsidP="00447533">
            <w:pPr>
              <w:jc w:val="center"/>
              <w:rPr>
                <w:rFonts w:ascii="Calibri" w:hAnsi="Calibri" w:cs="Calibri"/>
                <w:color w:val="000000"/>
              </w:rPr>
            </w:pPr>
            <w:r>
              <w:rPr>
                <w:rFonts w:ascii="Calibri" w:hAnsi="Calibri" w:cs="Calibri"/>
                <w:color w:val="000000"/>
              </w:rPr>
              <w:t>-</w:t>
            </w:r>
          </w:p>
        </w:tc>
        <w:tc>
          <w:tcPr>
            <w:tcW w:w="1530" w:type="dxa"/>
            <w:tcBorders>
              <w:top w:val="single" w:sz="4" w:space="0" w:color="auto"/>
              <w:left w:val="nil"/>
              <w:right w:val="nil"/>
            </w:tcBorders>
            <w:shd w:val="clear" w:color="auto" w:fill="auto"/>
            <w:vAlign w:val="bottom"/>
          </w:tcPr>
          <w:p w14:paraId="3E15771F" w14:textId="77777777" w:rsidR="00752854" w:rsidRDefault="00752854" w:rsidP="00447533">
            <w:pPr>
              <w:jc w:val="center"/>
              <w:rPr>
                <w:rFonts w:ascii="Calibri" w:hAnsi="Calibri" w:cs="Calibri"/>
                <w:color w:val="000000"/>
              </w:rPr>
            </w:pPr>
            <w:r w:rsidRPr="006A7CCE">
              <w:rPr>
                <w:rFonts w:ascii="Times New Roman" w:hAnsi="Times New Roman" w:cs="Times New Roman"/>
              </w:rPr>
              <w:t>0.003</w:t>
            </w:r>
          </w:p>
        </w:tc>
      </w:tr>
      <w:tr w:rsidR="00752854" w:rsidRPr="000F551E" w14:paraId="36221CB0" w14:textId="77777777" w:rsidTr="00752854">
        <w:tc>
          <w:tcPr>
            <w:tcW w:w="4140" w:type="dxa"/>
          </w:tcPr>
          <w:p w14:paraId="6A9F21BE" w14:textId="77777777" w:rsidR="00752854" w:rsidRDefault="00752854" w:rsidP="00447533">
            <w:r>
              <w:t>Female (Versus Male)</w:t>
            </w:r>
          </w:p>
        </w:tc>
        <w:tc>
          <w:tcPr>
            <w:tcW w:w="1530" w:type="dxa"/>
            <w:vAlign w:val="bottom"/>
          </w:tcPr>
          <w:p w14:paraId="75DE710D" w14:textId="77777777" w:rsidR="00752854" w:rsidRPr="004020BE" w:rsidRDefault="00752854" w:rsidP="00447533">
            <w:pPr>
              <w:jc w:val="center"/>
              <w:rPr>
                <w:rFonts w:ascii="Calibri" w:hAnsi="Calibri" w:cs="Calibri"/>
              </w:rPr>
            </w:pPr>
            <w:r>
              <w:rPr>
                <w:rFonts w:ascii="Calibri" w:hAnsi="Calibri" w:cs="Calibri"/>
                <w:color w:val="000000"/>
              </w:rPr>
              <w:t>1.36</w:t>
            </w:r>
          </w:p>
        </w:tc>
        <w:tc>
          <w:tcPr>
            <w:tcW w:w="1620" w:type="dxa"/>
            <w:tcBorders>
              <w:left w:val="nil"/>
              <w:bottom w:val="nil"/>
              <w:right w:val="nil"/>
            </w:tcBorders>
            <w:shd w:val="clear" w:color="auto" w:fill="auto"/>
            <w:vAlign w:val="bottom"/>
          </w:tcPr>
          <w:p w14:paraId="71A409AA" w14:textId="77777777" w:rsidR="00752854" w:rsidRPr="000F551E" w:rsidRDefault="00752854" w:rsidP="00447533">
            <w:pPr>
              <w:jc w:val="center"/>
              <w:rPr>
                <w:rFonts w:ascii="Calibri" w:hAnsi="Calibri" w:cs="Calibri"/>
                <w:color w:val="B4C6E7" w:themeColor="accent1" w:themeTint="66"/>
              </w:rPr>
            </w:pPr>
            <w:r w:rsidRPr="006A7CCE">
              <w:rPr>
                <w:rFonts w:ascii="Times New Roman" w:hAnsi="Times New Roman" w:cs="Times New Roman"/>
              </w:rPr>
              <w:t>0.93</w:t>
            </w:r>
          </w:p>
        </w:tc>
        <w:tc>
          <w:tcPr>
            <w:tcW w:w="1530" w:type="dxa"/>
            <w:tcBorders>
              <w:left w:val="nil"/>
              <w:bottom w:val="nil"/>
              <w:right w:val="nil"/>
            </w:tcBorders>
            <w:shd w:val="clear" w:color="auto" w:fill="auto"/>
            <w:vAlign w:val="bottom"/>
          </w:tcPr>
          <w:p w14:paraId="3D13A808" w14:textId="77777777" w:rsidR="00752854" w:rsidRPr="000F551E" w:rsidRDefault="00752854" w:rsidP="00447533">
            <w:pPr>
              <w:jc w:val="center"/>
              <w:rPr>
                <w:rFonts w:ascii="Calibri" w:hAnsi="Calibri" w:cs="Calibri"/>
                <w:color w:val="B4C6E7" w:themeColor="accent1" w:themeTint="66"/>
              </w:rPr>
            </w:pPr>
            <w:r w:rsidRPr="006A7CCE">
              <w:rPr>
                <w:rFonts w:ascii="Times New Roman" w:hAnsi="Times New Roman" w:cs="Times New Roman"/>
              </w:rPr>
              <w:t>-0.100***</w:t>
            </w:r>
          </w:p>
        </w:tc>
      </w:tr>
      <w:tr w:rsidR="00752854" w14:paraId="154F21FD" w14:textId="77777777" w:rsidTr="00752854">
        <w:tc>
          <w:tcPr>
            <w:tcW w:w="4140" w:type="dxa"/>
          </w:tcPr>
          <w:p w14:paraId="55B36759" w14:textId="77777777" w:rsidR="00752854" w:rsidRDefault="00752854" w:rsidP="00447533">
            <w:r>
              <w:t>Age</w:t>
            </w:r>
          </w:p>
        </w:tc>
        <w:tc>
          <w:tcPr>
            <w:tcW w:w="1530" w:type="dxa"/>
            <w:vAlign w:val="bottom"/>
          </w:tcPr>
          <w:p w14:paraId="5E90B23F" w14:textId="77777777" w:rsidR="00752854" w:rsidRPr="004020BE" w:rsidRDefault="00752854" w:rsidP="00447533">
            <w:pPr>
              <w:jc w:val="center"/>
              <w:rPr>
                <w:rFonts w:ascii="Calibri" w:hAnsi="Calibri" w:cs="Calibri"/>
              </w:rPr>
            </w:pPr>
            <w:r>
              <w:rPr>
                <w:rFonts w:ascii="Calibri" w:hAnsi="Calibri" w:cs="Calibri"/>
                <w:color w:val="000000"/>
              </w:rPr>
              <w:t>1.00</w:t>
            </w:r>
          </w:p>
        </w:tc>
        <w:tc>
          <w:tcPr>
            <w:tcW w:w="1620" w:type="dxa"/>
            <w:tcBorders>
              <w:top w:val="nil"/>
              <w:left w:val="nil"/>
              <w:bottom w:val="nil"/>
              <w:right w:val="nil"/>
            </w:tcBorders>
            <w:shd w:val="clear" w:color="auto" w:fill="auto"/>
            <w:vAlign w:val="bottom"/>
          </w:tcPr>
          <w:p w14:paraId="701310D2" w14:textId="77777777" w:rsidR="00752854" w:rsidRDefault="00752854" w:rsidP="00447533">
            <w:pPr>
              <w:jc w:val="center"/>
              <w:rPr>
                <w:rFonts w:ascii="Calibri" w:hAnsi="Calibri" w:cs="Calibri"/>
                <w:color w:val="000000"/>
              </w:rPr>
            </w:pPr>
            <w:r w:rsidRPr="006A7CCE">
              <w:rPr>
                <w:rFonts w:ascii="Times New Roman" w:hAnsi="Times New Roman" w:cs="Times New Roman"/>
              </w:rPr>
              <w:t>1.00</w:t>
            </w:r>
          </w:p>
        </w:tc>
        <w:tc>
          <w:tcPr>
            <w:tcW w:w="1530" w:type="dxa"/>
            <w:tcBorders>
              <w:top w:val="nil"/>
              <w:left w:val="nil"/>
              <w:bottom w:val="nil"/>
              <w:right w:val="nil"/>
            </w:tcBorders>
            <w:shd w:val="clear" w:color="auto" w:fill="auto"/>
            <w:vAlign w:val="bottom"/>
          </w:tcPr>
          <w:p w14:paraId="267944BF" w14:textId="77777777" w:rsidR="00752854" w:rsidRDefault="00752854" w:rsidP="00447533">
            <w:pPr>
              <w:jc w:val="center"/>
              <w:rPr>
                <w:rFonts w:ascii="Calibri" w:hAnsi="Calibri" w:cs="Calibri"/>
                <w:color w:val="000000"/>
              </w:rPr>
            </w:pPr>
            <w:r w:rsidRPr="006A7CCE">
              <w:rPr>
                <w:rFonts w:ascii="Times New Roman" w:hAnsi="Times New Roman" w:cs="Times New Roman"/>
              </w:rPr>
              <w:t>-0.001*</w:t>
            </w:r>
          </w:p>
        </w:tc>
      </w:tr>
      <w:tr w:rsidR="00752854" w14:paraId="486037BC" w14:textId="77777777" w:rsidTr="00752854">
        <w:tc>
          <w:tcPr>
            <w:tcW w:w="4140" w:type="dxa"/>
          </w:tcPr>
          <w:p w14:paraId="17D7AF25" w14:textId="77777777" w:rsidR="00752854" w:rsidRDefault="00752854" w:rsidP="00447533">
            <w:r>
              <w:t>Size of Household</w:t>
            </w:r>
          </w:p>
        </w:tc>
        <w:tc>
          <w:tcPr>
            <w:tcW w:w="1530" w:type="dxa"/>
            <w:vAlign w:val="bottom"/>
          </w:tcPr>
          <w:p w14:paraId="4866D5D0" w14:textId="77777777" w:rsidR="00752854" w:rsidRPr="004020BE" w:rsidRDefault="00752854" w:rsidP="00447533">
            <w:pPr>
              <w:jc w:val="center"/>
              <w:rPr>
                <w:rFonts w:ascii="Calibri" w:hAnsi="Calibri" w:cs="Calibri"/>
              </w:rPr>
            </w:pPr>
            <w:r>
              <w:rPr>
                <w:rFonts w:ascii="Calibri" w:hAnsi="Calibri" w:cs="Calibri"/>
                <w:color w:val="000000"/>
              </w:rPr>
              <w:t>0.53***</w:t>
            </w:r>
          </w:p>
        </w:tc>
        <w:tc>
          <w:tcPr>
            <w:tcW w:w="1620" w:type="dxa"/>
            <w:tcBorders>
              <w:top w:val="nil"/>
              <w:left w:val="nil"/>
              <w:bottom w:val="nil"/>
              <w:right w:val="nil"/>
            </w:tcBorders>
            <w:shd w:val="clear" w:color="auto" w:fill="auto"/>
            <w:vAlign w:val="bottom"/>
          </w:tcPr>
          <w:p w14:paraId="2C256F52" w14:textId="77777777" w:rsidR="00752854" w:rsidRDefault="00752854" w:rsidP="00447533">
            <w:pPr>
              <w:jc w:val="center"/>
              <w:rPr>
                <w:rFonts w:ascii="Calibri" w:hAnsi="Calibri" w:cs="Calibri"/>
                <w:color w:val="000000"/>
              </w:rPr>
            </w:pPr>
            <w:r w:rsidRPr="006A7CCE">
              <w:rPr>
                <w:rFonts w:ascii="Times New Roman" w:hAnsi="Times New Roman" w:cs="Times New Roman"/>
              </w:rPr>
              <w:t>0.99</w:t>
            </w:r>
          </w:p>
        </w:tc>
        <w:tc>
          <w:tcPr>
            <w:tcW w:w="1530" w:type="dxa"/>
            <w:tcBorders>
              <w:top w:val="nil"/>
              <w:left w:val="nil"/>
              <w:bottom w:val="nil"/>
              <w:right w:val="nil"/>
            </w:tcBorders>
            <w:shd w:val="clear" w:color="auto" w:fill="auto"/>
            <w:vAlign w:val="bottom"/>
          </w:tcPr>
          <w:p w14:paraId="332C5FB3" w14:textId="77777777" w:rsidR="00752854" w:rsidRDefault="00752854" w:rsidP="00447533">
            <w:pPr>
              <w:jc w:val="center"/>
              <w:rPr>
                <w:rFonts w:ascii="Calibri" w:hAnsi="Calibri" w:cs="Calibri"/>
                <w:color w:val="000000"/>
              </w:rPr>
            </w:pPr>
            <w:r w:rsidRPr="006A7CCE">
              <w:rPr>
                <w:rFonts w:ascii="Times New Roman" w:hAnsi="Times New Roman" w:cs="Times New Roman"/>
              </w:rPr>
              <w:t>-0.001</w:t>
            </w:r>
          </w:p>
        </w:tc>
      </w:tr>
      <w:tr w:rsidR="00752854" w14:paraId="1A679E94" w14:textId="77777777" w:rsidTr="00752854">
        <w:tc>
          <w:tcPr>
            <w:tcW w:w="4140" w:type="dxa"/>
          </w:tcPr>
          <w:p w14:paraId="2E46FBBE" w14:textId="77777777" w:rsidR="00752854" w:rsidRDefault="00752854" w:rsidP="00447533">
            <w:r>
              <w:t>Divorced/Widowed (REF=Married)</w:t>
            </w:r>
          </w:p>
        </w:tc>
        <w:tc>
          <w:tcPr>
            <w:tcW w:w="1530" w:type="dxa"/>
            <w:vAlign w:val="bottom"/>
          </w:tcPr>
          <w:p w14:paraId="743476B2" w14:textId="77777777" w:rsidR="00752854" w:rsidRPr="004020BE" w:rsidRDefault="00752854" w:rsidP="00447533">
            <w:pPr>
              <w:jc w:val="center"/>
              <w:rPr>
                <w:rFonts w:ascii="Calibri" w:hAnsi="Calibri" w:cs="Calibri"/>
              </w:rPr>
            </w:pPr>
            <w:r>
              <w:rPr>
                <w:rFonts w:ascii="Calibri" w:hAnsi="Calibri" w:cs="Calibri"/>
                <w:color w:val="000000"/>
              </w:rPr>
              <w:t>0.72</w:t>
            </w:r>
          </w:p>
        </w:tc>
        <w:tc>
          <w:tcPr>
            <w:tcW w:w="1620" w:type="dxa"/>
            <w:tcBorders>
              <w:top w:val="nil"/>
              <w:left w:val="nil"/>
              <w:bottom w:val="nil"/>
              <w:right w:val="nil"/>
            </w:tcBorders>
            <w:shd w:val="clear" w:color="auto" w:fill="auto"/>
            <w:vAlign w:val="bottom"/>
          </w:tcPr>
          <w:p w14:paraId="1BBA803B" w14:textId="77777777" w:rsidR="00752854" w:rsidRDefault="00752854" w:rsidP="00447533">
            <w:pPr>
              <w:jc w:val="center"/>
              <w:rPr>
                <w:rFonts w:ascii="Calibri" w:hAnsi="Calibri" w:cs="Calibri"/>
                <w:color w:val="000000"/>
              </w:rPr>
            </w:pPr>
            <w:r w:rsidRPr="006A7CCE">
              <w:rPr>
                <w:rFonts w:ascii="Times New Roman" w:hAnsi="Times New Roman" w:cs="Times New Roman"/>
              </w:rPr>
              <w:t>1.18</w:t>
            </w:r>
          </w:p>
        </w:tc>
        <w:tc>
          <w:tcPr>
            <w:tcW w:w="1530" w:type="dxa"/>
            <w:tcBorders>
              <w:top w:val="nil"/>
              <w:left w:val="nil"/>
              <w:bottom w:val="nil"/>
              <w:right w:val="nil"/>
            </w:tcBorders>
            <w:shd w:val="clear" w:color="auto" w:fill="auto"/>
            <w:vAlign w:val="bottom"/>
          </w:tcPr>
          <w:p w14:paraId="5CD60AC2" w14:textId="77777777" w:rsidR="00752854" w:rsidRDefault="00752854" w:rsidP="00447533">
            <w:pPr>
              <w:jc w:val="center"/>
              <w:rPr>
                <w:rFonts w:ascii="Calibri" w:hAnsi="Calibri" w:cs="Calibri"/>
                <w:color w:val="000000"/>
              </w:rPr>
            </w:pPr>
            <w:r w:rsidRPr="006A7CCE">
              <w:rPr>
                <w:rFonts w:ascii="Times New Roman" w:hAnsi="Times New Roman" w:cs="Times New Roman"/>
              </w:rPr>
              <w:t>-0.003</w:t>
            </w:r>
          </w:p>
        </w:tc>
      </w:tr>
      <w:tr w:rsidR="00752854" w14:paraId="067AE8B2" w14:textId="77777777" w:rsidTr="00752854">
        <w:tc>
          <w:tcPr>
            <w:tcW w:w="4140" w:type="dxa"/>
          </w:tcPr>
          <w:p w14:paraId="143B4F09" w14:textId="77777777" w:rsidR="00752854" w:rsidRDefault="00752854" w:rsidP="00447533">
            <w:r>
              <w:t>Never Married (REF=Married)</w:t>
            </w:r>
          </w:p>
        </w:tc>
        <w:tc>
          <w:tcPr>
            <w:tcW w:w="1530" w:type="dxa"/>
            <w:vAlign w:val="bottom"/>
          </w:tcPr>
          <w:p w14:paraId="4253D9BF" w14:textId="77777777" w:rsidR="00752854" w:rsidRPr="004020BE" w:rsidRDefault="00752854" w:rsidP="00447533">
            <w:pPr>
              <w:jc w:val="center"/>
              <w:rPr>
                <w:rFonts w:ascii="Calibri" w:hAnsi="Calibri" w:cs="Calibri"/>
              </w:rPr>
            </w:pPr>
            <w:r>
              <w:rPr>
                <w:rFonts w:ascii="Calibri" w:hAnsi="Calibri" w:cs="Calibri"/>
                <w:color w:val="000000"/>
              </w:rPr>
              <w:t>1.23</w:t>
            </w:r>
          </w:p>
        </w:tc>
        <w:tc>
          <w:tcPr>
            <w:tcW w:w="1620" w:type="dxa"/>
            <w:tcBorders>
              <w:top w:val="nil"/>
              <w:left w:val="nil"/>
              <w:bottom w:val="nil"/>
              <w:right w:val="nil"/>
            </w:tcBorders>
            <w:shd w:val="clear" w:color="auto" w:fill="auto"/>
            <w:vAlign w:val="bottom"/>
          </w:tcPr>
          <w:p w14:paraId="25D5472F" w14:textId="77777777" w:rsidR="00752854" w:rsidRDefault="00752854" w:rsidP="00447533">
            <w:pPr>
              <w:jc w:val="center"/>
              <w:rPr>
                <w:rFonts w:ascii="Calibri" w:hAnsi="Calibri" w:cs="Calibri"/>
                <w:color w:val="000000"/>
              </w:rPr>
            </w:pPr>
            <w:r w:rsidRPr="006A7CCE">
              <w:rPr>
                <w:rFonts w:ascii="Times New Roman" w:hAnsi="Times New Roman" w:cs="Times New Roman"/>
              </w:rPr>
              <w:t>1.16</w:t>
            </w:r>
          </w:p>
        </w:tc>
        <w:tc>
          <w:tcPr>
            <w:tcW w:w="1530" w:type="dxa"/>
            <w:tcBorders>
              <w:top w:val="nil"/>
              <w:left w:val="nil"/>
              <w:bottom w:val="nil"/>
              <w:right w:val="nil"/>
            </w:tcBorders>
            <w:shd w:val="clear" w:color="auto" w:fill="auto"/>
            <w:vAlign w:val="bottom"/>
          </w:tcPr>
          <w:p w14:paraId="0218A4E7" w14:textId="77777777" w:rsidR="00752854" w:rsidRDefault="00752854" w:rsidP="00447533">
            <w:pPr>
              <w:jc w:val="center"/>
              <w:rPr>
                <w:rFonts w:ascii="Calibri" w:hAnsi="Calibri" w:cs="Calibri"/>
                <w:color w:val="000000"/>
              </w:rPr>
            </w:pPr>
            <w:r w:rsidRPr="006A7CCE">
              <w:rPr>
                <w:rFonts w:ascii="Times New Roman" w:hAnsi="Times New Roman" w:cs="Times New Roman"/>
              </w:rPr>
              <w:t>0.016</w:t>
            </w:r>
          </w:p>
        </w:tc>
      </w:tr>
      <w:tr w:rsidR="00752854" w14:paraId="50B400EB" w14:textId="77777777" w:rsidTr="00752854">
        <w:tc>
          <w:tcPr>
            <w:tcW w:w="4140" w:type="dxa"/>
          </w:tcPr>
          <w:p w14:paraId="343D9FAD" w14:textId="77777777" w:rsidR="00752854" w:rsidRDefault="00752854" w:rsidP="00447533">
            <w:r>
              <w:t>Other Marital Status (REF=Married)</w:t>
            </w:r>
          </w:p>
        </w:tc>
        <w:tc>
          <w:tcPr>
            <w:tcW w:w="1530" w:type="dxa"/>
            <w:vAlign w:val="bottom"/>
          </w:tcPr>
          <w:p w14:paraId="3B23845C" w14:textId="77777777" w:rsidR="00752854" w:rsidRPr="004020BE" w:rsidRDefault="00752854" w:rsidP="00447533">
            <w:pPr>
              <w:jc w:val="center"/>
              <w:rPr>
                <w:rFonts w:ascii="Calibri" w:hAnsi="Calibri" w:cs="Calibri"/>
              </w:rPr>
            </w:pPr>
            <w:r>
              <w:rPr>
                <w:rFonts w:ascii="Calibri" w:hAnsi="Calibri" w:cs="Calibri"/>
                <w:color w:val="000000"/>
              </w:rPr>
              <w:t>0.40</w:t>
            </w:r>
          </w:p>
        </w:tc>
        <w:tc>
          <w:tcPr>
            <w:tcW w:w="1620" w:type="dxa"/>
            <w:tcBorders>
              <w:top w:val="nil"/>
              <w:left w:val="nil"/>
              <w:bottom w:val="nil"/>
              <w:right w:val="nil"/>
            </w:tcBorders>
            <w:shd w:val="clear" w:color="auto" w:fill="auto"/>
            <w:vAlign w:val="bottom"/>
          </w:tcPr>
          <w:p w14:paraId="5C9983D1" w14:textId="77777777" w:rsidR="00752854" w:rsidRDefault="00752854" w:rsidP="00447533">
            <w:pPr>
              <w:jc w:val="center"/>
              <w:rPr>
                <w:rFonts w:ascii="Calibri" w:hAnsi="Calibri" w:cs="Calibri"/>
                <w:color w:val="000000"/>
              </w:rPr>
            </w:pPr>
            <w:r w:rsidRPr="006A7CCE">
              <w:rPr>
                <w:rFonts w:ascii="Times New Roman" w:hAnsi="Times New Roman" w:cs="Times New Roman"/>
              </w:rPr>
              <w:t>1.02</w:t>
            </w:r>
          </w:p>
        </w:tc>
        <w:tc>
          <w:tcPr>
            <w:tcW w:w="1530" w:type="dxa"/>
            <w:tcBorders>
              <w:top w:val="nil"/>
              <w:left w:val="nil"/>
              <w:bottom w:val="nil"/>
              <w:right w:val="nil"/>
            </w:tcBorders>
            <w:shd w:val="clear" w:color="auto" w:fill="auto"/>
            <w:vAlign w:val="bottom"/>
          </w:tcPr>
          <w:p w14:paraId="0862C88A" w14:textId="77777777" w:rsidR="00752854" w:rsidRDefault="00752854" w:rsidP="00447533">
            <w:pPr>
              <w:jc w:val="center"/>
              <w:rPr>
                <w:rFonts w:ascii="Calibri" w:hAnsi="Calibri" w:cs="Calibri"/>
                <w:color w:val="000000"/>
              </w:rPr>
            </w:pPr>
            <w:r w:rsidRPr="006A7CCE">
              <w:rPr>
                <w:rFonts w:ascii="Times New Roman" w:hAnsi="Times New Roman" w:cs="Times New Roman"/>
              </w:rPr>
              <w:t>-0.010</w:t>
            </w:r>
          </w:p>
        </w:tc>
      </w:tr>
      <w:tr w:rsidR="00752854" w:rsidRPr="000F551E" w14:paraId="20C91948" w14:textId="77777777" w:rsidTr="00752854">
        <w:tc>
          <w:tcPr>
            <w:tcW w:w="4140" w:type="dxa"/>
          </w:tcPr>
          <w:p w14:paraId="24940659" w14:textId="77777777" w:rsidR="00752854" w:rsidRDefault="00752854" w:rsidP="00447533">
            <w:r>
              <w:t>Number of Dependents in the Household</w:t>
            </w:r>
          </w:p>
        </w:tc>
        <w:tc>
          <w:tcPr>
            <w:tcW w:w="1530" w:type="dxa"/>
            <w:vAlign w:val="bottom"/>
          </w:tcPr>
          <w:p w14:paraId="5DC4490A" w14:textId="77777777" w:rsidR="00752854" w:rsidRPr="004020BE" w:rsidRDefault="00752854" w:rsidP="00447533">
            <w:pPr>
              <w:jc w:val="center"/>
              <w:rPr>
                <w:rFonts w:ascii="Calibri" w:hAnsi="Calibri" w:cs="Calibri"/>
              </w:rPr>
            </w:pPr>
            <w:r>
              <w:rPr>
                <w:rFonts w:ascii="Calibri" w:hAnsi="Calibri" w:cs="Calibri"/>
                <w:color w:val="000000"/>
              </w:rPr>
              <w:t>0.60***</w:t>
            </w:r>
          </w:p>
        </w:tc>
        <w:tc>
          <w:tcPr>
            <w:tcW w:w="1620" w:type="dxa"/>
            <w:tcBorders>
              <w:top w:val="nil"/>
              <w:left w:val="nil"/>
              <w:bottom w:val="nil"/>
              <w:right w:val="nil"/>
            </w:tcBorders>
            <w:shd w:val="clear" w:color="auto" w:fill="auto"/>
            <w:vAlign w:val="bottom"/>
          </w:tcPr>
          <w:p w14:paraId="4E32F420"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1.09</w:t>
            </w:r>
          </w:p>
        </w:tc>
        <w:tc>
          <w:tcPr>
            <w:tcW w:w="1530" w:type="dxa"/>
            <w:tcBorders>
              <w:top w:val="nil"/>
              <w:left w:val="nil"/>
              <w:bottom w:val="nil"/>
              <w:right w:val="nil"/>
            </w:tcBorders>
            <w:shd w:val="clear" w:color="auto" w:fill="auto"/>
            <w:vAlign w:val="bottom"/>
          </w:tcPr>
          <w:p w14:paraId="13CC5442"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-0.028***</w:t>
            </w:r>
          </w:p>
        </w:tc>
      </w:tr>
      <w:tr w:rsidR="00752854" w14:paraId="50F5FB1C" w14:textId="77777777" w:rsidTr="00752854">
        <w:tc>
          <w:tcPr>
            <w:tcW w:w="4140" w:type="dxa"/>
          </w:tcPr>
          <w:p w14:paraId="5DDBA690" w14:textId="77777777" w:rsidR="00752854" w:rsidRDefault="00752854" w:rsidP="00447533">
            <w:r>
              <w:t>Birth Country (REF=Cuba)</w:t>
            </w:r>
          </w:p>
        </w:tc>
        <w:tc>
          <w:tcPr>
            <w:tcW w:w="1530" w:type="dxa"/>
            <w:vAlign w:val="bottom"/>
          </w:tcPr>
          <w:p w14:paraId="4E91C01F" w14:textId="77777777" w:rsidR="00752854" w:rsidRDefault="00752854" w:rsidP="00447533">
            <w:pPr>
              <w:jc w:val="center"/>
              <w:rPr>
                <w:rFonts w:ascii="Calibri" w:hAnsi="Calibri" w:cs="Calibri"/>
                <w:color w:val="000000"/>
              </w:rPr>
            </w:pPr>
          </w:p>
        </w:tc>
        <w:tc>
          <w:tcPr>
            <w:tcW w:w="1620" w:type="dxa"/>
            <w:vAlign w:val="bottom"/>
          </w:tcPr>
          <w:p w14:paraId="48844EFC" w14:textId="77777777" w:rsidR="00752854" w:rsidRDefault="00752854" w:rsidP="00447533">
            <w:pPr>
              <w:jc w:val="center"/>
              <w:rPr>
                <w:rFonts w:ascii="Calibri" w:hAnsi="Calibri" w:cs="Calibri"/>
                <w:color w:val="000000"/>
              </w:rPr>
            </w:pPr>
          </w:p>
        </w:tc>
        <w:tc>
          <w:tcPr>
            <w:tcW w:w="1530" w:type="dxa"/>
            <w:vAlign w:val="bottom"/>
          </w:tcPr>
          <w:p w14:paraId="16D6FEB4" w14:textId="77777777" w:rsidR="00752854" w:rsidRDefault="00752854" w:rsidP="00447533">
            <w:pPr>
              <w:jc w:val="center"/>
              <w:rPr>
                <w:rFonts w:ascii="Calibri" w:hAnsi="Calibri" w:cs="Calibri"/>
                <w:color w:val="000000"/>
              </w:rPr>
            </w:pPr>
          </w:p>
        </w:tc>
      </w:tr>
      <w:tr w:rsidR="00752854" w:rsidRPr="00B4138A" w14:paraId="7C3D943C" w14:textId="77777777" w:rsidTr="00752854">
        <w:tc>
          <w:tcPr>
            <w:tcW w:w="4140" w:type="dxa"/>
          </w:tcPr>
          <w:p w14:paraId="07AF3219" w14:textId="77777777" w:rsidR="00752854" w:rsidRPr="00B4138A" w:rsidRDefault="00752854" w:rsidP="00447533">
            <w:r>
              <w:t xml:space="preserve">     Bhutan</w:t>
            </w:r>
          </w:p>
        </w:tc>
        <w:tc>
          <w:tcPr>
            <w:tcW w:w="1530" w:type="dxa"/>
            <w:tcBorders>
              <w:left w:val="nil"/>
              <w:bottom w:val="nil"/>
              <w:right w:val="nil"/>
            </w:tcBorders>
            <w:shd w:val="clear" w:color="auto" w:fill="auto"/>
            <w:vAlign w:val="bottom"/>
          </w:tcPr>
          <w:p w14:paraId="6721A326" w14:textId="77777777" w:rsidR="00752854" w:rsidRPr="00B4138A" w:rsidRDefault="00752854" w:rsidP="00447533">
            <w:pPr>
              <w:jc w:val="center"/>
              <w:rPr>
                <w:i/>
              </w:rPr>
            </w:pPr>
            <w:r>
              <w:rPr>
                <w:rFonts w:ascii="Calibri" w:hAnsi="Calibri" w:cs="Calibri"/>
                <w:color w:val="000000"/>
              </w:rPr>
              <w:t>0.74</w:t>
            </w:r>
          </w:p>
        </w:tc>
        <w:tc>
          <w:tcPr>
            <w:tcW w:w="1620" w:type="dxa"/>
            <w:vAlign w:val="bottom"/>
          </w:tcPr>
          <w:p w14:paraId="107CE03E" w14:textId="77777777" w:rsidR="00752854" w:rsidRPr="00B4138A" w:rsidRDefault="00752854" w:rsidP="00447533">
            <w:pPr>
              <w:jc w:val="center"/>
              <w:rPr>
                <w:i/>
              </w:rPr>
            </w:pPr>
            <w:r w:rsidRPr="006A7CCE">
              <w:rPr>
                <w:rFonts w:ascii="Times New Roman" w:hAnsi="Times New Roman" w:cs="Times New Roman"/>
              </w:rPr>
              <w:t>1.81~</w:t>
            </w:r>
          </w:p>
        </w:tc>
        <w:tc>
          <w:tcPr>
            <w:tcW w:w="1530" w:type="dxa"/>
            <w:tcBorders>
              <w:left w:val="nil"/>
              <w:bottom w:val="nil"/>
              <w:right w:val="nil"/>
            </w:tcBorders>
            <w:shd w:val="clear" w:color="auto" w:fill="auto"/>
            <w:vAlign w:val="bottom"/>
          </w:tcPr>
          <w:p w14:paraId="21B37288" w14:textId="77777777" w:rsidR="00752854" w:rsidRPr="00B4138A" w:rsidRDefault="00752854" w:rsidP="00447533">
            <w:pPr>
              <w:jc w:val="center"/>
              <w:rPr>
                <w:i/>
              </w:rPr>
            </w:pPr>
            <w:r w:rsidRPr="006A7CCE">
              <w:rPr>
                <w:rFonts w:ascii="Times New Roman" w:hAnsi="Times New Roman" w:cs="Times New Roman"/>
              </w:rPr>
              <w:t>-0.011</w:t>
            </w:r>
          </w:p>
        </w:tc>
      </w:tr>
      <w:tr w:rsidR="00752854" w14:paraId="483930C5" w14:textId="77777777" w:rsidTr="00752854">
        <w:tc>
          <w:tcPr>
            <w:tcW w:w="4140" w:type="dxa"/>
          </w:tcPr>
          <w:p w14:paraId="616CB0EA" w14:textId="77777777" w:rsidR="00752854" w:rsidRDefault="00752854" w:rsidP="00447533">
            <w:r>
              <w:t xml:space="preserve">     Burma/Myanmar</w:t>
            </w:r>
          </w:p>
        </w:tc>
        <w:tc>
          <w:tcPr>
            <w:tcW w:w="1530" w:type="dxa"/>
            <w:tcBorders>
              <w:top w:val="nil"/>
              <w:left w:val="nil"/>
              <w:bottom w:val="nil"/>
              <w:right w:val="nil"/>
            </w:tcBorders>
            <w:shd w:val="clear" w:color="auto" w:fill="auto"/>
            <w:vAlign w:val="bottom"/>
          </w:tcPr>
          <w:p w14:paraId="21CBE93C" w14:textId="77777777" w:rsidR="00752854" w:rsidRDefault="00752854" w:rsidP="00447533">
            <w:pPr>
              <w:jc w:val="center"/>
              <w:rPr>
                <w:rFonts w:ascii="Calibri" w:hAnsi="Calibri" w:cs="Calibri"/>
                <w:color w:val="000000"/>
              </w:rPr>
            </w:pPr>
            <w:r>
              <w:rPr>
                <w:rFonts w:ascii="Calibri" w:hAnsi="Calibri" w:cs="Calibri"/>
                <w:color w:val="000000"/>
              </w:rPr>
              <w:t>1.05</w:t>
            </w:r>
          </w:p>
        </w:tc>
        <w:tc>
          <w:tcPr>
            <w:tcW w:w="1620" w:type="dxa"/>
            <w:vAlign w:val="bottom"/>
          </w:tcPr>
          <w:p w14:paraId="26BF6FAD" w14:textId="77777777" w:rsidR="00752854" w:rsidRDefault="00752854" w:rsidP="00447533">
            <w:pPr>
              <w:jc w:val="center"/>
              <w:rPr>
                <w:rFonts w:ascii="Calibri" w:hAnsi="Calibri" w:cs="Calibri"/>
                <w:color w:val="000000"/>
              </w:rPr>
            </w:pPr>
            <w:r w:rsidRPr="006A7CCE">
              <w:rPr>
                <w:rFonts w:ascii="Times New Roman" w:hAnsi="Times New Roman" w:cs="Times New Roman"/>
              </w:rPr>
              <w:t>1.41</w:t>
            </w:r>
          </w:p>
        </w:tc>
        <w:tc>
          <w:tcPr>
            <w:tcW w:w="1530" w:type="dxa"/>
            <w:tcBorders>
              <w:top w:val="nil"/>
              <w:left w:val="nil"/>
              <w:bottom w:val="nil"/>
              <w:right w:val="nil"/>
            </w:tcBorders>
            <w:shd w:val="clear" w:color="auto" w:fill="auto"/>
            <w:vAlign w:val="bottom"/>
          </w:tcPr>
          <w:p w14:paraId="192C0143" w14:textId="77777777" w:rsidR="00752854" w:rsidRDefault="00752854" w:rsidP="00447533">
            <w:pPr>
              <w:jc w:val="center"/>
              <w:rPr>
                <w:rFonts w:ascii="Calibri" w:hAnsi="Calibri" w:cs="Calibri"/>
                <w:color w:val="000000"/>
              </w:rPr>
            </w:pPr>
            <w:r w:rsidRPr="006A7CCE">
              <w:rPr>
                <w:rFonts w:ascii="Times New Roman" w:hAnsi="Times New Roman" w:cs="Times New Roman"/>
              </w:rPr>
              <w:t>-0.022</w:t>
            </w:r>
          </w:p>
        </w:tc>
      </w:tr>
      <w:tr w:rsidR="00752854" w14:paraId="5203E395" w14:textId="77777777" w:rsidTr="00752854">
        <w:tc>
          <w:tcPr>
            <w:tcW w:w="4140" w:type="dxa"/>
          </w:tcPr>
          <w:p w14:paraId="5510CFB4" w14:textId="77777777" w:rsidR="00752854" w:rsidRDefault="00752854" w:rsidP="00447533">
            <w:r>
              <w:t xml:space="preserve">     DR Congo</w:t>
            </w:r>
          </w:p>
        </w:tc>
        <w:tc>
          <w:tcPr>
            <w:tcW w:w="1530" w:type="dxa"/>
            <w:tcBorders>
              <w:top w:val="nil"/>
              <w:left w:val="nil"/>
              <w:bottom w:val="nil"/>
              <w:right w:val="nil"/>
            </w:tcBorders>
            <w:shd w:val="clear" w:color="auto" w:fill="auto"/>
            <w:vAlign w:val="bottom"/>
          </w:tcPr>
          <w:p w14:paraId="00FD19F1" w14:textId="77777777" w:rsidR="00752854" w:rsidRDefault="00752854" w:rsidP="00447533">
            <w:pPr>
              <w:jc w:val="center"/>
              <w:rPr>
                <w:rFonts w:ascii="Calibri" w:hAnsi="Calibri" w:cs="Calibri"/>
                <w:color w:val="000000"/>
              </w:rPr>
            </w:pPr>
            <w:r>
              <w:rPr>
                <w:rFonts w:ascii="Calibri" w:hAnsi="Calibri" w:cs="Calibri"/>
                <w:color w:val="000000"/>
              </w:rPr>
              <w:t>0.81</w:t>
            </w:r>
          </w:p>
        </w:tc>
        <w:tc>
          <w:tcPr>
            <w:tcW w:w="1620" w:type="dxa"/>
            <w:vAlign w:val="bottom"/>
          </w:tcPr>
          <w:p w14:paraId="08D8D519" w14:textId="77777777" w:rsidR="00752854" w:rsidRDefault="00752854" w:rsidP="00447533">
            <w:pPr>
              <w:jc w:val="center"/>
              <w:rPr>
                <w:rFonts w:ascii="Calibri" w:hAnsi="Calibri" w:cs="Calibri"/>
                <w:color w:val="000000"/>
              </w:rPr>
            </w:pPr>
            <w:r w:rsidRPr="006A7CCE">
              <w:rPr>
                <w:rFonts w:ascii="Times New Roman" w:hAnsi="Times New Roman" w:cs="Times New Roman"/>
              </w:rPr>
              <w:t>1.48</w:t>
            </w:r>
          </w:p>
        </w:tc>
        <w:tc>
          <w:tcPr>
            <w:tcW w:w="1530" w:type="dxa"/>
            <w:tcBorders>
              <w:top w:val="nil"/>
              <w:left w:val="nil"/>
              <w:bottom w:val="nil"/>
              <w:right w:val="nil"/>
            </w:tcBorders>
            <w:shd w:val="clear" w:color="auto" w:fill="auto"/>
            <w:vAlign w:val="bottom"/>
          </w:tcPr>
          <w:p w14:paraId="0173C973" w14:textId="77777777" w:rsidR="00752854" w:rsidRDefault="00752854" w:rsidP="00447533">
            <w:pPr>
              <w:jc w:val="center"/>
              <w:rPr>
                <w:rFonts w:ascii="Calibri" w:hAnsi="Calibri" w:cs="Calibri"/>
                <w:color w:val="000000"/>
              </w:rPr>
            </w:pPr>
            <w:r w:rsidRPr="006A7CCE">
              <w:rPr>
                <w:rFonts w:ascii="Times New Roman" w:hAnsi="Times New Roman" w:cs="Times New Roman"/>
              </w:rPr>
              <w:t>-0.025</w:t>
            </w:r>
          </w:p>
        </w:tc>
      </w:tr>
      <w:tr w:rsidR="00752854" w:rsidRPr="000F551E" w14:paraId="04F3C1A0" w14:textId="77777777" w:rsidTr="00752854">
        <w:tc>
          <w:tcPr>
            <w:tcW w:w="4140" w:type="dxa"/>
          </w:tcPr>
          <w:p w14:paraId="7A3EA00F" w14:textId="77777777" w:rsidR="00752854" w:rsidRDefault="00752854" w:rsidP="00447533">
            <w:r>
              <w:t xml:space="preserve">     Eritrea</w:t>
            </w:r>
          </w:p>
        </w:tc>
        <w:tc>
          <w:tcPr>
            <w:tcW w:w="1530" w:type="dxa"/>
            <w:tcBorders>
              <w:top w:val="nil"/>
              <w:left w:val="nil"/>
              <w:bottom w:val="nil"/>
              <w:right w:val="nil"/>
            </w:tcBorders>
            <w:shd w:val="clear" w:color="auto" w:fill="auto"/>
            <w:vAlign w:val="bottom"/>
          </w:tcPr>
          <w:p w14:paraId="4F8F53BD" w14:textId="77777777" w:rsidR="00752854" w:rsidRDefault="00752854" w:rsidP="00447533">
            <w:pPr>
              <w:jc w:val="center"/>
              <w:rPr>
                <w:rFonts w:ascii="Calibri" w:hAnsi="Calibri" w:cs="Calibri"/>
                <w:color w:val="000000"/>
              </w:rPr>
            </w:pPr>
            <w:r>
              <w:rPr>
                <w:rFonts w:ascii="Calibri" w:hAnsi="Calibri" w:cs="Calibri"/>
                <w:color w:val="000000"/>
              </w:rPr>
              <w:t>0.04**</w:t>
            </w:r>
          </w:p>
        </w:tc>
        <w:tc>
          <w:tcPr>
            <w:tcW w:w="1620" w:type="dxa"/>
            <w:vAlign w:val="bottom"/>
          </w:tcPr>
          <w:p w14:paraId="488C4FE7"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1.58</w:t>
            </w:r>
          </w:p>
        </w:tc>
        <w:tc>
          <w:tcPr>
            <w:tcW w:w="1530" w:type="dxa"/>
            <w:tcBorders>
              <w:top w:val="nil"/>
              <w:left w:val="nil"/>
              <w:bottom w:val="nil"/>
              <w:right w:val="nil"/>
            </w:tcBorders>
            <w:shd w:val="clear" w:color="auto" w:fill="auto"/>
            <w:vAlign w:val="bottom"/>
          </w:tcPr>
          <w:p w14:paraId="49E22D61"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-0.017</w:t>
            </w:r>
          </w:p>
        </w:tc>
      </w:tr>
      <w:tr w:rsidR="00752854" w14:paraId="48471A99" w14:textId="77777777" w:rsidTr="00752854">
        <w:tc>
          <w:tcPr>
            <w:tcW w:w="4140" w:type="dxa"/>
          </w:tcPr>
          <w:p w14:paraId="1657D35F" w14:textId="77777777" w:rsidR="00752854" w:rsidRDefault="00752854" w:rsidP="00447533">
            <w:r>
              <w:t xml:space="preserve">     Iran</w:t>
            </w:r>
          </w:p>
        </w:tc>
        <w:tc>
          <w:tcPr>
            <w:tcW w:w="1530" w:type="dxa"/>
            <w:tcBorders>
              <w:top w:val="nil"/>
              <w:left w:val="nil"/>
              <w:bottom w:val="nil"/>
              <w:right w:val="nil"/>
            </w:tcBorders>
            <w:shd w:val="clear" w:color="auto" w:fill="auto"/>
            <w:vAlign w:val="bottom"/>
          </w:tcPr>
          <w:p w14:paraId="4254987C" w14:textId="77777777" w:rsidR="00752854" w:rsidRDefault="00752854" w:rsidP="00447533">
            <w:pPr>
              <w:jc w:val="center"/>
              <w:rPr>
                <w:rFonts w:ascii="Calibri" w:hAnsi="Calibri" w:cs="Calibri"/>
                <w:color w:val="000000"/>
              </w:rPr>
            </w:pPr>
            <w:r>
              <w:rPr>
                <w:rFonts w:ascii="Calibri" w:hAnsi="Calibri" w:cs="Calibri"/>
                <w:color w:val="000000"/>
              </w:rPr>
              <w:t>1.03</w:t>
            </w:r>
          </w:p>
        </w:tc>
        <w:tc>
          <w:tcPr>
            <w:tcW w:w="1620" w:type="dxa"/>
            <w:vAlign w:val="bottom"/>
          </w:tcPr>
          <w:p w14:paraId="426AB6FF" w14:textId="77777777" w:rsidR="00752854" w:rsidRDefault="00752854" w:rsidP="00447533">
            <w:pPr>
              <w:jc w:val="center"/>
              <w:rPr>
                <w:rFonts w:ascii="Calibri" w:hAnsi="Calibri" w:cs="Calibri"/>
                <w:color w:val="000000"/>
              </w:rPr>
            </w:pPr>
            <w:r w:rsidRPr="006A7CCE">
              <w:rPr>
                <w:rFonts w:ascii="Times New Roman" w:hAnsi="Times New Roman" w:cs="Times New Roman"/>
              </w:rPr>
              <w:t>1.88~</w:t>
            </w:r>
          </w:p>
        </w:tc>
        <w:tc>
          <w:tcPr>
            <w:tcW w:w="1530" w:type="dxa"/>
            <w:tcBorders>
              <w:top w:val="nil"/>
              <w:left w:val="nil"/>
              <w:bottom w:val="nil"/>
              <w:right w:val="nil"/>
            </w:tcBorders>
            <w:shd w:val="clear" w:color="auto" w:fill="auto"/>
            <w:vAlign w:val="bottom"/>
          </w:tcPr>
          <w:p w14:paraId="12FB2856" w14:textId="77777777" w:rsidR="00752854" w:rsidRDefault="00752854" w:rsidP="00447533">
            <w:pPr>
              <w:jc w:val="center"/>
              <w:rPr>
                <w:rFonts w:ascii="Calibri" w:hAnsi="Calibri" w:cs="Calibri"/>
                <w:color w:val="000000"/>
              </w:rPr>
            </w:pPr>
            <w:r w:rsidRPr="006A7CCE">
              <w:rPr>
                <w:rFonts w:ascii="Times New Roman" w:hAnsi="Times New Roman" w:cs="Times New Roman"/>
              </w:rPr>
              <w:t>-0.050</w:t>
            </w:r>
          </w:p>
        </w:tc>
      </w:tr>
      <w:tr w:rsidR="00752854" w:rsidRPr="000F551E" w14:paraId="6966F946" w14:textId="77777777" w:rsidTr="00752854">
        <w:tc>
          <w:tcPr>
            <w:tcW w:w="4140" w:type="dxa"/>
          </w:tcPr>
          <w:p w14:paraId="6AD431A0" w14:textId="77777777" w:rsidR="00752854" w:rsidRDefault="00752854" w:rsidP="00447533">
            <w:r>
              <w:t xml:space="preserve">     Iraq</w:t>
            </w:r>
          </w:p>
        </w:tc>
        <w:tc>
          <w:tcPr>
            <w:tcW w:w="1530" w:type="dxa"/>
            <w:tcBorders>
              <w:top w:val="nil"/>
              <w:left w:val="nil"/>
              <w:bottom w:val="nil"/>
              <w:right w:val="nil"/>
            </w:tcBorders>
            <w:shd w:val="clear" w:color="auto" w:fill="auto"/>
            <w:vAlign w:val="bottom"/>
          </w:tcPr>
          <w:p w14:paraId="6980C35B" w14:textId="77777777" w:rsidR="00752854" w:rsidRDefault="00752854" w:rsidP="00447533">
            <w:pPr>
              <w:jc w:val="center"/>
              <w:rPr>
                <w:rFonts w:ascii="Calibri" w:hAnsi="Calibri" w:cs="Calibri"/>
                <w:color w:val="000000"/>
              </w:rPr>
            </w:pPr>
            <w:r>
              <w:rPr>
                <w:rFonts w:ascii="Calibri" w:hAnsi="Calibri" w:cs="Calibri"/>
                <w:color w:val="000000"/>
              </w:rPr>
              <w:t>0.58</w:t>
            </w:r>
          </w:p>
        </w:tc>
        <w:tc>
          <w:tcPr>
            <w:tcW w:w="1620" w:type="dxa"/>
            <w:vAlign w:val="bottom"/>
          </w:tcPr>
          <w:p w14:paraId="0BD35A32"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2.13*</w:t>
            </w:r>
          </w:p>
        </w:tc>
        <w:tc>
          <w:tcPr>
            <w:tcW w:w="1530" w:type="dxa"/>
            <w:tcBorders>
              <w:top w:val="nil"/>
              <w:left w:val="nil"/>
              <w:bottom w:val="nil"/>
              <w:right w:val="nil"/>
            </w:tcBorders>
            <w:shd w:val="clear" w:color="auto" w:fill="auto"/>
            <w:vAlign w:val="bottom"/>
          </w:tcPr>
          <w:p w14:paraId="4637E55D"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-0.092***</w:t>
            </w:r>
          </w:p>
        </w:tc>
      </w:tr>
      <w:tr w:rsidR="00752854" w:rsidRPr="000F551E" w14:paraId="7354868D" w14:textId="77777777" w:rsidTr="00752854">
        <w:tc>
          <w:tcPr>
            <w:tcW w:w="4140" w:type="dxa"/>
          </w:tcPr>
          <w:p w14:paraId="2E75E020" w14:textId="77777777" w:rsidR="00752854" w:rsidRDefault="00752854" w:rsidP="00447533">
            <w:r>
              <w:t xml:space="preserve">     Somalia</w:t>
            </w:r>
          </w:p>
        </w:tc>
        <w:tc>
          <w:tcPr>
            <w:tcW w:w="1530" w:type="dxa"/>
            <w:tcBorders>
              <w:top w:val="nil"/>
              <w:left w:val="nil"/>
              <w:bottom w:val="nil"/>
              <w:right w:val="nil"/>
            </w:tcBorders>
            <w:shd w:val="clear" w:color="auto" w:fill="auto"/>
            <w:vAlign w:val="bottom"/>
          </w:tcPr>
          <w:p w14:paraId="7B240277" w14:textId="77777777" w:rsidR="00752854" w:rsidRDefault="00752854" w:rsidP="00447533">
            <w:pPr>
              <w:jc w:val="center"/>
              <w:rPr>
                <w:rFonts w:ascii="Calibri" w:hAnsi="Calibri" w:cs="Calibri"/>
                <w:color w:val="000000"/>
              </w:rPr>
            </w:pPr>
            <w:r>
              <w:rPr>
                <w:rFonts w:ascii="Calibri" w:hAnsi="Calibri" w:cs="Calibri"/>
                <w:color w:val="000000"/>
              </w:rPr>
              <w:t>0.23**</w:t>
            </w:r>
          </w:p>
        </w:tc>
        <w:tc>
          <w:tcPr>
            <w:tcW w:w="1620" w:type="dxa"/>
            <w:vAlign w:val="bottom"/>
          </w:tcPr>
          <w:p w14:paraId="2F7F7D14"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1.88~</w:t>
            </w:r>
          </w:p>
        </w:tc>
        <w:tc>
          <w:tcPr>
            <w:tcW w:w="1530" w:type="dxa"/>
            <w:tcBorders>
              <w:top w:val="nil"/>
              <w:left w:val="nil"/>
              <w:bottom w:val="nil"/>
              <w:right w:val="nil"/>
            </w:tcBorders>
            <w:shd w:val="clear" w:color="auto" w:fill="auto"/>
            <w:vAlign w:val="bottom"/>
          </w:tcPr>
          <w:p w14:paraId="48EE26D5"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-0.023</w:t>
            </w:r>
          </w:p>
        </w:tc>
      </w:tr>
      <w:tr w:rsidR="00752854" w:rsidRPr="000F551E" w14:paraId="3E9F84F0" w14:textId="77777777" w:rsidTr="00752854">
        <w:tc>
          <w:tcPr>
            <w:tcW w:w="4140" w:type="dxa"/>
          </w:tcPr>
          <w:p w14:paraId="0CBAD2E0" w14:textId="77777777" w:rsidR="00752854" w:rsidRDefault="00752854" w:rsidP="00447533">
            <w:r>
              <w:t xml:space="preserve">     Syria</w:t>
            </w:r>
          </w:p>
        </w:tc>
        <w:tc>
          <w:tcPr>
            <w:tcW w:w="1530" w:type="dxa"/>
            <w:tcBorders>
              <w:top w:val="nil"/>
              <w:left w:val="nil"/>
              <w:bottom w:val="nil"/>
              <w:right w:val="nil"/>
            </w:tcBorders>
            <w:shd w:val="clear" w:color="auto" w:fill="auto"/>
            <w:vAlign w:val="bottom"/>
          </w:tcPr>
          <w:p w14:paraId="76389464" w14:textId="77777777" w:rsidR="00752854" w:rsidRDefault="00752854" w:rsidP="00447533">
            <w:pPr>
              <w:jc w:val="center"/>
              <w:rPr>
                <w:rFonts w:ascii="Calibri" w:hAnsi="Calibri" w:cs="Calibri"/>
                <w:color w:val="000000"/>
              </w:rPr>
            </w:pPr>
            <w:r>
              <w:rPr>
                <w:rFonts w:ascii="Calibri" w:hAnsi="Calibri" w:cs="Calibri"/>
                <w:color w:val="000000"/>
              </w:rPr>
              <w:t>0.96</w:t>
            </w:r>
          </w:p>
        </w:tc>
        <w:tc>
          <w:tcPr>
            <w:tcW w:w="1620" w:type="dxa"/>
            <w:vAlign w:val="bottom"/>
          </w:tcPr>
          <w:p w14:paraId="73A1C94B"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1.33</w:t>
            </w:r>
          </w:p>
        </w:tc>
        <w:tc>
          <w:tcPr>
            <w:tcW w:w="1530" w:type="dxa"/>
            <w:tcBorders>
              <w:top w:val="nil"/>
              <w:left w:val="nil"/>
              <w:bottom w:val="nil"/>
              <w:right w:val="nil"/>
            </w:tcBorders>
            <w:shd w:val="clear" w:color="auto" w:fill="auto"/>
            <w:vAlign w:val="bottom"/>
          </w:tcPr>
          <w:p w14:paraId="20B443F3" w14:textId="77777777" w:rsidR="00752854" w:rsidRPr="000F551E" w:rsidRDefault="00752854" w:rsidP="00447533">
            <w:pPr>
              <w:jc w:val="center"/>
              <w:rPr>
                <w:rFonts w:ascii="Calibri" w:hAnsi="Calibri" w:cs="Calibri"/>
                <w:color w:val="C45911" w:themeColor="accent2" w:themeShade="BF"/>
              </w:rPr>
            </w:pPr>
            <w:r w:rsidRPr="006A7CCE">
              <w:rPr>
                <w:rFonts w:ascii="Times New Roman" w:hAnsi="Times New Roman" w:cs="Times New Roman"/>
              </w:rPr>
              <w:t>-0.083*</w:t>
            </w:r>
          </w:p>
        </w:tc>
      </w:tr>
      <w:tr w:rsidR="00752854" w14:paraId="632F3B78" w14:textId="77777777" w:rsidTr="00752854">
        <w:tc>
          <w:tcPr>
            <w:tcW w:w="4140" w:type="dxa"/>
          </w:tcPr>
          <w:p w14:paraId="08BBC5DB" w14:textId="77777777" w:rsidR="00752854" w:rsidRDefault="00752854" w:rsidP="00447533">
            <w:r>
              <w:t xml:space="preserve">     Other</w:t>
            </w:r>
          </w:p>
        </w:tc>
        <w:tc>
          <w:tcPr>
            <w:tcW w:w="1530" w:type="dxa"/>
            <w:tcBorders>
              <w:top w:val="nil"/>
              <w:left w:val="nil"/>
              <w:right w:val="nil"/>
            </w:tcBorders>
            <w:shd w:val="clear" w:color="auto" w:fill="auto"/>
            <w:vAlign w:val="bottom"/>
          </w:tcPr>
          <w:p w14:paraId="26A20DCB" w14:textId="77777777" w:rsidR="00752854" w:rsidRDefault="00752854" w:rsidP="00447533">
            <w:pPr>
              <w:jc w:val="center"/>
              <w:rPr>
                <w:rFonts w:ascii="Calibri" w:hAnsi="Calibri" w:cs="Calibri"/>
                <w:color w:val="000000"/>
              </w:rPr>
            </w:pPr>
            <w:r>
              <w:rPr>
                <w:rFonts w:ascii="Calibri" w:hAnsi="Calibri" w:cs="Calibri"/>
                <w:color w:val="000000"/>
              </w:rPr>
              <w:t>0.95</w:t>
            </w:r>
          </w:p>
        </w:tc>
        <w:tc>
          <w:tcPr>
            <w:tcW w:w="1620" w:type="dxa"/>
            <w:vAlign w:val="bottom"/>
          </w:tcPr>
          <w:p w14:paraId="31F7F72B" w14:textId="77777777" w:rsidR="00752854" w:rsidRDefault="00752854" w:rsidP="00447533">
            <w:pPr>
              <w:jc w:val="center"/>
              <w:rPr>
                <w:rFonts w:ascii="Calibri" w:hAnsi="Calibri" w:cs="Calibri"/>
                <w:color w:val="000000"/>
              </w:rPr>
            </w:pPr>
            <w:r>
              <w:rPr>
                <w:rFonts w:ascii="Calibri" w:hAnsi="Calibri" w:cs="Calibri"/>
                <w:color w:val="000000"/>
              </w:rPr>
              <w:t>-</w:t>
            </w:r>
          </w:p>
        </w:tc>
        <w:tc>
          <w:tcPr>
            <w:tcW w:w="1530" w:type="dxa"/>
            <w:tcBorders>
              <w:top w:val="nil"/>
              <w:left w:val="nil"/>
              <w:right w:val="nil"/>
            </w:tcBorders>
            <w:shd w:val="clear" w:color="auto" w:fill="auto"/>
            <w:vAlign w:val="bottom"/>
          </w:tcPr>
          <w:p w14:paraId="10D1FEF8" w14:textId="77777777" w:rsidR="00752854" w:rsidRDefault="00752854" w:rsidP="00447533">
            <w:pPr>
              <w:jc w:val="center"/>
              <w:rPr>
                <w:rFonts w:ascii="Calibri" w:hAnsi="Calibri" w:cs="Calibri"/>
                <w:color w:val="000000"/>
              </w:rPr>
            </w:pPr>
            <w:r>
              <w:rPr>
                <w:rFonts w:ascii="Calibri" w:hAnsi="Calibri" w:cs="Calibri"/>
                <w:color w:val="000000"/>
              </w:rPr>
              <w:t>-</w:t>
            </w:r>
          </w:p>
        </w:tc>
      </w:tr>
      <w:tr w:rsidR="00752854" w14:paraId="44C87A53" w14:textId="77777777" w:rsidTr="00752854">
        <w:tc>
          <w:tcPr>
            <w:tcW w:w="4140" w:type="dxa"/>
          </w:tcPr>
          <w:p w14:paraId="26096075" w14:textId="23F5375D" w:rsidR="00752854" w:rsidRDefault="00752854" w:rsidP="00447533">
            <w:r>
              <w:t>Pre-Migration Job Sector (REF=Blue-collar)</w:t>
            </w:r>
          </w:p>
        </w:tc>
        <w:tc>
          <w:tcPr>
            <w:tcW w:w="1530" w:type="dxa"/>
            <w:vAlign w:val="bottom"/>
          </w:tcPr>
          <w:p w14:paraId="50C637A1" w14:textId="77777777" w:rsidR="00752854" w:rsidRDefault="00752854" w:rsidP="00447533">
            <w:pPr>
              <w:jc w:val="center"/>
            </w:pPr>
          </w:p>
        </w:tc>
        <w:tc>
          <w:tcPr>
            <w:tcW w:w="1620" w:type="dxa"/>
            <w:vAlign w:val="bottom"/>
          </w:tcPr>
          <w:p w14:paraId="5F50EE22" w14:textId="77777777" w:rsidR="00752854" w:rsidRDefault="00752854" w:rsidP="00447533">
            <w:pPr>
              <w:jc w:val="center"/>
            </w:pPr>
          </w:p>
        </w:tc>
        <w:tc>
          <w:tcPr>
            <w:tcW w:w="1530" w:type="dxa"/>
            <w:vAlign w:val="bottom"/>
          </w:tcPr>
          <w:p w14:paraId="3ECC759A" w14:textId="77777777" w:rsidR="00752854" w:rsidRDefault="00752854" w:rsidP="00447533">
            <w:pPr>
              <w:jc w:val="center"/>
              <w:rPr>
                <w:rFonts w:ascii="Calibri" w:hAnsi="Calibri" w:cs="Calibri"/>
                <w:color w:val="000000"/>
              </w:rPr>
            </w:pPr>
          </w:p>
        </w:tc>
      </w:tr>
      <w:tr w:rsidR="00752854" w14:paraId="1F6860C1" w14:textId="77777777" w:rsidTr="00752854">
        <w:tc>
          <w:tcPr>
            <w:tcW w:w="4140" w:type="dxa"/>
          </w:tcPr>
          <w:p w14:paraId="5A0992C6" w14:textId="77777777" w:rsidR="00752854" w:rsidRDefault="00752854" w:rsidP="00447533">
            <w:r>
              <w:t xml:space="preserve">     None</w:t>
            </w:r>
          </w:p>
        </w:tc>
        <w:tc>
          <w:tcPr>
            <w:tcW w:w="1530" w:type="dxa"/>
            <w:vAlign w:val="bottom"/>
          </w:tcPr>
          <w:p w14:paraId="3C50A0DA" w14:textId="77777777" w:rsidR="00752854" w:rsidRDefault="00752854" w:rsidP="00447533">
            <w:pPr>
              <w:jc w:val="center"/>
            </w:pPr>
            <w:r>
              <w:rPr>
                <w:rFonts w:ascii="Calibri" w:hAnsi="Calibri" w:cs="Calibri"/>
                <w:color w:val="000000"/>
              </w:rPr>
              <w:t>0.10</w:t>
            </w:r>
          </w:p>
        </w:tc>
        <w:tc>
          <w:tcPr>
            <w:tcW w:w="1620" w:type="dxa"/>
            <w:vAlign w:val="bottom"/>
          </w:tcPr>
          <w:p w14:paraId="7C37ACC0" w14:textId="77777777" w:rsidR="00752854" w:rsidRDefault="00752854" w:rsidP="00447533">
            <w:pPr>
              <w:jc w:val="center"/>
            </w:pPr>
            <w:r w:rsidRPr="006A7CCE">
              <w:rPr>
                <w:rFonts w:ascii="Times New Roman" w:hAnsi="Times New Roman" w:cs="Times New Roman"/>
              </w:rPr>
              <w:t>0.00***</w:t>
            </w:r>
          </w:p>
        </w:tc>
        <w:tc>
          <w:tcPr>
            <w:tcW w:w="1530" w:type="dxa"/>
            <w:vAlign w:val="bottom"/>
          </w:tcPr>
          <w:p w14:paraId="7EEB2E9E" w14:textId="77777777" w:rsidR="00752854" w:rsidRDefault="00752854" w:rsidP="00447533">
            <w:pPr>
              <w:jc w:val="center"/>
            </w:pPr>
            <w:r w:rsidRPr="006A7CCE">
              <w:rPr>
                <w:rFonts w:ascii="Times New Roman" w:hAnsi="Times New Roman" w:cs="Times New Roman"/>
              </w:rPr>
              <w:t>-0.341~</w:t>
            </w:r>
          </w:p>
        </w:tc>
      </w:tr>
      <w:tr w:rsidR="00752854" w14:paraId="31B647C9" w14:textId="77777777" w:rsidTr="00752854">
        <w:tc>
          <w:tcPr>
            <w:tcW w:w="4140" w:type="dxa"/>
          </w:tcPr>
          <w:p w14:paraId="0254A19C" w14:textId="77777777" w:rsidR="00752854" w:rsidRDefault="00752854" w:rsidP="00447533">
            <w:r>
              <w:t xml:space="preserve">     Professional</w:t>
            </w:r>
          </w:p>
        </w:tc>
        <w:tc>
          <w:tcPr>
            <w:tcW w:w="1530" w:type="dxa"/>
            <w:vAlign w:val="bottom"/>
          </w:tcPr>
          <w:p w14:paraId="03C89AD1" w14:textId="77777777" w:rsidR="00752854" w:rsidRDefault="00752854" w:rsidP="00447533">
            <w:pPr>
              <w:jc w:val="center"/>
            </w:pPr>
            <w:r>
              <w:rPr>
                <w:rFonts w:ascii="Calibri" w:hAnsi="Calibri" w:cs="Calibri"/>
                <w:color w:val="000000"/>
              </w:rPr>
              <w:t>0.91</w:t>
            </w:r>
          </w:p>
        </w:tc>
        <w:tc>
          <w:tcPr>
            <w:tcW w:w="1620" w:type="dxa"/>
            <w:vAlign w:val="bottom"/>
          </w:tcPr>
          <w:p w14:paraId="41E7FFCC" w14:textId="77777777" w:rsidR="00752854" w:rsidRDefault="00752854" w:rsidP="00447533">
            <w:pPr>
              <w:jc w:val="center"/>
            </w:pPr>
            <w:r w:rsidRPr="006A7CCE">
              <w:rPr>
                <w:rFonts w:ascii="Times New Roman" w:hAnsi="Times New Roman" w:cs="Times New Roman"/>
              </w:rPr>
              <w:t>0.89</w:t>
            </w:r>
          </w:p>
        </w:tc>
        <w:tc>
          <w:tcPr>
            <w:tcW w:w="1530" w:type="dxa"/>
            <w:vAlign w:val="bottom"/>
          </w:tcPr>
          <w:p w14:paraId="7C4D0498" w14:textId="77777777" w:rsidR="00752854" w:rsidRDefault="00752854" w:rsidP="00447533">
            <w:pPr>
              <w:jc w:val="center"/>
            </w:pPr>
            <w:r w:rsidRPr="006A7CCE">
              <w:rPr>
                <w:rFonts w:ascii="Times New Roman" w:hAnsi="Times New Roman" w:cs="Times New Roman"/>
              </w:rPr>
              <w:t>-0.046*</w:t>
            </w:r>
          </w:p>
        </w:tc>
      </w:tr>
      <w:tr w:rsidR="00752854" w:rsidRPr="000F551E" w14:paraId="3008476C" w14:textId="77777777" w:rsidTr="00752854">
        <w:tc>
          <w:tcPr>
            <w:tcW w:w="4140" w:type="dxa"/>
          </w:tcPr>
          <w:p w14:paraId="38ECBA91" w14:textId="77777777" w:rsidR="00752854" w:rsidRDefault="00752854" w:rsidP="00447533">
            <w:r>
              <w:t xml:space="preserve">     Sales</w:t>
            </w:r>
          </w:p>
        </w:tc>
        <w:tc>
          <w:tcPr>
            <w:tcW w:w="1530" w:type="dxa"/>
            <w:vAlign w:val="bottom"/>
          </w:tcPr>
          <w:p w14:paraId="6CBE30A1" w14:textId="77777777" w:rsidR="00752854" w:rsidRDefault="00752854" w:rsidP="00447533">
            <w:pPr>
              <w:jc w:val="center"/>
            </w:pPr>
            <w:r>
              <w:rPr>
                <w:rFonts w:ascii="Calibri" w:hAnsi="Calibri" w:cs="Calibri"/>
                <w:color w:val="000000"/>
              </w:rPr>
              <w:t>0.64</w:t>
            </w:r>
          </w:p>
        </w:tc>
        <w:tc>
          <w:tcPr>
            <w:tcW w:w="1620" w:type="dxa"/>
            <w:vAlign w:val="bottom"/>
          </w:tcPr>
          <w:p w14:paraId="575C762A" w14:textId="77777777" w:rsidR="00752854" w:rsidRDefault="00752854" w:rsidP="00447533">
            <w:pPr>
              <w:jc w:val="center"/>
            </w:pPr>
            <w:r w:rsidRPr="006A7CCE">
              <w:rPr>
                <w:rFonts w:ascii="Times New Roman" w:hAnsi="Times New Roman" w:cs="Times New Roman"/>
              </w:rPr>
              <w:t>0.83</w:t>
            </w:r>
          </w:p>
        </w:tc>
        <w:tc>
          <w:tcPr>
            <w:tcW w:w="1530" w:type="dxa"/>
            <w:vAlign w:val="bottom"/>
          </w:tcPr>
          <w:p w14:paraId="112E15D5" w14:textId="77777777" w:rsidR="00752854" w:rsidRDefault="00752854" w:rsidP="00447533">
            <w:pPr>
              <w:jc w:val="center"/>
            </w:pPr>
            <w:r w:rsidRPr="006A7CCE">
              <w:rPr>
                <w:rFonts w:ascii="Times New Roman" w:hAnsi="Times New Roman" w:cs="Times New Roman"/>
              </w:rPr>
              <w:t>0.007</w:t>
            </w:r>
          </w:p>
        </w:tc>
      </w:tr>
      <w:tr w:rsidR="00752854" w14:paraId="76164C4C" w14:textId="77777777" w:rsidTr="00752854">
        <w:tc>
          <w:tcPr>
            <w:tcW w:w="4140" w:type="dxa"/>
          </w:tcPr>
          <w:p w14:paraId="48A8D92B" w14:textId="77777777" w:rsidR="00752854" w:rsidRDefault="00752854" w:rsidP="00447533">
            <w:r>
              <w:t xml:space="preserve">     Service</w:t>
            </w:r>
          </w:p>
        </w:tc>
        <w:tc>
          <w:tcPr>
            <w:tcW w:w="1530" w:type="dxa"/>
            <w:vAlign w:val="bottom"/>
          </w:tcPr>
          <w:p w14:paraId="10A025C9" w14:textId="77777777" w:rsidR="00752854" w:rsidRDefault="00752854" w:rsidP="00447533">
            <w:pPr>
              <w:jc w:val="center"/>
            </w:pPr>
            <w:r>
              <w:rPr>
                <w:rFonts w:ascii="Calibri" w:hAnsi="Calibri" w:cs="Calibri"/>
                <w:color w:val="000000"/>
              </w:rPr>
              <w:t>0.71</w:t>
            </w:r>
          </w:p>
        </w:tc>
        <w:tc>
          <w:tcPr>
            <w:tcW w:w="1620" w:type="dxa"/>
            <w:vAlign w:val="bottom"/>
          </w:tcPr>
          <w:p w14:paraId="6AD6375B" w14:textId="77777777" w:rsidR="00752854" w:rsidRDefault="00752854" w:rsidP="00447533">
            <w:pPr>
              <w:jc w:val="center"/>
            </w:pPr>
            <w:r w:rsidRPr="006A7CCE">
              <w:rPr>
                <w:rFonts w:ascii="Times New Roman" w:hAnsi="Times New Roman" w:cs="Times New Roman"/>
              </w:rPr>
              <w:t>0.90</w:t>
            </w:r>
          </w:p>
        </w:tc>
        <w:tc>
          <w:tcPr>
            <w:tcW w:w="1530" w:type="dxa"/>
            <w:vAlign w:val="bottom"/>
          </w:tcPr>
          <w:p w14:paraId="371685C3" w14:textId="77777777" w:rsidR="00752854" w:rsidRDefault="00752854" w:rsidP="00447533">
            <w:pPr>
              <w:jc w:val="center"/>
            </w:pPr>
            <w:r w:rsidRPr="006A7CCE">
              <w:rPr>
                <w:rFonts w:ascii="Times New Roman" w:hAnsi="Times New Roman" w:cs="Times New Roman"/>
              </w:rPr>
              <w:t>-0.042**</w:t>
            </w:r>
          </w:p>
        </w:tc>
      </w:tr>
      <w:tr w:rsidR="00752854" w14:paraId="598ADA80" w14:textId="77777777" w:rsidTr="00752854">
        <w:tc>
          <w:tcPr>
            <w:tcW w:w="4140" w:type="dxa"/>
          </w:tcPr>
          <w:p w14:paraId="507A043B" w14:textId="77777777" w:rsidR="00752854" w:rsidRDefault="00752854" w:rsidP="00447533">
            <w:r>
              <w:t xml:space="preserve">     Student</w:t>
            </w:r>
          </w:p>
        </w:tc>
        <w:tc>
          <w:tcPr>
            <w:tcW w:w="1530" w:type="dxa"/>
            <w:vAlign w:val="bottom"/>
          </w:tcPr>
          <w:p w14:paraId="740138C0" w14:textId="77777777" w:rsidR="00752854" w:rsidRDefault="00752854" w:rsidP="00447533">
            <w:pPr>
              <w:jc w:val="center"/>
            </w:pPr>
            <w:r>
              <w:rPr>
                <w:rFonts w:ascii="Calibri" w:hAnsi="Calibri" w:cs="Calibri"/>
                <w:color w:val="000000"/>
              </w:rPr>
              <w:t>1.53</w:t>
            </w:r>
          </w:p>
        </w:tc>
        <w:tc>
          <w:tcPr>
            <w:tcW w:w="1620" w:type="dxa"/>
            <w:vAlign w:val="bottom"/>
          </w:tcPr>
          <w:p w14:paraId="6DEB1E79" w14:textId="77777777" w:rsidR="00752854" w:rsidRDefault="00752854" w:rsidP="00447533">
            <w:pPr>
              <w:jc w:val="center"/>
            </w:pPr>
            <w:r w:rsidRPr="006A7CCE">
              <w:rPr>
                <w:rFonts w:ascii="Times New Roman" w:hAnsi="Times New Roman" w:cs="Times New Roman"/>
              </w:rPr>
              <w:t>0.87</w:t>
            </w:r>
          </w:p>
        </w:tc>
        <w:tc>
          <w:tcPr>
            <w:tcW w:w="1530" w:type="dxa"/>
            <w:vAlign w:val="bottom"/>
          </w:tcPr>
          <w:p w14:paraId="6FFD0A8E" w14:textId="77777777" w:rsidR="00752854" w:rsidRDefault="00752854" w:rsidP="00447533">
            <w:pPr>
              <w:jc w:val="center"/>
            </w:pPr>
            <w:r w:rsidRPr="006A7CCE">
              <w:rPr>
                <w:rFonts w:ascii="Times New Roman" w:hAnsi="Times New Roman" w:cs="Times New Roman"/>
              </w:rPr>
              <w:t>-0.063*</w:t>
            </w:r>
          </w:p>
        </w:tc>
      </w:tr>
      <w:tr w:rsidR="00752854" w14:paraId="4D164378" w14:textId="77777777" w:rsidTr="00752854">
        <w:tc>
          <w:tcPr>
            <w:tcW w:w="4140" w:type="dxa"/>
          </w:tcPr>
          <w:p w14:paraId="3EED5683" w14:textId="77777777" w:rsidR="00752854" w:rsidRDefault="00752854" w:rsidP="00447533">
            <w:r>
              <w:lastRenderedPageBreak/>
              <w:t xml:space="preserve">     Other</w:t>
            </w:r>
          </w:p>
        </w:tc>
        <w:tc>
          <w:tcPr>
            <w:tcW w:w="1530" w:type="dxa"/>
            <w:vAlign w:val="bottom"/>
          </w:tcPr>
          <w:p w14:paraId="321CBCA7" w14:textId="77777777" w:rsidR="00752854" w:rsidRDefault="00752854" w:rsidP="00447533">
            <w:pPr>
              <w:jc w:val="center"/>
            </w:pPr>
            <w:r>
              <w:rPr>
                <w:rFonts w:ascii="Calibri" w:hAnsi="Calibri" w:cs="Calibri"/>
                <w:color w:val="000000"/>
              </w:rPr>
              <w:t>0.65~</w:t>
            </w:r>
          </w:p>
        </w:tc>
        <w:tc>
          <w:tcPr>
            <w:tcW w:w="1620" w:type="dxa"/>
            <w:vAlign w:val="bottom"/>
          </w:tcPr>
          <w:p w14:paraId="137E1D13" w14:textId="77777777" w:rsidR="00752854" w:rsidRDefault="00752854" w:rsidP="00447533">
            <w:pPr>
              <w:jc w:val="center"/>
            </w:pPr>
            <w:r w:rsidRPr="006A7CCE">
              <w:rPr>
                <w:rFonts w:ascii="Times New Roman" w:hAnsi="Times New Roman" w:cs="Times New Roman"/>
              </w:rPr>
              <w:t>1.06</w:t>
            </w:r>
          </w:p>
        </w:tc>
        <w:tc>
          <w:tcPr>
            <w:tcW w:w="1530" w:type="dxa"/>
            <w:vAlign w:val="bottom"/>
          </w:tcPr>
          <w:p w14:paraId="682E238A" w14:textId="77777777" w:rsidR="00752854" w:rsidRDefault="00752854" w:rsidP="00447533">
            <w:pPr>
              <w:jc w:val="center"/>
            </w:pPr>
            <w:r w:rsidRPr="006A7CCE">
              <w:rPr>
                <w:rFonts w:ascii="Times New Roman" w:hAnsi="Times New Roman" w:cs="Times New Roman"/>
              </w:rPr>
              <w:t>-0.030</w:t>
            </w:r>
          </w:p>
        </w:tc>
      </w:tr>
      <w:tr w:rsidR="00752854" w14:paraId="0F68CBEA" w14:textId="77777777" w:rsidTr="00752854">
        <w:tc>
          <w:tcPr>
            <w:tcW w:w="4140" w:type="dxa"/>
          </w:tcPr>
          <w:p w14:paraId="6A27205E" w14:textId="77777777" w:rsidR="00752854" w:rsidRDefault="00752854" w:rsidP="00447533">
            <w:r>
              <w:t>Area of Resettlement (REF=West)</w:t>
            </w:r>
          </w:p>
        </w:tc>
        <w:tc>
          <w:tcPr>
            <w:tcW w:w="1530" w:type="dxa"/>
            <w:vAlign w:val="bottom"/>
          </w:tcPr>
          <w:p w14:paraId="7A11A4D0" w14:textId="77777777" w:rsidR="00752854" w:rsidRDefault="00752854" w:rsidP="00447533">
            <w:pPr>
              <w:jc w:val="center"/>
              <w:rPr>
                <w:rFonts w:ascii="Calibri" w:hAnsi="Calibri" w:cs="Calibri"/>
                <w:color w:val="000000"/>
              </w:rPr>
            </w:pPr>
          </w:p>
        </w:tc>
        <w:tc>
          <w:tcPr>
            <w:tcW w:w="1620" w:type="dxa"/>
            <w:vAlign w:val="bottom"/>
          </w:tcPr>
          <w:p w14:paraId="11ECCAA2" w14:textId="77777777" w:rsidR="00752854" w:rsidRDefault="00752854" w:rsidP="00447533">
            <w:pPr>
              <w:jc w:val="center"/>
              <w:rPr>
                <w:rFonts w:ascii="Calibri" w:hAnsi="Calibri" w:cs="Calibri"/>
                <w:color w:val="000000"/>
              </w:rPr>
            </w:pPr>
          </w:p>
        </w:tc>
        <w:tc>
          <w:tcPr>
            <w:tcW w:w="1530" w:type="dxa"/>
            <w:vAlign w:val="bottom"/>
          </w:tcPr>
          <w:p w14:paraId="4426611F" w14:textId="77777777" w:rsidR="00752854" w:rsidRDefault="00752854" w:rsidP="00447533">
            <w:pPr>
              <w:jc w:val="center"/>
              <w:rPr>
                <w:rFonts w:ascii="Calibri" w:hAnsi="Calibri" w:cs="Calibri"/>
                <w:color w:val="000000"/>
              </w:rPr>
            </w:pPr>
          </w:p>
        </w:tc>
      </w:tr>
      <w:tr w:rsidR="00752854" w14:paraId="2B6D3648" w14:textId="77777777" w:rsidTr="00752854">
        <w:tc>
          <w:tcPr>
            <w:tcW w:w="4140" w:type="dxa"/>
          </w:tcPr>
          <w:p w14:paraId="426387D4" w14:textId="77777777" w:rsidR="00752854" w:rsidRDefault="00752854" w:rsidP="00447533">
            <w:r>
              <w:t xml:space="preserve">      Northeast</w:t>
            </w:r>
          </w:p>
        </w:tc>
        <w:tc>
          <w:tcPr>
            <w:tcW w:w="1530" w:type="dxa"/>
            <w:vAlign w:val="bottom"/>
          </w:tcPr>
          <w:p w14:paraId="7F5EB637" w14:textId="77777777" w:rsidR="00752854" w:rsidRDefault="00752854" w:rsidP="00447533">
            <w:pPr>
              <w:jc w:val="center"/>
            </w:pPr>
            <w:r>
              <w:rPr>
                <w:rFonts w:ascii="Calibri" w:hAnsi="Calibri" w:cs="Calibri"/>
                <w:color w:val="000000"/>
              </w:rPr>
              <w:t>0.89</w:t>
            </w:r>
          </w:p>
        </w:tc>
        <w:tc>
          <w:tcPr>
            <w:tcW w:w="1620" w:type="dxa"/>
            <w:vAlign w:val="bottom"/>
          </w:tcPr>
          <w:p w14:paraId="6F8152E4" w14:textId="77777777" w:rsidR="00752854" w:rsidRDefault="00752854" w:rsidP="00447533">
            <w:pPr>
              <w:jc w:val="center"/>
            </w:pPr>
            <w:r w:rsidRPr="006A7CCE">
              <w:rPr>
                <w:rFonts w:ascii="Times New Roman" w:hAnsi="Times New Roman" w:cs="Times New Roman"/>
              </w:rPr>
              <w:t>0.78</w:t>
            </w:r>
          </w:p>
        </w:tc>
        <w:tc>
          <w:tcPr>
            <w:tcW w:w="1530" w:type="dxa"/>
            <w:tcBorders>
              <w:left w:val="nil"/>
              <w:bottom w:val="nil"/>
              <w:right w:val="nil"/>
            </w:tcBorders>
            <w:shd w:val="clear" w:color="auto" w:fill="auto"/>
            <w:vAlign w:val="bottom"/>
          </w:tcPr>
          <w:p w14:paraId="4F55D8DB" w14:textId="77777777" w:rsidR="00752854" w:rsidRDefault="00752854" w:rsidP="00447533">
            <w:pPr>
              <w:jc w:val="center"/>
            </w:pPr>
            <w:r w:rsidRPr="006A7CCE">
              <w:rPr>
                <w:rFonts w:ascii="Times New Roman" w:hAnsi="Times New Roman" w:cs="Times New Roman"/>
              </w:rPr>
              <w:t>0.011</w:t>
            </w:r>
          </w:p>
        </w:tc>
      </w:tr>
      <w:tr w:rsidR="00752854" w:rsidRPr="000F551E" w14:paraId="71627EDB" w14:textId="77777777" w:rsidTr="00752854">
        <w:tc>
          <w:tcPr>
            <w:tcW w:w="4140" w:type="dxa"/>
          </w:tcPr>
          <w:p w14:paraId="17C83124" w14:textId="77777777" w:rsidR="00752854" w:rsidRDefault="00752854" w:rsidP="00447533">
            <w:r>
              <w:t xml:space="preserve">      South</w:t>
            </w:r>
          </w:p>
        </w:tc>
        <w:tc>
          <w:tcPr>
            <w:tcW w:w="1530" w:type="dxa"/>
            <w:vAlign w:val="bottom"/>
          </w:tcPr>
          <w:p w14:paraId="7611E267" w14:textId="77777777" w:rsidR="00752854" w:rsidRDefault="00752854" w:rsidP="00447533">
            <w:pPr>
              <w:jc w:val="center"/>
            </w:pPr>
            <w:r>
              <w:rPr>
                <w:rFonts w:ascii="Calibri" w:hAnsi="Calibri" w:cs="Calibri"/>
                <w:color w:val="000000"/>
              </w:rPr>
              <w:t>1.23</w:t>
            </w:r>
          </w:p>
        </w:tc>
        <w:tc>
          <w:tcPr>
            <w:tcW w:w="1620" w:type="dxa"/>
            <w:vAlign w:val="bottom"/>
          </w:tcPr>
          <w:p w14:paraId="27278FB1" w14:textId="77777777" w:rsidR="00752854" w:rsidRDefault="00752854" w:rsidP="00447533">
            <w:pPr>
              <w:jc w:val="center"/>
            </w:pPr>
            <w:r w:rsidRPr="006A7CCE">
              <w:rPr>
                <w:rFonts w:ascii="Times New Roman" w:hAnsi="Times New Roman" w:cs="Times New Roman"/>
              </w:rPr>
              <w:t>0.92</w:t>
            </w:r>
          </w:p>
        </w:tc>
        <w:tc>
          <w:tcPr>
            <w:tcW w:w="1530" w:type="dxa"/>
            <w:tcBorders>
              <w:top w:val="nil"/>
              <w:left w:val="nil"/>
              <w:bottom w:val="nil"/>
              <w:right w:val="nil"/>
            </w:tcBorders>
            <w:shd w:val="clear" w:color="auto" w:fill="auto"/>
            <w:vAlign w:val="bottom"/>
          </w:tcPr>
          <w:p w14:paraId="33C03FF6" w14:textId="77777777" w:rsidR="00752854" w:rsidRPr="000F551E" w:rsidRDefault="00752854" w:rsidP="00447533">
            <w:pPr>
              <w:jc w:val="center"/>
              <w:rPr>
                <w:rFonts w:ascii="Calibri" w:hAnsi="Calibri" w:cs="Calibri"/>
                <w:color w:val="A8D08D" w:themeColor="accent6" w:themeTint="99"/>
              </w:rPr>
            </w:pPr>
            <w:r w:rsidRPr="006A7CCE">
              <w:rPr>
                <w:rFonts w:ascii="Times New Roman" w:hAnsi="Times New Roman" w:cs="Times New Roman"/>
              </w:rPr>
              <w:t>0.014</w:t>
            </w:r>
          </w:p>
        </w:tc>
      </w:tr>
      <w:tr w:rsidR="00752854" w14:paraId="4D688F7F" w14:textId="77777777" w:rsidTr="00752854">
        <w:tc>
          <w:tcPr>
            <w:tcW w:w="4140" w:type="dxa"/>
          </w:tcPr>
          <w:p w14:paraId="6AA98421" w14:textId="77777777" w:rsidR="00752854" w:rsidRDefault="00752854" w:rsidP="00447533">
            <w:r>
              <w:t xml:space="preserve">     Midwest</w:t>
            </w:r>
          </w:p>
        </w:tc>
        <w:tc>
          <w:tcPr>
            <w:tcW w:w="1530" w:type="dxa"/>
            <w:vAlign w:val="bottom"/>
          </w:tcPr>
          <w:p w14:paraId="043EC779" w14:textId="77777777" w:rsidR="00752854" w:rsidRDefault="00752854" w:rsidP="00447533">
            <w:pPr>
              <w:jc w:val="center"/>
            </w:pPr>
            <w:r>
              <w:rPr>
                <w:rFonts w:ascii="Calibri" w:hAnsi="Calibri" w:cs="Calibri"/>
                <w:color w:val="000000"/>
              </w:rPr>
              <w:t>1.09</w:t>
            </w:r>
          </w:p>
        </w:tc>
        <w:tc>
          <w:tcPr>
            <w:tcW w:w="1620" w:type="dxa"/>
            <w:vAlign w:val="bottom"/>
          </w:tcPr>
          <w:p w14:paraId="77772C7E" w14:textId="77777777" w:rsidR="00752854" w:rsidRDefault="00752854" w:rsidP="00447533">
            <w:pPr>
              <w:jc w:val="center"/>
            </w:pPr>
            <w:r w:rsidRPr="006A7CCE">
              <w:rPr>
                <w:rFonts w:ascii="Times New Roman" w:hAnsi="Times New Roman" w:cs="Times New Roman"/>
              </w:rPr>
              <w:t>1.16</w:t>
            </w:r>
          </w:p>
        </w:tc>
        <w:tc>
          <w:tcPr>
            <w:tcW w:w="1530" w:type="dxa"/>
            <w:tcBorders>
              <w:top w:val="nil"/>
              <w:left w:val="nil"/>
              <w:right w:val="nil"/>
            </w:tcBorders>
            <w:shd w:val="clear" w:color="auto" w:fill="auto"/>
            <w:vAlign w:val="bottom"/>
          </w:tcPr>
          <w:p w14:paraId="31F2DF2D" w14:textId="77777777" w:rsidR="00752854" w:rsidRDefault="00752854" w:rsidP="00447533">
            <w:pPr>
              <w:jc w:val="center"/>
              <w:rPr>
                <w:rFonts w:ascii="Calibri" w:hAnsi="Calibri" w:cs="Calibri"/>
                <w:color w:val="000000"/>
              </w:rPr>
            </w:pPr>
            <w:r w:rsidRPr="006A7CCE">
              <w:rPr>
                <w:rFonts w:ascii="Times New Roman" w:hAnsi="Times New Roman" w:cs="Times New Roman"/>
              </w:rPr>
              <w:t>0.019</w:t>
            </w:r>
          </w:p>
        </w:tc>
      </w:tr>
      <w:tr w:rsidR="00752854" w:rsidRPr="000F551E" w14:paraId="657A1B09" w14:textId="77777777" w:rsidTr="00752854">
        <w:tc>
          <w:tcPr>
            <w:tcW w:w="4140" w:type="dxa"/>
          </w:tcPr>
          <w:p w14:paraId="3F55E649" w14:textId="77777777" w:rsidR="00752854" w:rsidRDefault="00752854" w:rsidP="00447533">
            <w:r>
              <w:t>Year of the Survey</w:t>
            </w:r>
          </w:p>
        </w:tc>
        <w:tc>
          <w:tcPr>
            <w:tcW w:w="1530" w:type="dxa"/>
            <w:vAlign w:val="bottom"/>
          </w:tcPr>
          <w:p w14:paraId="5D704E9E" w14:textId="77777777" w:rsidR="00752854" w:rsidRDefault="00752854" w:rsidP="00447533">
            <w:pPr>
              <w:jc w:val="center"/>
            </w:pPr>
            <w:r>
              <w:rPr>
                <w:rFonts w:ascii="Calibri" w:hAnsi="Calibri" w:cs="Calibri"/>
                <w:color w:val="000000"/>
              </w:rPr>
              <w:t>1.22~</w:t>
            </w:r>
          </w:p>
        </w:tc>
        <w:tc>
          <w:tcPr>
            <w:tcW w:w="1620" w:type="dxa"/>
            <w:vAlign w:val="bottom"/>
          </w:tcPr>
          <w:p w14:paraId="3884E3E8" w14:textId="77777777" w:rsidR="00752854" w:rsidRDefault="00752854" w:rsidP="00447533">
            <w:pPr>
              <w:jc w:val="center"/>
            </w:pPr>
            <w:r w:rsidRPr="006A7CCE">
              <w:rPr>
                <w:rFonts w:ascii="Times New Roman" w:hAnsi="Times New Roman" w:cs="Times New Roman"/>
              </w:rPr>
              <w:t>0.97</w:t>
            </w:r>
          </w:p>
        </w:tc>
        <w:tc>
          <w:tcPr>
            <w:tcW w:w="1530" w:type="dxa"/>
            <w:tcBorders>
              <w:left w:val="nil"/>
              <w:right w:val="nil"/>
            </w:tcBorders>
            <w:shd w:val="clear" w:color="auto" w:fill="auto"/>
            <w:vAlign w:val="bottom"/>
          </w:tcPr>
          <w:p w14:paraId="5D281352" w14:textId="77777777" w:rsidR="00752854" w:rsidRPr="000F551E" w:rsidRDefault="00752854" w:rsidP="00447533">
            <w:pPr>
              <w:jc w:val="center"/>
              <w:rPr>
                <w:rFonts w:ascii="Calibri" w:hAnsi="Calibri" w:cs="Calibri"/>
                <w:color w:val="A8D08D" w:themeColor="accent6" w:themeTint="99"/>
              </w:rPr>
            </w:pPr>
            <w:r w:rsidRPr="006A7CCE">
              <w:rPr>
                <w:rFonts w:ascii="Times New Roman" w:hAnsi="Times New Roman" w:cs="Times New Roman"/>
              </w:rPr>
              <w:t>0.009</w:t>
            </w:r>
          </w:p>
        </w:tc>
      </w:tr>
      <w:tr w:rsidR="00752854" w14:paraId="790F4490" w14:textId="77777777" w:rsidTr="00752854">
        <w:tc>
          <w:tcPr>
            <w:tcW w:w="4140" w:type="dxa"/>
          </w:tcPr>
          <w:p w14:paraId="186C17D7" w14:textId="77777777" w:rsidR="00752854" w:rsidRDefault="00752854" w:rsidP="00447533">
            <w:r>
              <w:t>Years of Education</w:t>
            </w:r>
          </w:p>
        </w:tc>
        <w:tc>
          <w:tcPr>
            <w:tcW w:w="1530" w:type="dxa"/>
            <w:vAlign w:val="bottom"/>
          </w:tcPr>
          <w:p w14:paraId="05DB5858" w14:textId="77777777" w:rsidR="00752854" w:rsidRDefault="00752854" w:rsidP="00447533">
            <w:pPr>
              <w:jc w:val="center"/>
            </w:pPr>
            <w:r>
              <w:rPr>
                <w:rFonts w:ascii="Calibri" w:hAnsi="Calibri" w:cs="Calibri"/>
                <w:color w:val="000000"/>
              </w:rPr>
              <w:t>1.05*</w:t>
            </w:r>
          </w:p>
        </w:tc>
        <w:tc>
          <w:tcPr>
            <w:tcW w:w="1620" w:type="dxa"/>
            <w:vAlign w:val="bottom"/>
          </w:tcPr>
          <w:p w14:paraId="4AD8D526" w14:textId="77777777" w:rsidR="00752854" w:rsidRDefault="00752854" w:rsidP="00447533">
            <w:pPr>
              <w:jc w:val="center"/>
            </w:pPr>
            <w:r w:rsidRPr="006A7CCE">
              <w:rPr>
                <w:rFonts w:ascii="Times New Roman" w:hAnsi="Times New Roman" w:cs="Times New Roman"/>
              </w:rPr>
              <w:t>0.98</w:t>
            </w:r>
          </w:p>
        </w:tc>
        <w:tc>
          <w:tcPr>
            <w:tcW w:w="1530" w:type="dxa"/>
            <w:vAlign w:val="bottom"/>
          </w:tcPr>
          <w:p w14:paraId="7B7600F2" w14:textId="77777777" w:rsidR="00752854" w:rsidRDefault="00752854" w:rsidP="00447533">
            <w:pPr>
              <w:jc w:val="center"/>
            </w:pPr>
            <w:r w:rsidRPr="006A7CCE">
              <w:rPr>
                <w:rFonts w:ascii="Times New Roman" w:hAnsi="Times New Roman" w:cs="Times New Roman"/>
              </w:rPr>
              <w:t>0.003~</w:t>
            </w:r>
          </w:p>
        </w:tc>
      </w:tr>
      <w:tr w:rsidR="00752854" w14:paraId="4D3AC5CA" w14:textId="77777777" w:rsidTr="00752854">
        <w:tc>
          <w:tcPr>
            <w:tcW w:w="4140" w:type="dxa"/>
          </w:tcPr>
          <w:p w14:paraId="59C643DE" w14:textId="77777777" w:rsidR="00752854" w:rsidRDefault="00752854" w:rsidP="00447533">
            <w:r>
              <w:t>English at Arrival (REF=Not at all)</w:t>
            </w:r>
          </w:p>
        </w:tc>
        <w:tc>
          <w:tcPr>
            <w:tcW w:w="1530" w:type="dxa"/>
            <w:vAlign w:val="bottom"/>
          </w:tcPr>
          <w:p w14:paraId="262689B8" w14:textId="77777777" w:rsidR="00752854" w:rsidRDefault="00752854" w:rsidP="00447533">
            <w:pPr>
              <w:jc w:val="center"/>
            </w:pPr>
          </w:p>
        </w:tc>
        <w:tc>
          <w:tcPr>
            <w:tcW w:w="1620" w:type="dxa"/>
            <w:vAlign w:val="bottom"/>
          </w:tcPr>
          <w:p w14:paraId="2F7E2B2A" w14:textId="77777777" w:rsidR="00752854" w:rsidRDefault="00752854" w:rsidP="00447533">
            <w:pPr>
              <w:jc w:val="center"/>
            </w:pPr>
          </w:p>
        </w:tc>
        <w:tc>
          <w:tcPr>
            <w:tcW w:w="1530" w:type="dxa"/>
            <w:vAlign w:val="bottom"/>
          </w:tcPr>
          <w:p w14:paraId="164AC380" w14:textId="77777777" w:rsidR="00752854" w:rsidRDefault="00752854" w:rsidP="00447533">
            <w:pPr>
              <w:jc w:val="center"/>
            </w:pPr>
          </w:p>
        </w:tc>
      </w:tr>
      <w:tr w:rsidR="00752854" w14:paraId="0CCB7D74" w14:textId="77777777" w:rsidTr="00752854">
        <w:tc>
          <w:tcPr>
            <w:tcW w:w="4140" w:type="dxa"/>
          </w:tcPr>
          <w:p w14:paraId="62C2AA60" w14:textId="77777777" w:rsidR="00752854" w:rsidRDefault="00752854" w:rsidP="00447533">
            <w:r>
              <w:t xml:space="preserve">     Not Well</w:t>
            </w:r>
          </w:p>
        </w:tc>
        <w:tc>
          <w:tcPr>
            <w:tcW w:w="1530" w:type="dxa"/>
            <w:vAlign w:val="bottom"/>
          </w:tcPr>
          <w:p w14:paraId="610F1677" w14:textId="77777777" w:rsidR="00752854" w:rsidRDefault="00752854" w:rsidP="00447533">
            <w:pPr>
              <w:jc w:val="center"/>
            </w:pPr>
            <w:r>
              <w:rPr>
                <w:rFonts w:ascii="Calibri" w:hAnsi="Calibri" w:cs="Calibri"/>
                <w:color w:val="000000"/>
              </w:rPr>
              <w:t>0.90</w:t>
            </w:r>
          </w:p>
        </w:tc>
        <w:tc>
          <w:tcPr>
            <w:tcW w:w="1620" w:type="dxa"/>
            <w:vAlign w:val="bottom"/>
          </w:tcPr>
          <w:p w14:paraId="1ADDBB29" w14:textId="77777777" w:rsidR="00752854" w:rsidRDefault="00752854" w:rsidP="00447533">
            <w:pPr>
              <w:jc w:val="center"/>
            </w:pPr>
            <w:r w:rsidRPr="006A7CCE">
              <w:rPr>
                <w:rFonts w:ascii="Times New Roman" w:hAnsi="Times New Roman" w:cs="Times New Roman"/>
              </w:rPr>
              <w:t>4.16~</w:t>
            </w:r>
          </w:p>
        </w:tc>
        <w:tc>
          <w:tcPr>
            <w:tcW w:w="1530" w:type="dxa"/>
            <w:vAlign w:val="bottom"/>
          </w:tcPr>
          <w:p w14:paraId="4761C4E6" w14:textId="77777777" w:rsidR="00752854" w:rsidRDefault="00752854" w:rsidP="00447533">
            <w:pPr>
              <w:jc w:val="center"/>
            </w:pPr>
            <w:r w:rsidRPr="006A7CCE">
              <w:rPr>
                <w:rFonts w:ascii="Times New Roman" w:hAnsi="Times New Roman" w:cs="Times New Roman"/>
              </w:rPr>
              <w:t>-0.034*</w:t>
            </w:r>
          </w:p>
        </w:tc>
      </w:tr>
      <w:tr w:rsidR="00752854" w14:paraId="6F54352F" w14:textId="77777777" w:rsidTr="00752854">
        <w:tc>
          <w:tcPr>
            <w:tcW w:w="4140" w:type="dxa"/>
          </w:tcPr>
          <w:p w14:paraId="75989312" w14:textId="77777777" w:rsidR="00752854" w:rsidRDefault="00752854" w:rsidP="00447533">
            <w:r>
              <w:t xml:space="preserve">     Well</w:t>
            </w:r>
          </w:p>
        </w:tc>
        <w:tc>
          <w:tcPr>
            <w:tcW w:w="1530" w:type="dxa"/>
            <w:vAlign w:val="bottom"/>
          </w:tcPr>
          <w:p w14:paraId="794F01C3" w14:textId="77777777" w:rsidR="00752854" w:rsidRDefault="00752854" w:rsidP="00447533">
            <w:pPr>
              <w:jc w:val="center"/>
            </w:pPr>
            <w:r>
              <w:rPr>
                <w:rFonts w:ascii="Calibri" w:hAnsi="Calibri" w:cs="Calibri"/>
                <w:color w:val="000000"/>
              </w:rPr>
              <w:t>0.79</w:t>
            </w:r>
          </w:p>
        </w:tc>
        <w:tc>
          <w:tcPr>
            <w:tcW w:w="1620" w:type="dxa"/>
            <w:vAlign w:val="bottom"/>
          </w:tcPr>
          <w:p w14:paraId="67038927" w14:textId="77777777" w:rsidR="00752854" w:rsidRDefault="00752854" w:rsidP="00447533">
            <w:pPr>
              <w:jc w:val="center"/>
            </w:pPr>
            <w:r w:rsidRPr="006A7CCE">
              <w:rPr>
                <w:rFonts w:ascii="Times New Roman" w:hAnsi="Times New Roman" w:cs="Times New Roman"/>
              </w:rPr>
              <w:t>0.86</w:t>
            </w:r>
          </w:p>
        </w:tc>
        <w:tc>
          <w:tcPr>
            <w:tcW w:w="1530" w:type="dxa"/>
            <w:vAlign w:val="bottom"/>
          </w:tcPr>
          <w:p w14:paraId="0DB18BFE" w14:textId="77777777" w:rsidR="00752854" w:rsidRDefault="00752854" w:rsidP="00447533">
            <w:pPr>
              <w:jc w:val="center"/>
            </w:pPr>
            <w:r w:rsidRPr="006A7CCE">
              <w:rPr>
                <w:rFonts w:ascii="Times New Roman" w:hAnsi="Times New Roman" w:cs="Times New Roman"/>
              </w:rPr>
              <w:t>0.009</w:t>
            </w:r>
          </w:p>
        </w:tc>
      </w:tr>
      <w:tr w:rsidR="00752854" w:rsidRPr="000F551E" w14:paraId="40E1C2E4" w14:textId="77777777" w:rsidTr="00752854">
        <w:tc>
          <w:tcPr>
            <w:tcW w:w="4140" w:type="dxa"/>
          </w:tcPr>
          <w:p w14:paraId="0C8948D5" w14:textId="77777777" w:rsidR="00752854" w:rsidRDefault="00752854" w:rsidP="00447533">
            <w:r>
              <w:t xml:space="preserve">     Very Well</w:t>
            </w:r>
          </w:p>
        </w:tc>
        <w:tc>
          <w:tcPr>
            <w:tcW w:w="1530" w:type="dxa"/>
            <w:vAlign w:val="bottom"/>
          </w:tcPr>
          <w:p w14:paraId="09BBD77E" w14:textId="77777777" w:rsidR="00752854" w:rsidRDefault="00752854" w:rsidP="00447533">
            <w:pPr>
              <w:jc w:val="center"/>
            </w:pPr>
            <w:r>
              <w:rPr>
                <w:rFonts w:ascii="Calibri" w:hAnsi="Calibri" w:cs="Calibri"/>
                <w:color w:val="000000"/>
              </w:rPr>
              <w:t>1.65</w:t>
            </w:r>
          </w:p>
        </w:tc>
        <w:tc>
          <w:tcPr>
            <w:tcW w:w="1620" w:type="dxa"/>
            <w:vAlign w:val="bottom"/>
          </w:tcPr>
          <w:p w14:paraId="0646B486" w14:textId="77777777" w:rsidR="00752854" w:rsidRDefault="00752854" w:rsidP="00447533">
            <w:pPr>
              <w:jc w:val="center"/>
            </w:pPr>
            <w:r w:rsidRPr="006A7CCE">
              <w:rPr>
                <w:rFonts w:ascii="Times New Roman" w:hAnsi="Times New Roman" w:cs="Times New Roman"/>
              </w:rPr>
              <w:t>0.90</w:t>
            </w:r>
          </w:p>
        </w:tc>
        <w:tc>
          <w:tcPr>
            <w:tcW w:w="1530" w:type="dxa"/>
            <w:vAlign w:val="bottom"/>
          </w:tcPr>
          <w:p w14:paraId="6188318C" w14:textId="77777777" w:rsidR="00752854" w:rsidRDefault="00752854" w:rsidP="00447533">
            <w:pPr>
              <w:jc w:val="center"/>
            </w:pPr>
            <w:r w:rsidRPr="006A7CCE">
              <w:rPr>
                <w:rFonts w:ascii="Times New Roman" w:hAnsi="Times New Roman" w:cs="Times New Roman"/>
              </w:rPr>
              <w:t>-0.007</w:t>
            </w:r>
          </w:p>
        </w:tc>
      </w:tr>
      <w:tr w:rsidR="00752854" w14:paraId="449DE346" w14:textId="77777777" w:rsidTr="00752854">
        <w:tc>
          <w:tcPr>
            <w:tcW w:w="4140" w:type="dxa"/>
          </w:tcPr>
          <w:p w14:paraId="2FFE8869" w14:textId="77777777" w:rsidR="00752854" w:rsidRDefault="00752854" w:rsidP="00447533">
            <w:r>
              <w:t>Current Enrollment in English Training</w:t>
            </w:r>
          </w:p>
        </w:tc>
        <w:tc>
          <w:tcPr>
            <w:tcW w:w="1530" w:type="dxa"/>
            <w:vAlign w:val="bottom"/>
          </w:tcPr>
          <w:p w14:paraId="52C3E6FB" w14:textId="77777777" w:rsidR="00752854" w:rsidRDefault="00752854" w:rsidP="00447533">
            <w:pPr>
              <w:jc w:val="center"/>
            </w:pPr>
            <w:r>
              <w:rPr>
                <w:rFonts w:ascii="Calibri" w:hAnsi="Calibri" w:cs="Calibri"/>
                <w:color w:val="000000"/>
              </w:rPr>
              <w:t>0.52***</w:t>
            </w:r>
          </w:p>
        </w:tc>
        <w:tc>
          <w:tcPr>
            <w:tcW w:w="1620" w:type="dxa"/>
            <w:vAlign w:val="bottom"/>
          </w:tcPr>
          <w:p w14:paraId="408105EC" w14:textId="77777777" w:rsidR="00752854" w:rsidRDefault="00752854" w:rsidP="00447533">
            <w:pPr>
              <w:jc w:val="center"/>
            </w:pPr>
            <w:r w:rsidRPr="006A7CCE">
              <w:rPr>
                <w:rFonts w:ascii="Times New Roman" w:hAnsi="Times New Roman" w:cs="Times New Roman"/>
              </w:rPr>
              <w:t>1.03</w:t>
            </w:r>
          </w:p>
        </w:tc>
        <w:tc>
          <w:tcPr>
            <w:tcW w:w="1530" w:type="dxa"/>
            <w:vAlign w:val="bottom"/>
          </w:tcPr>
          <w:p w14:paraId="30CD074D" w14:textId="77777777" w:rsidR="00752854" w:rsidRDefault="00752854" w:rsidP="00447533">
            <w:pPr>
              <w:jc w:val="center"/>
            </w:pPr>
            <w:r w:rsidRPr="006A7CCE">
              <w:rPr>
                <w:rFonts w:ascii="Times New Roman" w:hAnsi="Times New Roman" w:cs="Times New Roman"/>
              </w:rPr>
              <w:t>-0.039**</w:t>
            </w:r>
          </w:p>
        </w:tc>
      </w:tr>
      <w:tr w:rsidR="00752854" w14:paraId="6114F5DD" w14:textId="77777777" w:rsidTr="00752854">
        <w:tc>
          <w:tcPr>
            <w:tcW w:w="4140" w:type="dxa"/>
          </w:tcPr>
          <w:p w14:paraId="7824C726" w14:textId="77777777" w:rsidR="00752854" w:rsidRDefault="00752854" w:rsidP="00447533">
            <w:r>
              <w:t>Current Enrollment in Job Training</w:t>
            </w:r>
          </w:p>
        </w:tc>
        <w:tc>
          <w:tcPr>
            <w:tcW w:w="1530" w:type="dxa"/>
            <w:vAlign w:val="bottom"/>
          </w:tcPr>
          <w:p w14:paraId="35F8EB06" w14:textId="77777777" w:rsidR="00752854" w:rsidRDefault="00752854" w:rsidP="00447533">
            <w:pPr>
              <w:jc w:val="center"/>
            </w:pPr>
            <w:r>
              <w:rPr>
                <w:rFonts w:ascii="Calibri" w:hAnsi="Calibri" w:cs="Calibri"/>
                <w:color w:val="000000"/>
              </w:rPr>
              <w:t>1.23</w:t>
            </w:r>
          </w:p>
        </w:tc>
        <w:tc>
          <w:tcPr>
            <w:tcW w:w="1620" w:type="dxa"/>
            <w:vAlign w:val="bottom"/>
          </w:tcPr>
          <w:p w14:paraId="295D2683" w14:textId="77777777" w:rsidR="00752854" w:rsidRDefault="00752854" w:rsidP="00447533">
            <w:pPr>
              <w:jc w:val="center"/>
            </w:pPr>
            <w:r w:rsidRPr="006A7CCE">
              <w:rPr>
                <w:rFonts w:ascii="Times New Roman" w:hAnsi="Times New Roman" w:cs="Times New Roman"/>
              </w:rPr>
              <w:t>0.90</w:t>
            </w:r>
          </w:p>
        </w:tc>
        <w:tc>
          <w:tcPr>
            <w:tcW w:w="1530" w:type="dxa"/>
            <w:vAlign w:val="bottom"/>
          </w:tcPr>
          <w:p w14:paraId="759B478D" w14:textId="77777777" w:rsidR="00752854" w:rsidRDefault="00752854" w:rsidP="00447533">
            <w:pPr>
              <w:jc w:val="center"/>
            </w:pPr>
            <w:r w:rsidRPr="006A7CCE">
              <w:rPr>
                <w:rFonts w:ascii="Times New Roman" w:hAnsi="Times New Roman" w:cs="Times New Roman"/>
              </w:rPr>
              <w:t>0.008</w:t>
            </w:r>
          </w:p>
        </w:tc>
      </w:tr>
      <w:tr w:rsidR="00752854" w14:paraId="2366A77F" w14:textId="77777777" w:rsidTr="00752854">
        <w:tc>
          <w:tcPr>
            <w:tcW w:w="4140" w:type="dxa"/>
          </w:tcPr>
          <w:p w14:paraId="7C29130C" w14:textId="77777777" w:rsidR="00752854" w:rsidRDefault="00752854" w:rsidP="00447533">
            <w:r>
              <w:t>Current English (REF=Not at all)</w:t>
            </w:r>
          </w:p>
        </w:tc>
        <w:tc>
          <w:tcPr>
            <w:tcW w:w="1530" w:type="dxa"/>
            <w:vAlign w:val="bottom"/>
          </w:tcPr>
          <w:p w14:paraId="4ECCA58D" w14:textId="77777777" w:rsidR="00752854" w:rsidRDefault="00752854" w:rsidP="00447533">
            <w:pPr>
              <w:jc w:val="center"/>
            </w:pPr>
          </w:p>
        </w:tc>
        <w:tc>
          <w:tcPr>
            <w:tcW w:w="1620" w:type="dxa"/>
            <w:vAlign w:val="bottom"/>
          </w:tcPr>
          <w:p w14:paraId="1BF7E52C" w14:textId="77777777" w:rsidR="00752854" w:rsidRDefault="00752854" w:rsidP="00447533">
            <w:pPr>
              <w:jc w:val="center"/>
            </w:pPr>
          </w:p>
        </w:tc>
        <w:tc>
          <w:tcPr>
            <w:tcW w:w="1530" w:type="dxa"/>
            <w:vAlign w:val="bottom"/>
          </w:tcPr>
          <w:p w14:paraId="101F7F63" w14:textId="77777777" w:rsidR="00752854" w:rsidRDefault="00752854" w:rsidP="00447533">
            <w:pPr>
              <w:jc w:val="center"/>
            </w:pPr>
          </w:p>
        </w:tc>
      </w:tr>
      <w:tr w:rsidR="00752854" w14:paraId="457D55CB" w14:textId="77777777" w:rsidTr="00752854">
        <w:tc>
          <w:tcPr>
            <w:tcW w:w="4140" w:type="dxa"/>
          </w:tcPr>
          <w:p w14:paraId="34348542" w14:textId="77777777" w:rsidR="00752854" w:rsidRDefault="00752854" w:rsidP="00447533">
            <w:r>
              <w:t xml:space="preserve">     Not Well</w:t>
            </w:r>
          </w:p>
        </w:tc>
        <w:tc>
          <w:tcPr>
            <w:tcW w:w="1530" w:type="dxa"/>
            <w:vAlign w:val="bottom"/>
          </w:tcPr>
          <w:p w14:paraId="5DE911D0" w14:textId="77777777" w:rsidR="00752854" w:rsidRDefault="00752854" w:rsidP="00447533">
            <w:pPr>
              <w:jc w:val="center"/>
            </w:pPr>
            <w:r>
              <w:rPr>
                <w:rFonts w:ascii="Calibri" w:hAnsi="Calibri" w:cs="Calibri"/>
                <w:color w:val="000000"/>
              </w:rPr>
              <w:t>0.67</w:t>
            </w:r>
          </w:p>
        </w:tc>
        <w:tc>
          <w:tcPr>
            <w:tcW w:w="1620" w:type="dxa"/>
            <w:vAlign w:val="bottom"/>
          </w:tcPr>
          <w:p w14:paraId="515D346D" w14:textId="77777777" w:rsidR="00752854" w:rsidRDefault="00752854" w:rsidP="00447533">
            <w:pPr>
              <w:jc w:val="center"/>
            </w:pPr>
            <w:r w:rsidRPr="006A7CCE">
              <w:rPr>
                <w:rFonts w:ascii="Times New Roman" w:hAnsi="Times New Roman" w:cs="Times New Roman"/>
              </w:rPr>
              <w:t>0.93</w:t>
            </w:r>
          </w:p>
        </w:tc>
        <w:tc>
          <w:tcPr>
            <w:tcW w:w="1530" w:type="dxa"/>
            <w:vAlign w:val="bottom"/>
          </w:tcPr>
          <w:p w14:paraId="7FB10798" w14:textId="77777777" w:rsidR="00752854" w:rsidRDefault="00752854" w:rsidP="00447533">
            <w:pPr>
              <w:jc w:val="center"/>
            </w:pPr>
            <w:r w:rsidRPr="006A7CCE">
              <w:rPr>
                <w:rFonts w:ascii="Times New Roman" w:hAnsi="Times New Roman" w:cs="Times New Roman"/>
              </w:rPr>
              <w:t>-0.004</w:t>
            </w:r>
          </w:p>
        </w:tc>
      </w:tr>
      <w:tr w:rsidR="00752854" w14:paraId="42D7298F" w14:textId="77777777" w:rsidTr="00752854">
        <w:tc>
          <w:tcPr>
            <w:tcW w:w="4140" w:type="dxa"/>
          </w:tcPr>
          <w:p w14:paraId="74512515" w14:textId="77777777" w:rsidR="00752854" w:rsidRDefault="00752854" w:rsidP="00447533">
            <w:r>
              <w:t xml:space="preserve">     Well</w:t>
            </w:r>
          </w:p>
        </w:tc>
        <w:tc>
          <w:tcPr>
            <w:tcW w:w="1530" w:type="dxa"/>
            <w:vAlign w:val="bottom"/>
          </w:tcPr>
          <w:p w14:paraId="68089CC0" w14:textId="77777777" w:rsidR="00752854" w:rsidRDefault="00752854" w:rsidP="00447533">
            <w:pPr>
              <w:jc w:val="center"/>
            </w:pPr>
            <w:r>
              <w:rPr>
                <w:rFonts w:ascii="Calibri" w:hAnsi="Calibri" w:cs="Calibri"/>
                <w:color w:val="000000"/>
              </w:rPr>
              <w:t>0.64</w:t>
            </w:r>
          </w:p>
        </w:tc>
        <w:tc>
          <w:tcPr>
            <w:tcW w:w="1620" w:type="dxa"/>
            <w:vAlign w:val="bottom"/>
          </w:tcPr>
          <w:p w14:paraId="2D7250FC" w14:textId="77777777" w:rsidR="00752854" w:rsidRDefault="00752854" w:rsidP="00447533">
            <w:pPr>
              <w:jc w:val="center"/>
            </w:pPr>
            <w:r w:rsidRPr="006A7CCE">
              <w:rPr>
                <w:rFonts w:ascii="Times New Roman" w:hAnsi="Times New Roman" w:cs="Times New Roman"/>
              </w:rPr>
              <w:t>0.80</w:t>
            </w:r>
          </w:p>
        </w:tc>
        <w:tc>
          <w:tcPr>
            <w:tcW w:w="1530" w:type="dxa"/>
            <w:vAlign w:val="bottom"/>
          </w:tcPr>
          <w:p w14:paraId="1599A838" w14:textId="77777777" w:rsidR="00752854" w:rsidRDefault="00752854" w:rsidP="00447533">
            <w:pPr>
              <w:jc w:val="center"/>
            </w:pPr>
            <w:r w:rsidRPr="006A7CCE">
              <w:rPr>
                <w:rFonts w:ascii="Times New Roman" w:hAnsi="Times New Roman" w:cs="Times New Roman"/>
              </w:rPr>
              <w:t>0.008</w:t>
            </w:r>
          </w:p>
        </w:tc>
      </w:tr>
      <w:tr w:rsidR="00752854" w14:paraId="70925C12" w14:textId="77777777" w:rsidTr="00752854">
        <w:trPr>
          <w:trHeight w:val="80"/>
        </w:trPr>
        <w:tc>
          <w:tcPr>
            <w:tcW w:w="4140" w:type="dxa"/>
          </w:tcPr>
          <w:p w14:paraId="53623C26" w14:textId="77777777" w:rsidR="00752854" w:rsidRDefault="00752854" w:rsidP="00447533">
            <w:r>
              <w:t xml:space="preserve">     Very Well</w:t>
            </w:r>
          </w:p>
        </w:tc>
        <w:tc>
          <w:tcPr>
            <w:tcW w:w="1530" w:type="dxa"/>
            <w:vAlign w:val="bottom"/>
          </w:tcPr>
          <w:p w14:paraId="7AAA588A" w14:textId="77777777" w:rsidR="00752854" w:rsidRDefault="00752854" w:rsidP="00447533">
            <w:pPr>
              <w:jc w:val="center"/>
            </w:pPr>
            <w:r>
              <w:rPr>
                <w:rFonts w:ascii="Calibri" w:hAnsi="Calibri" w:cs="Calibri"/>
                <w:color w:val="000000"/>
              </w:rPr>
              <w:t>0.81</w:t>
            </w:r>
          </w:p>
        </w:tc>
        <w:tc>
          <w:tcPr>
            <w:tcW w:w="1620" w:type="dxa"/>
            <w:vAlign w:val="bottom"/>
          </w:tcPr>
          <w:p w14:paraId="7413A50F" w14:textId="77777777" w:rsidR="00752854" w:rsidRDefault="00752854" w:rsidP="00447533">
            <w:pPr>
              <w:jc w:val="center"/>
            </w:pPr>
            <w:r w:rsidRPr="006A7CCE">
              <w:rPr>
                <w:rFonts w:ascii="Times New Roman" w:hAnsi="Times New Roman" w:cs="Times New Roman"/>
              </w:rPr>
              <w:t>0.94</w:t>
            </w:r>
          </w:p>
        </w:tc>
        <w:tc>
          <w:tcPr>
            <w:tcW w:w="1530" w:type="dxa"/>
            <w:vAlign w:val="bottom"/>
          </w:tcPr>
          <w:p w14:paraId="30B02544" w14:textId="77777777" w:rsidR="00752854" w:rsidRDefault="00752854" w:rsidP="00447533">
            <w:pPr>
              <w:jc w:val="center"/>
            </w:pPr>
            <w:r w:rsidRPr="006A7CCE">
              <w:rPr>
                <w:rFonts w:ascii="Times New Roman" w:hAnsi="Times New Roman" w:cs="Times New Roman"/>
              </w:rPr>
              <w:t>0.010</w:t>
            </w:r>
          </w:p>
        </w:tc>
      </w:tr>
      <w:tr w:rsidR="00752854" w:rsidRPr="000F551E" w14:paraId="29FF4464" w14:textId="77777777" w:rsidTr="00752854">
        <w:tc>
          <w:tcPr>
            <w:tcW w:w="4140" w:type="dxa"/>
          </w:tcPr>
          <w:p w14:paraId="39E30B7C" w14:textId="77777777" w:rsidR="00752854" w:rsidRDefault="00752854" w:rsidP="00447533">
            <w:r>
              <w:t>U.S. Economic Sector (REF= Blue collar)</w:t>
            </w:r>
          </w:p>
        </w:tc>
        <w:tc>
          <w:tcPr>
            <w:tcW w:w="1530" w:type="dxa"/>
            <w:vAlign w:val="bottom"/>
          </w:tcPr>
          <w:p w14:paraId="563C7215" w14:textId="77777777" w:rsidR="00752854" w:rsidRDefault="00752854" w:rsidP="00447533">
            <w:pPr>
              <w:jc w:val="center"/>
            </w:pPr>
          </w:p>
        </w:tc>
        <w:tc>
          <w:tcPr>
            <w:tcW w:w="1620" w:type="dxa"/>
            <w:vAlign w:val="bottom"/>
          </w:tcPr>
          <w:p w14:paraId="67F167E4" w14:textId="77777777" w:rsidR="00752854" w:rsidRDefault="00752854" w:rsidP="00447533">
            <w:pPr>
              <w:jc w:val="center"/>
            </w:pPr>
          </w:p>
        </w:tc>
        <w:tc>
          <w:tcPr>
            <w:tcW w:w="1530" w:type="dxa"/>
            <w:tcBorders>
              <w:left w:val="nil"/>
              <w:right w:val="nil"/>
            </w:tcBorders>
            <w:shd w:val="clear" w:color="auto" w:fill="auto"/>
            <w:vAlign w:val="bottom"/>
          </w:tcPr>
          <w:p w14:paraId="332B94FC" w14:textId="77777777" w:rsidR="00752854" w:rsidRDefault="00752854" w:rsidP="00447533">
            <w:pPr>
              <w:jc w:val="center"/>
              <w:rPr>
                <w:rFonts w:ascii="Calibri" w:hAnsi="Calibri" w:cs="Calibri"/>
                <w:color w:val="000000"/>
              </w:rPr>
            </w:pPr>
          </w:p>
        </w:tc>
      </w:tr>
      <w:tr w:rsidR="00752854" w:rsidRPr="000F551E" w14:paraId="2C00ACDE" w14:textId="77777777" w:rsidTr="00752854">
        <w:tc>
          <w:tcPr>
            <w:tcW w:w="4140" w:type="dxa"/>
          </w:tcPr>
          <w:p w14:paraId="40EF76B0" w14:textId="77777777" w:rsidR="00752854" w:rsidRDefault="00752854" w:rsidP="00447533">
            <w:r>
              <w:t xml:space="preserve">     None</w:t>
            </w:r>
          </w:p>
        </w:tc>
        <w:tc>
          <w:tcPr>
            <w:tcW w:w="1530" w:type="dxa"/>
            <w:vAlign w:val="bottom"/>
          </w:tcPr>
          <w:p w14:paraId="3DA906EB" w14:textId="77777777" w:rsidR="00752854" w:rsidRDefault="00752854" w:rsidP="00447533">
            <w:pPr>
              <w:jc w:val="center"/>
            </w:pPr>
            <w:r>
              <w:rPr>
                <w:rFonts w:ascii="Calibri" w:hAnsi="Calibri" w:cs="Calibri"/>
                <w:color w:val="000000"/>
              </w:rPr>
              <w:t>0.78</w:t>
            </w:r>
          </w:p>
        </w:tc>
        <w:tc>
          <w:tcPr>
            <w:tcW w:w="1620" w:type="dxa"/>
            <w:vAlign w:val="bottom"/>
          </w:tcPr>
          <w:p w14:paraId="187B3C11" w14:textId="77777777" w:rsidR="00752854" w:rsidRDefault="00752854" w:rsidP="00447533">
            <w:pPr>
              <w:jc w:val="center"/>
            </w:pPr>
            <w:r>
              <w:t>-</w:t>
            </w:r>
          </w:p>
        </w:tc>
        <w:tc>
          <w:tcPr>
            <w:tcW w:w="1530" w:type="dxa"/>
            <w:tcBorders>
              <w:left w:val="nil"/>
              <w:right w:val="nil"/>
            </w:tcBorders>
            <w:shd w:val="clear" w:color="auto" w:fill="auto"/>
            <w:vAlign w:val="bottom"/>
          </w:tcPr>
          <w:p w14:paraId="4ABC11B8" w14:textId="77777777" w:rsidR="00752854" w:rsidRDefault="00752854" w:rsidP="00447533">
            <w:pPr>
              <w:jc w:val="center"/>
              <w:rPr>
                <w:rFonts w:ascii="Calibri" w:hAnsi="Calibri" w:cs="Calibri"/>
                <w:color w:val="000000"/>
              </w:rPr>
            </w:pPr>
            <w:r w:rsidRPr="006A7CCE">
              <w:rPr>
                <w:rFonts w:ascii="Times New Roman" w:hAnsi="Times New Roman" w:cs="Times New Roman"/>
              </w:rPr>
              <w:t>-0.022~</w:t>
            </w:r>
          </w:p>
        </w:tc>
      </w:tr>
      <w:tr w:rsidR="00752854" w:rsidRPr="000F551E" w14:paraId="54FBA810" w14:textId="77777777" w:rsidTr="00752854">
        <w:tc>
          <w:tcPr>
            <w:tcW w:w="4140" w:type="dxa"/>
          </w:tcPr>
          <w:p w14:paraId="30F47F24" w14:textId="77777777" w:rsidR="00752854" w:rsidRDefault="00752854" w:rsidP="00447533">
            <w:r>
              <w:t xml:space="preserve">     Retail/Sales</w:t>
            </w:r>
          </w:p>
        </w:tc>
        <w:tc>
          <w:tcPr>
            <w:tcW w:w="1530" w:type="dxa"/>
            <w:vAlign w:val="bottom"/>
          </w:tcPr>
          <w:p w14:paraId="2EBE4E4A" w14:textId="77777777" w:rsidR="00752854" w:rsidRDefault="00752854" w:rsidP="00447533">
            <w:pPr>
              <w:jc w:val="center"/>
            </w:pPr>
            <w:r>
              <w:rPr>
                <w:rFonts w:ascii="Calibri" w:hAnsi="Calibri" w:cs="Calibri"/>
                <w:color w:val="000000"/>
              </w:rPr>
              <w:t>1.10</w:t>
            </w:r>
          </w:p>
        </w:tc>
        <w:tc>
          <w:tcPr>
            <w:tcW w:w="1620" w:type="dxa"/>
            <w:vAlign w:val="bottom"/>
          </w:tcPr>
          <w:p w14:paraId="55CE27ED" w14:textId="77777777" w:rsidR="00752854" w:rsidRDefault="00752854" w:rsidP="00447533">
            <w:pPr>
              <w:jc w:val="center"/>
            </w:pPr>
            <w:r>
              <w:t>-</w:t>
            </w:r>
          </w:p>
        </w:tc>
        <w:tc>
          <w:tcPr>
            <w:tcW w:w="1530" w:type="dxa"/>
            <w:tcBorders>
              <w:left w:val="nil"/>
              <w:right w:val="nil"/>
            </w:tcBorders>
            <w:shd w:val="clear" w:color="auto" w:fill="auto"/>
            <w:vAlign w:val="bottom"/>
          </w:tcPr>
          <w:p w14:paraId="60DE8E08" w14:textId="77777777" w:rsidR="00752854" w:rsidRDefault="00752854" w:rsidP="00447533">
            <w:pPr>
              <w:jc w:val="center"/>
              <w:rPr>
                <w:rFonts w:ascii="Calibri" w:hAnsi="Calibri" w:cs="Calibri"/>
                <w:color w:val="000000"/>
              </w:rPr>
            </w:pPr>
            <w:r w:rsidRPr="006A7CCE">
              <w:rPr>
                <w:rFonts w:ascii="Times New Roman" w:hAnsi="Times New Roman" w:cs="Times New Roman"/>
              </w:rPr>
              <w:t>-0.032</w:t>
            </w:r>
          </w:p>
        </w:tc>
      </w:tr>
      <w:tr w:rsidR="00752854" w:rsidRPr="000F551E" w14:paraId="07047231" w14:textId="77777777" w:rsidTr="00752854">
        <w:tc>
          <w:tcPr>
            <w:tcW w:w="4140" w:type="dxa"/>
          </w:tcPr>
          <w:p w14:paraId="556B61E0" w14:textId="77777777" w:rsidR="00752854" w:rsidRDefault="00752854" w:rsidP="00447533">
            <w:r>
              <w:t xml:space="preserve">     Professional/ED/Health/Social Services</w:t>
            </w:r>
          </w:p>
        </w:tc>
        <w:tc>
          <w:tcPr>
            <w:tcW w:w="1530" w:type="dxa"/>
            <w:vAlign w:val="bottom"/>
          </w:tcPr>
          <w:p w14:paraId="1396B614" w14:textId="77777777" w:rsidR="00752854" w:rsidRDefault="00752854" w:rsidP="00447533">
            <w:pPr>
              <w:jc w:val="center"/>
            </w:pPr>
            <w:r>
              <w:rPr>
                <w:rFonts w:ascii="Calibri" w:hAnsi="Calibri" w:cs="Calibri"/>
                <w:color w:val="000000"/>
              </w:rPr>
              <w:t>0.77</w:t>
            </w:r>
          </w:p>
        </w:tc>
        <w:tc>
          <w:tcPr>
            <w:tcW w:w="1620" w:type="dxa"/>
            <w:vAlign w:val="bottom"/>
          </w:tcPr>
          <w:p w14:paraId="17D3DFBB" w14:textId="77777777" w:rsidR="00752854" w:rsidRDefault="00752854" w:rsidP="00447533">
            <w:pPr>
              <w:jc w:val="center"/>
            </w:pPr>
            <w:r>
              <w:t>-</w:t>
            </w:r>
          </w:p>
        </w:tc>
        <w:tc>
          <w:tcPr>
            <w:tcW w:w="1530" w:type="dxa"/>
            <w:tcBorders>
              <w:left w:val="nil"/>
              <w:right w:val="nil"/>
            </w:tcBorders>
            <w:shd w:val="clear" w:color="auto" w:fill="auto"/>
            <w:vAlign w:val="bottom"/>
          </w:tcPr>
          <w:p w14:paraId="363AC0D5" w14:textId="77777777" w:rsidR="00752854" w:rsidRDefault="00752854" w:rsidP="00447533">
            <w:pPr>
              <w:jc w:val="center"/>
              <w:rPr>
                <w:rFonts w:ascii="Calibri" w:hAnsi="Calibri" w:cs="Calibri"/>
                <w:color w:val="000000"/>
              </w:rPr>
            </w:pPr>
            <w:r w:rsidRPr="006A7CCE">
              <w:rPr>
                <w:rFonts w:ascii="Times New Roman" w:hAnsi="Times New Roman" w:cs="Times New Roman"/>
              </w:rPr>
              <w:t>-0.014</w:t>
            </w:r>
          </w:p>
        </w:tc>
      </w:tr>
      <w:tr w:rsidR="00752854" w:rsidRPr="000F551E" w14:paraId="1CFA079D" w14:textId="77777777" w:rsidTr="00752854">
        <w:tc>
          <w:tcPr>
            <w:tcW w:w="4140" w:type="dxa"/>
          </w:tcPr>
          <w:p w14:paraId="509D67DD" w14:textId="77777777" w:rsidR="00752854" w:rsidRDefault="00752854" w:rsidP="00447533">
            <w:r>
              <w:t xml:space="preserve">     General Support</w:t>
            </w:r>
          </w:p>
        </w:tc>
        <w:tc>
          <w:tcPr>
            <w:tcW w:w="1530" w:type="dxa"/>
            <w:vAlign w:val="bottom"/>
          </w:tcPr>
          <w:p w14:paraId="41A66D9D" w14:textId="77777777" w:rsidR="00752854" w:rsidRDefault="00752854" w:rsidP="00447533">
            <w:pPr>
              <w:jc w:val="center"/>
            </w:pPr>
            <w:r>
              <w:rPr>
                <w:rFonts w:ascii="Calibri" w:hAnsi="Calibri" w:cs="Calibri"/>
                <w:color w:val="000000"/>
              </w:rPr>
              <w:t>0.79</w:t>
            </w:r>
          </w:p>
        </w:tc>
        <w:tc>
          <w:tcPr>
            <w:tcW w:w="1620" w:type="dxa"/>
            <w:vAlign w:val="bottom"/>
          </w:tcPr>
          <w:p w14:paraId="28C80231" w14:textId="77777777" w:rsidR="00752854" w:rsidRDefault="00752854" w:rsidP="00447533">
            <w:pPr>
              <w:jc w:val="center"/>
            </w:pPr>
            <w:r>
              <w:t>-</w:t>
            </w:r>
          </w:p>
        </w:tc>
        <w:tc>
          <w:tcPr>
            <w:tcW w:w="1530" w:type="dxa"/>
            <w:tcBorders>
              <w:left w:val="nil"/>
              <w:right w:val="nil"/>
            </w:tcBorders>
            <w:shd w:val="clear" w:color="auto" w:fill="auto"/>
            <w:vAlign w:val="bottom"/>
          </w:tcPr>
          <w:p w14:paraId="1C08E9B2" w14:textId="77777777" w:rsidR="00752854" w:rsidRDefault="00752854" w:rsidP="00447533">
            <w:pPr>
              <w:jc w:val="center"/>
              <w:rPr>
                <w:rFonts w:ascii="Calibri" w:hAnsi="Calibri" w:cs="Calibri"/>
                <w:color w:val="000000"/>
              </w:rPr>
            </w:pPr>
            <w:r w:rsidRPr="006A7CCE">
              <w:rPr>
                <w:rFonts w:ascii="Times New Roman" w:hAnsi="Times New Roman" w:cs="Times New Roman"/>
              </w:rPr>
              <w:t>-0.046*</w:t>
            </w:r>
          </w:p>
        </w:tc>
      </w:tr>
      <w:tr w:rsidR="00752854" w14:paraId="4442A71E" w14:textId="77777777" w:rsidTr="00752854">
        <w:trPr>
          <w:trHeight w:val="80"/>
        </w:trPr>
        <w:tc>
          <w:tcPr>
            <w:tcW w:w="4140" w:type="dxa"/>
          </w:tcPr>
          <w:p w14:paraId="3F02E37C" w14:textId="77777777" w:rsidR="00752854" w:rsidRDefault="00752854" w:rsidP="00447533">
            <w:r>
              <w:t>Time until First Job in Years</w:t>
            </w:r>
          </w:p>
        </w:tc>
        <w:tc>
          <w:tcPr>
            <w:tcW w:w="1530" w:type="dxa"/>
            <w:vAlign w:val="bottom"/>
          </w:tcPr>
          <w:p w14:paraId="6CDDD087" w14:textId="77777777" w:rsidR="00752854" w:rsidRDefault="00752854" w:rsidP="00447533">
            <w:pPr>
              <w:jc w:val="center"/>
            </w:pPr>
            <w:r>
              <w:rPr>
                <w:rFonts w:ascii="Calibri" w:hAnsi="Calibri" w:cs="Calibri"/>
                <w:color w:val="000000"/>
              </w:rPr>
              <w:t>1.24*</w:t>
            </w:r>
          </w:p>
        </w:tc>
        <w:tc>
          <w:tcPr>
            <w:tcW w:w="1620" w:type="dxa"/>
          </w:tcPr>
          <w:p w14:paraId="1495CBFF" w14:textId="77777777" w:rsidR="00752854" w:rsidRDefault="00752854" w:rsidP="00447533">
            <w:pPr>
              <w:jc w:val="center"/>
            </w:pPr>
            <w:r>
              <w:t>-</w:t>
            </w:r>
          </w:p>
        </w:tc>
        <w:tc>
          <w:tcPr>
            <w:tcW w:w="1530" w:type="dxa"/>
            <w:vAlign w:val="bottom"/>
          </w:tcPr>
          <w:p w14:paraId="51BFC057" w14:textId="77777777" w:rsidR="00752854" w:rsidRDefault="00752854" w:rsidP="00447533">
            <w:pPr>
              <w:jc w:val="center"/>
            </w:pPr>
            <w:r w:rsidRPr="006A7CCE">
              <w:rPr>
                <w:rFonts w:ascii="Times New Roman" w:hAnsi="Times New Roman" w:cs="Times New Roman"/>
              </w:rPr>
              <w:t>0.010</w:t>
            </w:r>
          </w:p>
        </w:tc>
      </w:tr>
      <w:tr w:rsidR="00752854" w14:paraId="6423CBF5" w14:textId="77777777" w:rsidTr="00752854">
        <w:trPr>
          <w:trHeight w:val="80"/>
        </w:trPr>
        <w:tc>
          <w:tcPr>
            <w:tcW w:w="4140" w:type="dxa"/>
          </w:tcPr>
          <w:p w14:paraId="4C11F7C0" w14:textId="77777777" w:rsidR="00752854" w:rsidRDefault="00752854" w:rsidP="00447533">
            <w:r>
              <w:t>Weekly Working Hours</w:t>
            </w:r>
          </w:p>
        </w:tc>
        <w:tc>
          <w:tcPr>
            <w:tcW w:w="1530" w:type="dxa"/>
            <w:vAlign w:val="bottom"/>
          </w:tcPr>
          <w:p w14:paraId="685A5006" w14:textId="77777777" w:rsidR="00752854" w:rsidRDefault="00752854" w:rsidP="00447533">
            <w:pPr>
              <w:jc w:val="center"/>
            </w:pPr>
            <w:r>
              <w:rPr>
                <w:rFonts w:ascii="Calibri" w:hAnsi="Calibri" w:cs="Calibri"/>
                <w:color w:val="000000"/>
              </w:rPr>
              <w:t>1.02**</w:t>
            </w:r>
          </w:p>
        </w:tc>
        <w:tc>
          <w:tcPr>
            <w:tcW w:w="1620" w:type="dxa"/>
          </w:tcPr>
          <w:p w14:paraId="6BBCD6C3" w14:textId="77777777" w:rsidR="00752854" w:rsidRDefault="00752854" w:rsidP="00447533">
            <w:pPr>
              <w:jc w:val="center"/>
            </w:pPr>
            <w:r>
              <w:t>-</w:t>
            </w:r>
          </w:p>
        </w:tc>
        <w:tc>
          <w:tcPr>
            <w:tcW w:w="1530" w:type="dxa"/>
          </w:tcPr>
          <w:p w14:paraId="4687D5D9" w14:textId="77777777" w:rsidR="00752854" w:rsidRDefault="00752854" w:rsidP="00447533">
            <w:pPr>
              <w:jc w:val="center"/>
            </w:pPr>
            <w:r>
              <w:t>-</w:t>
            </w:r>
          </w:p>
        </w:tc>
      </w:tr>
    </w:tbl>
    <w:p w14:paraId="4F75A548" w14:textId="77777777" w:rsidR="00752854" w:rsidRPr="006A7CCE" w:rsidRDefault="00752854" w:rsidP="006A7CCE">
      <w:pPr>
        <w:pStyle w:val="NormalWeb"/>
        <w:spacing w:before="240" w:beforeAutospacing="0" w:after="240" w:afterAutospacing="0" w:line="480" w:lineRule="auto"/>
        <w:rPr>
          <w:i/>
        </w:rPr>
      </w:pPr>
    </w:p>
    <w:p w14:paraId="3839B9DD" w14:textId="5284F3D2" w:rsidR="00D04212" w:rsidRPr="006A7CCE" w:rsidRDefault="00D04212" w:rsidP="006A7CCE">
      <w:pPr>
        <w:pStyle w:val="NormalWeb"/>
        <w:spacing w:before="240" w:beforeAutospacing="0" w:after="240" w:afterAutospacing="0" w:line="480" w:lineRule="auto"/>
      </w:pPr>
      <w:bookmarkStart w:id="51" w:name="_Toc101544077"/>
      <w:r w:rsidRPr="006A7CCE">
        <w:rPr>
          <w:rStyle w:val="Heading1Char"/>
          <w:color w:val="auto"/>
        </w:rPr>
        <w:t>DISCUSSION</w:t>
      </w:r>
      <w:bookmarkEnd w:id="51"/>
      <w:r w:rsidRPr="006A7CCE">
        <w:t xml:space="preserve"> </w:t>
      </w:r>
    </w:p>
    <w:p w14:paraId="448437D6" w14:textId="77777777" w:rsidR="00A42ED9" w:rsidRPr="006A7CCE" w:rsidRDefault="00F63858" w:rsidP="006A7CCE">
      <w:pPr>
        <w:pStyle w:val="NormalWeb"/>
        <w:spacing w:before="240" w:beforeAutospacing="0" w:after="240" w:afterAutospacing="0" w:line="480" w:lineRule="auto"/>
        <w:ind w:firstLine="720"/>
      </w:pPr>
      <w:r w:rsidRPr="006A7CCE">
        <w:t xml:space="preserve">This study had three main research questions: </w:t>
      </w:r>
      <w:r w:rsidR="00244AD4" w:rsidRPr="006A7CCE">
        <w:t>1) How do Pre/post-migration human capital affect refugee economic integration in the U.S.?</w:t>
      </w:r>
      <w:r w:rsidR="00244AD4" w:rsidRPr="006A7CCE">
        <w:rPr>
          <w:rStyle w:val="CommentReference"/>
          <w:rFonts w:eastAsiaTheme="minorHAnsi"/>
          <w:sz w:val="24"/>
          <w:szCs w:val="24"/>
        </w:rPr>
        <w:t xml:space="preserve">  2</w:t>
      </w:r>
      <w:r w:rsidR="00244AD4" w:rsidRPr="006A7CCE">
        <w:t>) How do pre/post-migration context factors (e.g., national identity or region resettled to) shape economic integration? 3) What is the relative importance of human capital, and context factors in shaping refugee economic integration</w:t>
      </w:r>
      <w:r w:rsidR="00A42ED9" w:rsidRPr="006A7CCE">
        <w:t>?</w:t>
      </w:r>
    </w:p>
    <w:p w14:paraId="63AF2B92" w14:textId="756B1198" w:rsidR="00C52E7B" w:rsidRPr="006A7CCE" w:rsidRDefault="00244AD4" w:rsidP="006A7CCE">
      <w:pPr>
        <w:pStyle w:val="NormalWeb"/>
        <w:spacing w:before="240" w:beforeAutospacing="0" w:after="240" w:afterAutospacing="0" w:line="480" w:lineRule="auto"/>
        <w:ind w:firstLine="720"/>
      </w:pPr>
      <w:r w:rsidRPr="006A7CCE">
        <w:t xml:space="preserve">Generally speaking, each dependent variable was predicted by pre-/post- resettlement human capital and pre-/post- resettlement contexts. Despite the emphasis of the Office of Refugee Resettlement and the Population, Refugee, and Migration </w:t>
      </w:r>
      <w:r w:rsidR="00901AE8">
        <w:t>B</w:t>
      </w:r>
      <w:r w:rsidRPr="006A7CCE">
        <w:t xml:space="preserve">ureau of the State </w:t>
      </w:r>
      <w:r w:rsidRPr="006A7CCE">
        <w:lastRenderedPageBreak/>
        <w:t xml:space="preserve">Department, little is known about the factors that predict obtaining a job quickly in the United States. Many of the conventional predictors of economic self-sufficiency such as previous human capital and English ability did not predict obtaining a job within the first year very well. In contrast, the </w:t>
      </w:r>
      <w:r w:rsidR="00901AE8">
        <w:t>variables used</w:t>
      </w:r>
      <w:r w:rsidRPr="006A7CCE">
        <w:t xml:space="preserve"> predicted weekly working hours and economic self-sufficiency much better. </w:t>
      </w:r>
    </w:p>
    <w:p w14:paraId="5DDE5C5A" w14:textId="278EDFF8" w:rsidR="00C52E7B" w:rsidRPr="006A7CCE" w:rsidRDefault="00244AD4" w:rsidP="006A7CCE">
      <w:pPr>
        <w:pStyle w:val="NormalWeb"/>
        <w:spacing w:before="240" w:beforeAutospacing="0" w:after="240" w:afterAutospacing="0" w:line="480" w:lineRule="auto"/>
        <w:ind w:firstLine="720"/>
      </w:pPr>
      <w:r w:rsidRPr="006A7CCE">
        <w:t xml:space="preserve">In congruence with the literature (Strang and Ager 2008; </w:t>
      </w:r>
      <w:r w:rsidR="00C52E7B" w:rsidRPr="006A7CCE">
        <w:t xml:space="preserve">Tran and Lara-Garcia 2020; </w:t>
      </w:r>
      <w:r w:rsidRPr="006A7CCE">
        <w:t>Phillimore 2020), most of</w:t>
      </w:r>
      <w:r w:rsidR="00C52E7B" w:rsidRPr="006A7CCE">
        <w:t xml:space="preserve"> the studied</w:t>
      </w:r>
      <w:r w:rsidRPr="006A7CCE">
        <w:t xml:space="preserve"> aspects of economic integration predicted each other. </w:t>
      </w:r>
      <w:r w:rsidR="00C52E7B" w:rsidRPr="006A7CCE">
        <w:t>Refugee households that had more working hours had higher odds of being economically self-sufficient. This result reinforces the importance of examining number of hours worked since it is a good indicator of other benefits like economic self-sufficiency and presumably health insurance coverage.</w:t>
      </w:r>
    </w:p>
    <w:p w14:paraId="4717CB62" w14:textId="61DFE107" w:rsidR="0031618F" w:rsidRPr="006A7CCE" w:rsidRDefault="00C52E7B" w:rsidP="006A7CCE">
      <w:pPr>
        <w:pStyle w:val="NormalWeb"/>
        <w:spacing w:before="240" w:beforeAutospacing="0" w:after="240" w:afterAutospacing="0" w:line="480" w:lineRule="auto"/>
        <w:ind w:firstLine="720"/>
      </w:pPr>
      <w:r w:rsidRPr="006A7CCE">
        <w:t>The time to first job</w:t>
      </w:r>
      <w:r w:rsidR="00901AE8">
        <w:t xml:space="preserve"> as an</w:t>
      </w:r>
      <w:r w:rsidRPr="006A7CCE">
        <w:t xml:space="preserve"> independent variable</w:t>
      </w:r>
      <w:r w:rsidR="00901AE8">
        <w:t xml:space="preserve"> (</w:t>
      </w:r>
      <w:r w:rsidRPr="006A7CCE">
        <w:t xml:space="preserve">dichotomized into a “obtaining a job in the first year” </w:t>
      </w:r>
      <w:r w:rsidR="00901AE8" w:rsidRPr="006A7CCE">
        <w:t>depend</w:t>
      </w:r>
      <w:r w:rsidR="00901AE8">
        <w:t>ent</w:t>
      </w:r>
      <w:r w:rsidRPr="006A7CCE">
        <w:t xml:space="preserve"> variable</w:t>
      </w:r>
      <w:r w:rsidR="00901AE8">
        <w:t xml:space="preserve">) </w:t>
      </w:r>
      <w:r w:rsidRPr="006A7CCE">
        <w:t xml:space="preserve">is peculiar. Refugees that waited longer had higher odds of being economically self-sufficient. This is likely, as many such as Fix and Evans (2017) suggest, because the refugee is able to find a job that fits their experience and salary needs better than </w:t>
      </w:r>
      <w:r w:rsidR="00901AE8">
        <w:t>if they rushed and</w:t>
      </w:r>
      <w:r w:rsidRPr="006A7CCE">
        <w:t xml:space="preserve"> attained a job in the first year. This is a sizeable effect, it contributes more to increasing the odds of economic self-sufficiency than being in the United States for a longer time.</w:t>
      </w:r>
      <w:r w:rsidR="00901AE8">
        <w:t xml:space="preserve"> To supplement this finding, </w:t>
      </w:r>
      <w:r w:rsidRPr="006A7CCE">
        <w:t xml:space="preserve">I ran the economic self-sufficiency model with a dichotomous indicator comparing those who obtained a job in their first years with those who did not and those who obtained a job in their first year did not have statistically higher odds of being economically self-sufficient. Both of these results are direct evidence against prioritizing finding a job as quickly as possible. This is evidence against the fundamental goals of the Office of Refugee Resettlement and the Population, Refugee, and Migration </w:t>
      </w:r>
      <w:r w:rsidR="00901AE8">
        <w:t>B</w:t>
      </w:r>
      <w:r w:rsidRPr="006A7CCE">
        <w:t xml:space="preserve">ureau of the State </w:t>
      </w:r>
      <w:r w:rsidRPr="006A7CCE">
        <w:lastRenderedPageBreak/>
        <w:t xml:space="preserve">Department. Even when we only examine the first five years of resettlement, those who found their first job after their first year had higher odds of being economically self-sufficient. </w:t>
      </w:r>
    </w:p>
    <w:p w14:paraId="787AFAE6" w14:textId="3C1329FC" w:rsidR="0031618F" w:rsidRPr="006A7CCE" w:rsidRDefault="0031618F" w:rsidP="006A7CCE">
      <w:pPr>
        <w:pStyle w:val="Heading2"/>
        <w:rPr>
          <w:color w:val="auto"/>
        </w:rPr>
      </w:pPr>
      <w:r w:rsidRPr="006A7CCE">
        <w:rPr>
          <w:color w:val="auto"/>
        </w:rPr>
        <w:t xml:space="preserve"> </w:t>
      </w:r>
      <w:bookmarkStart w:id="52" w:name="_Toc101544078"/>
      <w:r w:rsidR="00CE4FD6" w:rsidRPr="006A7CCE">
        <w:rPr>
          <w:color w:val="auto"/>
        </w:rPr>
        <w:t xml:space="preserve">Hypothesis A) </w:t>
      </w:r>
      <w:r w:rsidRPr="006A7CCE">
        <w:rPr>
          <w:color w:val="auto"/>
        </w:rPr>
        <w:t>Pre-/post- Resettlement Human Capital and Economic Integration in The U.S.</w:t>
      </w:r>
      <w:bookmarkEnd w:id="52"/>
    </w:p>
    <w:p w14:paraId="6295F57E" w14:textId="3132A1ED" w:rsidR="00A42ED9" w:rsidRPr="006A7CCE" w:rsidRDefault="00A42ED9" w:rsidP="006A7CCE">
      <w:pPr>
        <w:spacing w:line="480" w:lineRule="auto"/>
        <w:ind w:firstLine="720"/>
        <w:rPr>
          <w:rFonts w:ascii="Times New Roman" w:hAnsi="Times New Roman" w:cs="Times New Roman"/>
          <w:sz w:val="24"/>
          <w:szCs w:val="24"/>
        </w:rPr>
      </w:pPr>
      <w:r w:rsidRPr="006A7CCE">
        <w:rPr>
          <w:rFonts w:ascii="Times New Roman" w:hAnsi="Times New Roman" w:cs="Times New Roman"/>
          <w:sz w:val="24"/>
          <w:szCs w:val="24"/>
        </w:rPr>
        <w:t xml:space="preserve">The blank slate hypothesis is this: that </w:t>
      </w:r>
      <w:r w:rsidR="000F56AD" w:rsidRPr="006A7CCE">
        <w:rPr>
          <w:rFonts w:ascii="Times New Roman" w:hAnsi="Times New Roman" w:cs="Times New Roman"/>
          <w:sz w:val="24"/>
          <w:szCs w:val="24"/>
        </w:rPr>
        <w:t>the previous experiences and skills that make</w:t>
      </w:r>
      <w:r w:rsidRPr="006A7CCE">
        <w:rPr>
          <w:rFonts w:ascii="Times New Roman" w:hAnsi="Times New Roman" w:cs="Times New Roman"/>
          <w:sz w:val="24"/>
          <w:szCs w:val="24"/>
        </w:rPr>
        <w:t xml:space="preserve"> refugees unique do not avail them upon arrival to the United States. There is support for this hypothesis in this study. The distribution of pre-resettlement work sectors looks nothing like the U.S. work sectors that refugee</w:t>
      </w:r>
      <w:r w:rsidR="00901AE8">
        <w:rPr>
          <w:rFonts w:ascii="Times New Roman" w:hAnsi="Times New Roman" w:cs="Times New Roman"/>
          <w:sz w:val="24"/>
          <w:szCs w:val="24"/>
        </w:rPr>
        <w:t xml:space="preserve"> occupy </w:t>
      </w:r>
      <w:r w:rsidRPr="006A7CCE">
        <w:rPr>
          <w:rFonts w:ascii="Times New Roman" w:hAnsi="Times New Roman" w:cs="Times New Roman"/>
          <w:sz w:val="24"/>
          <w:szCs w:val="24"/>
        </w:rPr>
        <w:t>after resettlement. Tran and Lara-Garcia (2020) find similar results in their own work causing them to conclude “</w:t>
      </w:r>
      <w:r w:rsidR="00DE22D0" w:rsidRPr="006A7CCE">
        <w:rPr>
          <w:rFonts w:ascii="Times New Roman" w:hAnsi="Times New Roman" w:cs="Times New Roman"/>
          <w:sz w:val="24"/>
          <w:szCs w:val="24"/>
        </w:rPr>
        <w:t>Refugees may not be premigration blank slates, but their context of reception on arrival in the United States effectively renders them so, at least in the short term.”</w:t>
      </w:r>
      <w:r w:rsidRPr="006A7CCE">
        <w:rPr>
          <w:rFonts w:ascii="Times New Roman" w:hAnsi="Times New Roman" w:cs="Times New Roman"/>
          <w:sz w:val="24"/>
          <w:szCs w:val="24"/>
        </w:rPr>
        <w:t xml:space="preserve"> However, generally I </w:t>
      </w:r>
      <w:r w:rsidR="00DE22D0" w:rsidRPr="006A7CCE">
        <w:rPr>
          <w:rFonts w:ascii="Times New Roman" w:hAnsi="Times New Roman" w:cs="Times New Roman"/>
          <w:sz w:val="24"/>
          <w:szCs w:val="24"/>
        </w:rPr>
        <w:t>do not find support for this blank slate hypothesis (Gold 1992), instead I find support for my hypothes</w:t>
      </w:r>
      <w:r w:rsidR="00901AE8">
        <w:rPr>
          <w:rFonts w:ascii="Times New Roman" w:hAnsi="Times New Roman" w:cs="Times New Roman"/>
          <w:sz w:val="24"/>
          <w:szCs w:val="24"/>
        </w:rPr>
        <w:t>e</w:t>
      </w:r>
      <w:r w:rsidR="00DE22D0" w:rsidRPr="006A7CCE">
        <w:rPr>
          <w:rFonts w:ascii="Times New Roman" w:hAnsi="Times New Roman" w:cs="Times New Roman"/>
          <w:sz w:val="24"/>
          <w:szCs w:val="24"/>
        </w:rPr>
        <w:t>s A</w:t>
      </w:r>
      <w:r w:rsidR="00901AE8">
        <w:rPr>
          <w:rFonts w:ascii="Times New Roman" w:hAnsi="Times New Roman" w:cs="Times New Roman"/>
          <w:sz w:val="24"/>
          <w:szCs w:val="24"/>
        </w:rPr>
        <w:t xml:space="preserve"> and B:</w:t>
      </w:r>
      <w:r w:rsidR="00DE22D0" w:rsidRPr="006A7CCE">
        <w:rPr>
          <w:rFonts w:ascii="Times New Roman" w:hAnsi="Times New Roman" w:cs="Times New Roman"/>
          <w:sz w:val="24"/>
          <w:szCs w:val="24"/>
        </w:rPr>
        <w:t xml:space="preserve"> the importance of human capital</w:t>
      </w:r>
      <w:r w:rsidR="00901AE8">
        <w:rPr>
          <w:rFonts w:ascii="Times New Roman" w:hAnsi="Times New Roman" w:cs="Times New Roman"/>
          <w:sz w:val="24"/>
          <w:szCs w:val="24"/>
        </w:rPr>
        <w:t xml:space="preserve"> and contexts respectively</w:t>
      </w:r>
      <w:r w:rsidR="00DE22D0" w:rsidRPr="006A7CCE">
        <w:rPr>
          <w:rFonts w:ascii="Times New Roman" w:hAnsi="Times New Roman" w:cs="Times New Roman"/>
          <w:sz w:val="24"/>
          <w:szCs w:val="24"/>
        </w:rPr>
        <w:t xml:space="preserve">. </w:t>
      </w:r>
    </w:p>
    <w:p w14:paraId="69764384" w14:textId="77777777" w:rsidR="00B84C03" w:rsidRPr="006A7CCE" w:rsidRDefault="00DE22D0" w:rsidP="006A7CCE">
      <w:pPr>
        <w:pStyle w:val="NormalWeb"/>
        <w:spacing w:before="240" w:beforeAutospacing="0" w:after="240" w:afterAutospacing="0" w:line="480" w:lineRule="auto"/>
        <w:ind w:firstLine="720"/>
      </w:pPr>
      <w:r w:rsidRPr="006A7CCE">
        <w:t>The findings for years of education were direct</w:t>
      </w:r>
      <w:r w:rsidR="00C52E7B" w:rsidRPr="006A7CCE">
        <w:t xml:space="preserve"> evidence against the “blank slate” hypothesis and support for the pre-resettlement portion of Hypothesis A.</w:t>
      </w:r>
      <w:r w:rsidR="00C649AA" w:rsidRPr="006A7CCE">
        <w:t xml:space="preserve"> Along the same lines, previous work sector history also contributed to weekly working hours and finding a job within the first year.</w:t>
      </w:r>
      <w:r w:rsidRPr="006A7CCE">
        <w:t xml:space="preserve"> </w:t>
      </w:r>
    </w:p>
    <w:p w14:paraId="75F0C10D" w14:textId="11F16378" w:rsidR="00CE4FD6" w:rsidRPr="006A7CCE" w:rsidRDefault="00901AE8" w:rsidP="006A7CCE">
      <w:pPr>
        <w:pStyle w:val="NormalWeb"/>
        <w:spacing w:before="240" w:beforeAutospacing="0" w:after="240" w:afterAutospacing="0" w:line="480" w:lineRule="auto"/>
        <w:ind w:firstLine="720"/>
      </w:pPr>
      <w:r>
        <w:t>In contrast and c</w:t>
      </w:r>
      <w:r w:rsidR="00DE22D0" w:rsidRPr="006A7CCE">
        <w:t xml:space="preserve">uriously, English language proficiency was not a significant predictor </w:t>
      </w:r>
      <w:r w:rsidR="00C649AA" w:rsidRPr="006A7CCE">
        <w:t>of any completed model of economic integration</w:t>
      </w:r>
      <w:r w:rsidR="00B84C03" w:rsidRPr="006A7CCE">
        <w:t xml:space="preserve">. </w:t>
      </w:r>
      <w:r w:rsidR="00CE4FD6" w:rsidRPr="006A7CCE">
        <w:t>Be</w:t>
      </w:r>
      <w:r>
        <w:t>cause of</w:t>
      </w:r>
      <w:r w:rsidR="00CE4FD6" w:rsidRPr="006A7CCE">
        <w:t xml:space="preserve"> the l</w:t>
      </w:r>
      <w:r w:rsidR="00C649AA" w:rsidRPr="006A7CCE">
        <w:t>arge standard errors</w:t>
      </w:r>
      <w:r w:rsidR="00CE4FD6" w:rsidRPr="006A7CCE">
        <w:t>,</w:t>
      </w:r>
      <w:r w:rsidR="00C649AA" w:rsidRPr="006A7CCE">
        <w:t xml:space="preserve"> high point estimates</w:t>
      </w:r>
      <w:r w:rsidR="00B84C03" w:rsidRPr="006A7CCE">
        <w:t>,</w:t>
      </w:r>
      <w:r w:rsidR="00CE4FD6" w:rsidRPr="006A7CCE">
        <w:t xml:space="preserve"> and centrality of English in American society,</w:t>
      </w:r>
      <w:r w:rsidR="00B84C03" w:rsidRPr="006A7CCE">
        <w:t xml:space="preserve"> I hesitate to call this finding evidence for the blank slate hypothesis</w:t>
      </w:r>
      <w:r w:rsidR="00C649AA" w:rsidRPr="006A7CCE">
        <w:t>.</w:t>
      </w:r>
      <w:r w:rsidR="00B84C03" w:rsidRPr="006A7CCE">
        <w:t xml:space="preserve"> </w:t>
      </w:r>
    </w:p>
    <w:p w14:paraId="1E14D786" w14:textId="1D467B21" w:rsidR="00B84C03" w:rsidRPr="006A7CCE" w:rsidRDefault="00B84C03" w:rsidP="006A7CCE">
      <w:pPr>
        <w:pStyle w:val="NormalWeb"/>
        <w:spacing w:before="240" w:beforeAutospacing="0" w:after="240" w:afterAutospacing="0" w:line="480" w:lineRule="auto"/>
        <w:ind w:firstLine="720"/>
      </w:pPr>
      <w:r w:rsidRPr="006A7CCE">
        <w:lastRenderedPageBreak/>
        <w:t xml:space="preserve">The weekly working hours and economic self-sufficiency results on current enrollment in an English training program also contributes to the peculiar results of English proficiency. Those who enroll in English training programs seem to invest many hours into it and there is evidence to suggest that those enrolled have 3.8% fewer weekly work hours and a nearly half the odds of being economically self-sufficient. the theorized advantage </w:t>
      </w:r>
      <w:r w:rsidR="00901AE8">
        <w:t>of</w:t>
      </w:r>
      <w:r w:rsidRPr="006A7CCE">
        <w:t xml:space="preserve"> increasing English proficiency after arrival to the United States may be unobservable in a 5-year span.</w:t>
      </w:r>
    </w:p>
    <w:p w14:paraId="156A2267" w14:textId="0B2B9C6C" w:rsidR="00B84C03" w:rsidRPr="006A7CCE" w:rsidRDefault="000F56AD" w:rsidP="006A7CCE">
      <w:pPr>
        <w:pStyle w:val="NormalWeb"/>
        <w:spacing w:before="240" w:beforeAutospacing="0" w:after="240" w:afterAutospacing="0" w:line="480" w:lineRule="auto"/>
        <w:ind w:firstLine="720"/>
      </w:pPr>
      <w:r w:rsidRPr="006A7CCE">
        <w:t>Pre-resettlement human capital (or rather the lack of any work history) is one of two significant factors predicting finding a job within the first year. This weakly supports Hypothesis A. The key take way</w:t>
      </w:r>
      <w:r w:rsidR="00B84C03" w:rsidRPr="006A7CCE">
        <w:t>, however,</w:t>
      </w:r>
      <w:r w:rsidRPr="006A7CCE">
        <w:t xml:space="preserve"> is that the predictors which functioned well for economic self-sufficiency did not contribute much to predicting finding a job within the first year.</w:t>
      </w:r>
    </w:p>
    <w:p w14:paraId="14E09E22" w14:textId="1D2BFD72" w:rsidR="00B84C03" w:rsidRPr="006A7CCE" w:rsidRDefault="00B84C03" w:rsidP="006A7CCE">
      <w:pPr>
        <w:pStyle w:val="NormalWeb"/>
        <w:spacing w:before="240" w:beforeAutospacing="0" w:after="240" w:afterAutospacing="0" w:line="480" w:lineRule="auto"/>
        <w:ind w:firstLine="720"/>
      </w:pPr>
      <w:r w:rsidRPr="006A7CCE">
        <w:t>The weekly work hour findings weakly supported Hypothesis A. Notably</w:t>
      </w:r>
      <w:r w:rsidR="00901AE8">
        <w:t xml:space="preserve"> for the blank slate hypothesis</w:t>
      </w:r>
      <w:r w:rsidRPr="006A7CCE">
        <w:t>, none of the human capital factors predicted more working hours, only less. Even for English proficiency, those who had more English ability worked less hours that those who did not. A limitation for this finding is the inability to conclude whether this increase of working hours was beneficial to those who do not speak English or if these longer working hours were necessary to support the household because of the low-quality of job</w:t>
      </w:r>
      <w:r w:rsidR="00901AE8">
        <w:t>s</w:t>
      </w:r>
      <w:r w:rsidRPr="006A7CCE">
        <w:t xml:space="preserve"> available to one who does not speak English “at all”.</w:t>
      </w:r>
    </w:p>
    <w:p w14:paraId="3086497D" w14:textId="19418E43" w:rsidR="0031618F" w:rsidRPr="006A7CCE" w:rsidRDefault="00CE4FD6" w:rsidP="006A7CCE">
      <w:pPr>
        <w:pStyle w:val="Heading2"/>
        <w:rPr>
          <w:color w:val="auto"/>
        </w:rPr>
      </w:pPr>
      <w:bookmarkStart w:id="53" w:name="_Toc101544079"/>
      <w:r w:rsidRPr="006A7CCE">
        <w:rPr>
          <w:color w:val="auto"/>
        </w:rPr>
        <w:t xml:space="preserve">Hypothesis B) </w:t>
      </w:r>
      <w:r w:rsidR="0031618F" w:rsidRPr="006A7CCE">
        <w:rPr>
          <w:color w:val="auto"/>
        </w:rPr>
        <w:t xml:space="preserve">Pre/post- Resettlement </w:t>
      </w:r>
      <w:r w:rsidR="000F56AD" w:rsidRPr="006A7CCE">
        <w:rPr>
          <w:color w:val="auto"/>
        </w:rPr>
        <w:t>Context</w:t>
      </w:r>
      <w:r w:rsidR="0031618F" w:rsidRPr="006A7CCE">
        <w:rPr>
          <w:color w:val="auto"/>
        </w:rPr>
        <w:t xml:space="preserve"> and Economic Integration in the U.S.</w:t>
      </w:r>
      <w:bookmarkEnd w:id="53"/>
    </w:p>
    <w:p w14:paraId="1A6582D4" w14:textId="509B43AA" w:rsidR="000F56AD" w:rsidRPr="006A7CCE" w:rsidRDefault="00C52E7B" w:rsidP="006A7CCE">
      <w:pPr>
        <w:pStyle w:val="NormalWeb"/>
        <w:spacing w:before="240" w:beforeAutospacing="0" w:after="240" w:afterAutospacing="0" w:line="480" w:lineRule="auto"/>
        <w:ind w:firstLine="720"/>
        <w:rPr>
          <w:iCs/>
        </w:rPr>
      </w:pPr>
      <w:r w:rsidRPr="006A7CCE">
        <w:t>The significan</w:t>
      </w:r>
      <w:r w:rsidR="00C649AA" w:rsidRPr="006A7CCE">
        <w:t>ce</w:t>
      </w:r>
      <w:r w:rsidR="00901AE8">
        <w:t xml:space="preserve"> of</w:t>
      </w:r>
      <w:r w:rsidRPr="006A7CCE">
        <w:t xml:space="preserve"> pre-and post-resettlement context results support both the pre and post- resettlement portions of Hypothesis B. Context effects were significant predictors of economic self-sufficiency</w:t>
      </w:r>
      <w:r w:rsidR="00C649AA" w:rsidRPr="006A7CCE">
        <w:t>, time to first job, and weekly working hours</w:t>
      </w:r>
      <w:r w:rsidRPr="006A7CCE">
        <w:t>.</w:t>
      </w:r>
      <w:r w:rsidR="00C649AA" w:rsidRPr="006A7CCE">
        <w:t xml:space="preserve"> The largest effects were seen in country of origin. </w:t>
      </w:r>
      <w:r w:rsidR="000F56AD" w:rsidRPr="006A7CCE">
        <w:rPr>
          <w:iCs/>
        </w:rPr>
        <w:t>This directly goes against the “Blank Slate” hypothesis.</w:t>
      </w:r>
      <w:r w:rsidR="000F56AD" w:rsidRPr="006A7CCE">
        <w:t xml:space="preserve"> </w:t>
      </w:r>
      <w:r w:rsidR="00C649AA" w:rsidRPr="006A7CCE">
        <w:t xml:space="preserve">This likely </w:t>
      </w:r>
      <w:r w:rsidR="00C649AA" w:rsidRPr="006A7CCE">
        <w:lastRenderedPageBreak/>
        <w:t>illustrates structur</w:t>
      </w:r>
      <w:r w:rsidR="00901AE8">
        <w:t>al</w:t>
      </w:r>
      <w:r w:rsidR="00C649AA" w:rsidRPr="006A7CCE">
        <w:t xml:space="preserve"> issues that refugees face in the United States, such as racism or differences in the perceived legitimacy of a refugee crisis, as theorized by </w:t>
      </w:r>
      <w:proofErr w:type="spellStart"/>
      <w:r w:rsidR="00C649AA" w:rsidRPr="006A7CCE">
        <w:t>Portes</w:t>
      </w:r>
      <w:proofErr w:type="spellEnd"/>
      <w:r w:rsidR="00C649AA" w:rsidRPr="006A7CCE">
        <w:t xml:space="preserve"> and Zhou (1993) and Alba and Nee (1997). </w:t>
      </w:r>
      <w:r w:rsidRPr="006A7CCE">
        <w:t xml:space="preserve"> This strengthens the theoretical camp of Ager and Strang (2008) and other refugee studies scholars and justifies the context-</w:t>
      </w:r>
      <w:r w:rsidR="00702F54">
        <w:t>emphasized</w:t>
      </w:r>
      <w:r w:rsidRPr="006A7CCE">
        <w:t xml:space="preserve"> approach argued by Phillimore (2020)</w:t>
      </w:r>
      <w:r w:rsidR="000F56AD" w:rsidRPr="006A7CCE">
        <w:rPr>
          <w:iCs/>
        </w:rPr>
        <w:t xml:space="preserve">. </w:t>
      </w:r>
    </w:p>
    <w:p w14:paraId="7D136941" w14:textId="2C2E8CC4" w:rsidR="000F56AD" w:rsidRPr="006A7CCE" w:rsidRDefault="000F56AD" w:rsidP="006A7CCE">
      <w:pPr>
        <w:pStyle w:val="NormalWeb"/>
        <w:spacing w:before="240" w:beforeAutospacing="0" w:after="240" w:afterAutospacing="0" w:line="480" w:lineRule="auto"/>
        <w:ind w:firstLine="720"/>
        <w:rPr>
          <w:iCs/>
        </w:rPr>
      </w:pPr>
      <w:r w:rsidRPr="006A7CCE">
        <w:rPr>
          <w:iCs/>
        </w:rPr>
        <w:t>As a general rule, those from the Middle East tended to work fewer hours than Cubans. Iranians had negative estimates compared to Cubans till the final model. Iraqis worked about 8.8% fewer hours than Cubans did. Syrians had an estimated 7.9% fewer weekly working hours than Cubans. This may illustrate cultural differences work/life balance or a propensity for American employers to give fewer hours to Middle Easterners.</w:t>
      </w:r>
      <w:r w:rsidR="00702F54">
        <w:rPr>
          <w:iCs/>
        </w:rPr>
        <w:t xml:space="preserve"> We did not see this effect for those from African countries. </w:t>
      </w:r>
    </w:p>
    <w:p w14:paraId="05A0EAEC" w14:textId="5CCBAB7A" w:rsidR="000F56AD" w:rsidRPr="006A7CCE" w:rsidRDefault="000F56AD" w:rsidP="006A7CCE">
      <w:pPr>
        <w:pStyle w:val="NormalWeb"/>
        <w:spacing w:before="240" w:beforeAutospacing="0" w:after="240" w:afterAutospacing="0" w:line="480" w:lineRule="auto"/>
        <w:ind w:firstLine="720"/>
        <w:rPr>
          <w:iCs/>
        </w:rPr>
      </w:pPr>
      <w:r w:rsidRPr="006A7CCE">
        <w:t>Pre-resettlement co</w:t>
      </w:r>
      <w:r w:rsidR="00B84C03" w:rsidRPr="006A7CCE">
        <w:t>untry of origin</w:t>
      </w:r>
      <w:r w:rsidRPr="006A7CCE">
        <w:t xml:space="preserve"> is one of two significant factors predicting finding a job within the first year. This weakly supports Hypothesis B—as there is a context variable predicting obtaining a job within the first year,</w:t>
      </w:r>
      <w:r w:rsidR="00702F54">
        <w:t xml:space="preserve"> however</w:t>
      </w:r>
      <w:r w:rsidRPr="006A7CCE">
        <w:t xml:space="preserve"> there was only one significant</w:t>
      </w:r>
      <w:r w:rsidR="00702F54">
        <w:t xml:space="preserve"> context</w:t>
      </w:r>
      <w:r w:rsidRPr="006A7CCE">
        <w:t xml:space="preserve"> variable among </w:t>
      </w:r>
      <w:r w:rsidR="00B84C03" w:rsidRPr="006A7CCE">
        <w:t>all the variables</w:t>
      </w:r>
      <w:r w:rsidRPr="006A7CCE">
        <w:t xml:space="preserve"> chosen for the model.</w:t>
      </w:r>
    </w:p>
    <w:p w14:paraId="5102A911" w14:textId="77777777" w:rsidR="00C52E7B" w:rsidRPr="006A7CCE" w:rsidRDefault="00C52E7B" w:rsidP="006A7CCE">
      <w:pPr>
        <w:spacing w:line="480" w:lineRule="auto"/>
        <w:rPr>
          <w:rFonts w:ascii="Times New Roman" w:hAnsi="Times New Roman" w:cs="Times New Roman"/>
          <w:sz w:val="24"/>
          <w:szCs w:val="24"/>
        </w:rPr>
      </w:pPr>
    </w:p>
    <w:p w14:paraId="321EACDE" w14:textId="0C7E55EB" w:rsidR="00622675" w:rsidRDefault="00CE4FD6" w:rsidP="006A7CCE">
      <w:pPr>
        <w:pStyle w:val="Heading2"/>
      </w:pPr>
      <w:bookmarkStart w:id="54" w:name="_Toc101544080"/>
      <w:r w:rsidRPr="006A7CCE">
        <w:t xml:space="preserve">Hypothesis C) </w:t>
      </w:r>
      <w:r w:rsidR="00244AD4" w:rsidRPr="006A7CCE">
        <w:t>Relative Importance of Human Capital and Context Factors</w:t>
      </w:r>
      <w:bookmarkEnd w:id="54"/>
    </w:p>
    <w:p w14:paraId="65B2CFBE" w14:textId="77777777" w:rsidR="00702F54" w:rsidRPr="00702F54" w:rsidRDefault="00702F54" w:rsidP="00702F54"/>
    <w:p w14:paraId="76D8E9C3" w14:textId="2143E2F7" w:rsidR="00B84C03" w:rsidRPr="006A7CCE" w:rsidRDefault="00702F54" w:rsidP="006A7CCE">
      <w:pPr>
        <w:pStyle w:val="NormalWeb"/>
        <w:spacing w:before="240" w:beforeAutospacing="0" w:after="240" w:afterAutospacing="0" w:line="480" w:lineRule="auto"/>
        <w:ind w:firstLine="720"/>
      </w:pPr>
      <w:r>
        <w:t xml:space="preserve">Human capital appeared to be a more powerful predictor of economic integration than context. </w:t>
      </w:r>
      <w:r w:rsidR="00CE4FD6" w:rsidRPr="006A7CCE">
        <w:t xml:space="preserve">When examining weekly working hours, </w:t>
      </w:r>
      <w:r w:rsidR="00622675" w:rsidRPr="006A7CCE">
        <w:t xml:space="preserve">Hypothesis </w:t>
      </w:r>
      <w:r w:rsidR="00B84C03" w:rsidRPr="006A7CCE">
        <w:t>C</w:t>
      </w:r>
      <w:r w:rsidR="00622675" w:rsidRPr="006A7CCE">
        <w:t xml:space="preserve"> received some evidence for in favor of human capital</w:t>
      </w:r>
      <w:r w:rsidR="00B84C03" w:rsidRPr="006A7CCE">
        <w:t xml:space="preserve"> from </w:t>
      </w:r>
      <w:r w:rsidR="00CE4FD6" w:rsidRPr="006A7CCE">
        <w:t xml:space="preserve">the </w:t>
      </w:r>
      <w:r w:rsidR="00B84C03" w:rsidRPr="006A7CCE">
        <w:t>information criterions</w:t>
      </w:r>
      <w:r w:rsidR="00622675" w:rsidRPr="006A7CCE">
        <w:t xml:space="preserve">, though the predicted probabilities did not </w:t>
      </w:r>
      <w:r w:rsidR="00622675" w:rsidRPr="006A7CCE">
        <w:lastRenderedPageBreak/>
        <w:t xml:space="preserve">favor either category of predictors as more explanatory. </w:t>
      </w:r>
      <w:r w:rsidR="00F576CE" w:rsidRPr="006A7CCE">
        <w:t>Similarly,</w:t>
      </w:r>
      <w:r w:rsidR="00CE4FD6" w:rsidRPr="006A7CCE">
        <w:t xml:space="preserve"> w</w:t>
      </w:r>
      <w:r w:rsidR="00B84C03" w:rsidRPr="006A7CCE">
        <w:t>hen comparing predicted probabilities for finding a job within a year of resettlement for Hypothesis C, the</w:t>
      </w:r>
      <w:r w:rsidR="00CE4FD6" w:rsidRPr="006A7CCE">
        <w:t xml:space="preserve"> prediction</w:t>
      </w:r>
      <w:r w:rsidR="00B84C03" w:rsidRPr="006A7CCE">
        <w:t xml:space="preserve"> confidence intervals overlapped, though the information criterion favored human capital.</w:t>
      </w:r>
      <w:r w:rsidR="00F576CE" w:rsidRPr="006A7CCE">
        <w:t xml:space="preserve"> </w:t>
      </w:r>
    </w:p>
    <w:p w14:paraId="0C954EFA" w14:textId="1296E191" w:rsidR="00F576CE" w:rsidRPr="006A7CCE" w:rsidRDefault="00702F54" w:rsidP="006A7CCE">
      <w:pPr>
        <w:pStyle w:val="NormalWeb"/>
        <w:spacing w:before="240" w:beforeAutospacing="0" w:after="240" w:afterAutospacing="0" w:line="480" w:lineRule="auto"/>
        <w:ind w:firstLine="720"/>
      </w:pPr>
      <w:r>
        <w:t>In contrast to the lukewarm findings in the other two models, w</w:t>
      </w:r>
      <w:r w:rsidR="00F576CE" w:rsidRPr="006A7CCE">
        <w:t>hen I examined economic self-sufficiency the human capital advantaged individual had nearly double the probability of being economically self-sufficient. Extending this meaningful finding, the information criterions also favored human capital. In short, every assessment I devised either tied human capital and contexts or indicated that human contexts were more influential in economic integration that contexts.</w:t>
      </w:r>
    </w:p>
    <w:p w14:paraId="7EAA9688" w14:textId="2B215918" w:rsidR="00F576CE" w:rsidRPr="006A7CCE" w:rsidRDefault="00F576CE" w:rsidP="006A7CCE">
      <w:pPr>
        <w:pStyle w:val="NormalWeb"/>
        <w:spacing w:before="240" w:beforeAutospacing="0" w:after="240" w:afterAutospacing="0" w:line="480" w:lineRule="auto"/>
        <w:ind w:firstLine="720"/>
        <w:rPr>
          <w:ins w:id="55" w:author="Stephanie Potochnick" w:date="2022-04-19T16:43:00Z"/>
        </w:rPr>
      </w:pPr>
      <w:r w:rsidRPr="006A7CCE">
        <w:t>In s</w:t>
      </w:r>
      <w:r w:rsidR="00702F54">
        <w:t>ummary</w:t>
      </w:r>
      <w:r w:rsidRPr="006A7CCE">
        <w:t>, if we had to focus only one family of indicators to target for interventions, we should pick human capital, specifically years of education and those with blue-collar work experience. There is not a lot of evidence to support focusing on English proficiency, though those who do not need to enroll in a</w:t>
      </w:r>
      <w:r w:rsidR="006A7CCE" w:rsidRPr="006A7CCE">
        <w:t>n</w:t>
      </w:r>
      <w:r w:rsidRPr="006A7CCE">
        <w:t xml:space="preserve"> English training program do have higher odds of economic self-sufficiency</w:t>
      </w:r>
      <w:r w:rsidR="00702F54">
        <w:t xml:space="preserve"> and greater weekly working hours</w:t>
      </w:r>
      <w:r w:rsidRPr="006A7CCE">
        <w:t xml:space="preserve">. </w:t>
      </w:r>
    </w:p>
    <w:p w14:paraId="210DDD85" w14:textId="77777777" w:rsidR="006A7CCE" w:rsidRDefault="00D50DA9" w:rsidP="006A7CCE">
      <w:pPr>
        <w:pStyle w:val="NormalWeb"/>
        <w:spacing w:before="240" w:beforeAutospacing="0" w:after="240" w:afterAutospacing="0" w:line="480" w:lineRule="auto"/>
        <w:rPr>
          <w:color w:val="222222"/>
        </w:rPr>
      </w:pPr>
      <w:r w:rsidRPr="006A7CCE">
        <w:rPr>
          <w:color w:val="222222"/>
        </w:rPr>
        <w:t> </w:t>
      </w:r>
      <w:bookmarkStart w:id="56" w:name="_Toc101544081"/>
    </w:p>
    <w:p w14:paraId="32B4ECF1" w14:textId="1E1EDCEB" w:rsidR="00D04212" w:rsidRPr="006A7CCE" w:rsidRDefault="00D04212" w:rsidP="006A7CCE">
      <w:pPr>
        <w:pStyle w:val="NormalWeb"/>
        <w:spacing w:before="240" w:beforeAutospacing="0" w:after="240" w:afterAutospacing="0" w:line="480" w:lineRule="auto"/>
        <w:rPr>
          <w:color w:val="000000"/>
        </w:rPr>
      </w:pPr>
      <w:r w:rsidRPr="006A7CCE">
        <w:rPr>
          <w:rStyle w:val="Heading1Char"/>
        </w:rPr>
        <w:t>LIMITATION</w:t>
      </w:r>
      <w:r w:rsidR="00715AA7" w:rsidRPr="006A7CCE">
        <w:rPr>
          <w:rStyle w:val="Heading1Char"/>
        </w:rPr>
        <w:t>S</w:t>
      </w:r>
      <w:bookmarkEnd w:id="56"/>
      <w:r w:rsidRPr="006A7CCE">
        <w:rPr>
          <w:color w:val="000000"/>
        </w:rPr>
        <w:t xml:space="preserve">   </w:t>
      </w:r>
    </w:p>
    <w:p w14:paraId="61F29591" w14:textId="07D4C90B" w:rsidR="00D04212" w:rsidRPr="006A7CCE" w:rsidRDefault="00D04212">
      <w:pPr>
        <w:pStyle w:val="NormalWeb"/>
        <w:spacing w:before="240" w:beforeAutospacing="0" w:after="240" w:afterAutospacing="0" w:line="480" w:lineRule="auto"/>
        <w:ind w:firstLine="720"/>
        <w:pPrChange w:id="57" w:author="Stephanie Potochnick" w:date="2022-04-19T16:48:00Z">
          <w:pPr>
            <w:pStyle w:val="NormalWeb"/>
            <w:spacing w:before="240" w:beforeAutospacing="0" w:after="240" w:afterAutospacing="0" w:line="480" w:lineRule="auto"/>
          </w:pPr>
        </w:pPrChange>
      </w:pPr>
      <w:r w:rsidRPr="006A7CCE">
        <w:rPr>
          <w:color w:val="000000"/>
        </w:rPr>
        <w:t>This study has limitations</w:t>
      </w:r>
      <w:r w:rsidRPr="006A7CCE">
        <w:rPr>
          <w:color w:val="222222"/>
        </w:rPr>
        <w:t>. It is limited by its focus on recently arrived refugees, because of this the trajectories of refugees after the first five years cannot be analyzed here. I cannot account for differences in income requirements for public assistance programs, cultural differences beyond what is aggregated by the census region, or analyze the nuanced micro-level interactions between incoming refugees and local communities.</w:t>
      </w:r>
      <w:r w:rsidR="00196A18" w:rsidRPr="006A7CCE">
        <w:rPr>
          <w:color w:val="222222"/>
        </w:rPr>
        <w:t xml:space="preserve"> Another important limitation is </w:t>
      </w:r>
      <w:r w:rsidR="00196A18" w:rsidRPr="006A7CCE">
        <w:rPr>
          <w:color w:val="222222"/>
        </w:rPr>
        <w:lastRenderedPageBreak/>
        <w:t>the inexact survey year variable. While there is good reason to assume that there are Trump presidency effects captured by this measure, it also measures everything happening in the United States a</w:t>
      </w:r>
      <w:r w:rsidR="00901AE8">
        <w:rPr>
          <w:color w:val="222222"/>
        </w:rPr>
        <w:t>t</w:t>
      </w:r>
      <w:r w:rsidR="00196A18" w:rsidRPr="006A7CCE">
        <w:rPr>
          <w:color w:val="222222"/>
        </w:rPr>
        <w:t xml:space="preserve"> the time. </w:t>
      </w:r>
    </w:p>
    <w:p w14:paraId="3F9C6497" w14:textId="3CB22338" w:rsidR="00D50DA9" w:rsidRPr="006A7CCE" w:rsidRDefault="00D04212" w:rsidP="006A7CCE">
      <w:pPr>
        <w:pStyle w:val="Heading1"/>
      </w:pPr>
      <w:bookmarkStart w:id="58" w:name="_Toc101544082"/>
      <w:r w:rsidRPr="006A7CCE">
        <w:t>CONCLUSION</w:t>
      </w:r>
      <w:bookmarkEnd w:id="58"/>
    </w:p>
    <w:p w14:paraId="0B2AEA85" w14:textId="63DFC0E5" w:rsidR="00F576CE" w:rsidRPr="006A7CCE" w:rsidRDefault="00D04212" w:rsidP="006A7CCE">
      <w:pPr>
        <w:pStyle w:val="NormalWeb"/>
        <w:spacing w:before="240" w:beforeAutospacing="0" w:after="240" w:afterAutospacing="0" w:line="480" w:lineRule="auto"/>
        <w:rPr>
          <w:color w:val="222222"/>
        </w:rPr>
      </w:pPr>
      <w:r w:rsidRPr="006A7CCE">
        <w:rPr>
          <w:color w:val="222222"/>
        </w:rPr>
        <w:tab/>
        <w:t>Despite these limitations, this study makes an important contribution to the literature on refugee economic integration</w:t>
      </w:r>
      <w:r w:rsidR="001655CA" w:rsidRPr="006A7CCE">
        <w:rPr>
          <w:color w:val="222222"/>
        </w:rPr>
        <w:t xml:space="preserve"> and</w:t>
      </w:r>
      <w:r w:rsidRPr="006A7CCE">
        <w:rPr>
          <w:color w:val="222222"/>
        </w:rPr>
        <w:t xml:space="preserve"> has important policy implications.</w:t>
      </w:r>
      <w:r w:rsidR="001655CA" w:rsidRPr="006A7CCE">
        <w:rPr>
          <w:color w:val="222222"/>
        </w:rPr>
        <w:t xml:space="preserve"> I found specific areas where the blank slate hypothesis seemed to hold true, but mostly found exceptions to this assumption that is frequently made in refugee studies (Gold 1992; Tran and Lara-Garcia 2020). I discovered that human capital and context effects predicted at least some of every form of economic integration I studied. I provide evidence supporting the</w:t>
      </w:r>
      <w:r w:rsidR="00702F54">
        <w:rPr>
          <w:color w:val="222222"/>
        </w:rPr>
        <w:t xml:space="preserve"> work</w:t>
      </w:r>
      <w:r w:rsidR="001655CA" w:rsidRPr="006A7CCE">
        <w:rPr>
          <w:color w:val="222222"/>
        </w:rPr>
        <w:t xml:space="preserve"> of other researchers: encouraging refugees to get a job as soon as possible did not help them become economically self-sufficient, or increase their working hours. Those who waited longer to obtain their job actually had higher odds of being economically self-sufficient. </w:t>
      </w:r>
    </w:p>
    <w:p w14:paraId="6BE9188F" w14:textId="4B1511B8" w:rsidR="00DF0188" w:rsidRDefault="001655CA" w:rsidP="006A7CCE">
      <w:pPr>
        <w:pStyle w:val="NormalWeb"/>
        <w:spacing w:before="240" w:beforeAutospacing="0" w:after="240" w:afterAutospacing="0" w:line="480" w:lineRule="auto"/>
        <w:ind w:firstLine="720"/>
        <w:rPr>
          <w:color w:val="222222"/>
        </w:rPr>
      </w:pPr>
      <w:r w:rsidRPr="006A7CCE">
        <w:rPr>
          <w:color w:val="222222"/>
        </w:rPr>
        <w:t>These results encourage both refugees and the contexts they inhabit to maximize the potential of in</w:t>
      </w:r>
      <w:r w:rsidR="00F576CE" w:rsidRPr="006A7CCE">
        <w:rPr>
          <w:color w:val="222222"/>
        </w:rPr>
        <w:t>coming</w:t>
      </w:r>
      <w:r w:rsidRPr="006A7CCE">
        <w:rPr>
          <w:color w:val="222222"/>
        </w:rPr>
        <w:t xml:space="preserve"> refugees by utilizing their backgrounds, growing their skills,</w:t>
      </w:r>
      <w:r w:rsidR="00702F54">
        <w:rPr>
          <w:color w:val="222222"/>
        </w:rPr>
        <w:t xml:space="preserve"> using </w:t>
      </w:r>
      <w:r w:rsidRPr="006A7CCE">
        <w:rPr>
          <w:color w:val="222222"/>
        </w:rPr>
        <w:t xml:space="preserve">the supports offered them. By so doing, we make increase the tax revenues of host countries such as the United States, reduce the tax burden for public assistance programs, and </w:t>
      </w:r>
      <w:r w:rsidR="00F576CE" w:rsidRPr="006A7CCE">
        <w:rPr>
          <w:color w:val="222222"/>
        </w:rPr>
        <w:t>assist refugees in translating their skills and talents for the betterment of the communities</w:t>
      </w:r>
      <w:r w:rsidR="00702F54">
        <w:rPr>
          <w:color w:val="222222"/>
        </w:rPr>
        <w:t xml:space="preserve"> in which they become citizens</w:t>
      </w:r>
      <w:r w:rsidR="00F576CE" w:rsidRPr="006A7CCE">
        <w:rPr>
          <w:color w:val="222222"/>
        </w:rPr>
        <w:t>.</w:t>
      </w:r>
    </w:p>
    <w:p w14:paraId="6FE9CE0E" w14:textId="0154D069" w:rsidR="00715AA7" w:rsidRDefault="00715AA7">
      <w:pPr>
        <w:rPr>
          <w:rFonts w:ascii="Times New Roman" w:eastAsia="Times New Roman" w:hAnsi="Times New Roman" w:cs="Times New Roman"/>
          <w:color w:val="222222"/>
          <w:sz w:val="24"/>
          <w:szCs w:val="24"/>
        </w:rPr>
      </w:pPr>
    </w:p>
    <w:p w14:paraId="2DCBF009" w14:textId="172E19CB" w:rsidR="000F56AD" w:rsidRDefault="000F56AD">
      <w:pPr>
        <w:rPr>
          <w:rFonts w:ascii="Times New Roman" w:eastAsia="Times New Roman" w:hAnsi="Times New Roman" w:cs="Times New Roman"/>
          <w:sz w:val="24"/>
          <w:szCs w:val="24"/>
        </w:rPr>
      </w:pPr>
    </w:p>
    <w:p w14:paraId="5EA031D3" w14:textId="2C23C52C" w:rsidR="00F576CE" w:rsidRDefault="00F576C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34FE97F" w14:textId="77777777" w:rsidR="000F56AD" w:rsidRDefault="000F56AD">
      <w:pPr>
        <w:rPr>
          <w:rFonts w:ascii="Times New Roman" w:eastAsia="Times New Roman" w:hAnsi="Times New Roman" w:cs="Times New Roman"/>
          <w:sz w:val="24"/>
          <w:szCs w:val="24"/>
        </w:rPr>
      </w:pPr>
    </w:p>
    <w:p w14:paraId="70B37A3D" w14:textId="77777777" w:rsidR="00DF0188" w:rsidRDefault="00DF0188" w:rsidP="00D50DA9">
      <w:pPr>
        <w:pStyle w:val="NormalWeb"/>
        <w:spacing w:before="240" w:beforeAutospacing="0" w:after="240" w:afterAutospacing="0" w:line="480" w:lineRule="auto"/>
      </w:pPr>
    </w:p>
    <w:p w14:paraId="6DCBCF97" w14:textId="77777777" w:rsidR="00D50DA9" w:rsidRDefault="00D50DA9" w:rsidP="00715AA7">
      <w:pPr>
        <w:pStyle w:val="Heading1"/>
      </w:pPr>
      <w:bookmarkStart w:id="59" w:name="_Toc101544083"/>
      <w:r>
        <w:t>REFERENCES</w:t>
      </w:r>
      <w:bookmarkEnd w:id="59"/>
    </w:p>
    <w:p w14:paraId="3EE7D2C9" w14:textId="77777777" w:rsidR="00D50DA9" w:rsidRDefault="00D50DA9" w:rsidP="00D50DA9">
      <w:pPr>
        <w:pStyle w:val="NormalWeb"/>
        <w:spacing w:before="240" w:beforeAutospacing="0" w:after="220" w:afterAutospacing="0" w:line="480" w:lineRule="auto"/>
        <w:ind w:left="440" w:hanging="440"/>
      </w:pPr>
      <w:r>
        <w:rPr>
          <w:color w:val="000000"/>
        </w:rPr>
        <w:t xml:space="preserve">Alba, Richard, and Victor Nee. 1997. “Rethinking Assimilation Theory for a New Era of Immigration.” </w:t>
      </w:r>
      <w:r>
        <w:rPr>
          <w:i/>
          <w:iCs/>
          <w:color w:val="000000"/>
        </w:rPr>
        <w:t>International Migration Review</w:t>
      </w:r>
      <w:r>
        <w:rPr>
          <w:color w:val="000000"/>
        </w:rPr>
        <w:t xml:space="preserve"> 31(4):826–74. </w:t>
      </w:r>
      <w:proofErr w:type="spellStart"/>
      <w:r>
        <w:rPr>
          <w:color w:val="000000"/>
        </w:rPr>
        <w:t>doi</w:t>
      </w:r>
      <w:proofErr w:type="spellEnd"/>
      <w:r>
        <w:rPr>
          <w:color w:val="000000"/>
        </w:rPr>
        <w:t>:</w:t>
      </w:r>
      <w:hyperlink r:id="rId9" w:history="1">
        <w:r>
          <w:rPr>
            <w:rStyle w:val="Hyperlink"/>
            <w:color w:val="000000"/>
          </w:rPr>
          <w:t xml:space="preserve"> </w:t>
        </w:r>
        <w:r>
          <w:rPr>
            <w:rStyle w:val="Hyperlink"/>
            <w:color w:val="1155CC"/>
          </w:rPr>
          <w:t>10.1177/019791839703100403</w:t>
        </w:r>
      </w:hyperlink>
      <w:r>
        <w:rPr>
          <w:color w:val="000000"/>
        </w:rPr>
        <w:t>.</w:t>
      </w:r>
    </w:p>
    <w:p w14:paraId="5E8E3778" w14:textId="77777777" w:rsidR="00D50DA9" w:rsidRDefault="00D50DA9" w:rsidP="00D50DA9">
      <w:pPr>
        <w:pStyle w:val="NormalWeb"/>
        <w:spacing w:before="240" w:beforeAutospacing="0" w:after="220" w:afterAutospacing="0" w:line="480" w:lineRule="auto"/>
        <w:ind w:left="440" w:hanging="440"/>
      </w:pPr>
      <w:r>
        <w:rPr>
          <w:color w:val="000000"/>
        </w:rPr>
        <w:t xml:space="preserve">Bernstein, </w:t>
      </w:r>
      <w:proofErr w:type="spellStart"/>
      <w:r>
        <w:rPr>
          <w:color w:val="000000"/>
        </w:rPr>
        <w:t>Hamutal</w:t>
      </w:r>
      <w:proofErr w:type="spellEnd"/>
      <w:r>
        <w:rPr>
          <w:color w:val="000000"/>
        </w:rPr>
        <w:t xml:space="preserve">. 2018. “Bringing Evidence to the Refugee Integration Debate.” </w:t>
      </w:r>
      <w:r>
        <w:rPr>
          <w:i/>
          <w:iCs/>
          <w:color w:val="000000"/>
        </w:rPr>
        <w:t>Urban Institute</w:t>
      </w:r>
      <w:r>
        <w:rPr>
          <w:color w:val="000000"/>
        </w:rPr>
        <w:t>, April 5.</w:t>
      </w:r>
    </w:p>
    <w:p w14:paraId="10F2D741" w14:textId="77777777" w:rsidR="00D50DA9" w:rsidRDefault="00D50DA9" w:rsidP="00D50DA9">
      <w:pPr>
        <w:pStyle w:val="NormalWeb"/>
        <w:spacing w:before="240" w:beforeAutospacing="0" w:after="220" w:afterAutospacing="0" w:line="480" w:lineRule="auto"/>
        <w:ind w:left="440" w:hanging="440"/>
      </w:pPr>
      <w:r>
        <w:rPr>
          <w:color w:val="000000"/>
        </w:rPr>
        <w:t xml:space="preserve">Camarota, Steven A. 1999. </w:t>
      </w:r>
      <w:r>
        <w:rPr>
          <w:i/>
          <w:iCs/>
          <w:color w:val="000000"/>
        </w:rPr>
        <w:t>Importing Poverty: Immigration’s Impact on the Size and Growth of the Poor Population in the United States</w:t>
      </w:r>
      <w:r>
        <w:rPr>
          <w:color w:val="000000"/>
        </w:rPr>
        <w:t>. Washington, D.C.: Center for immigration Studies.</w:t>
      </w:r>
    </w:p>
    <w:p w14:paraId="4F38983A" w14:textId="77777777" w:rsidR="00D50DA9" w:rsidRDefault="00D50DA9" w:rsidP="00D50DA9">
      <w:pPr>
        <w:pStyle w:val="NormalWeb"/>
        <w:spacing w:before="240" w:beforeAutospacing="0" w:after="220" w:afterAutospacing="0" w:line="480" w:lineRule="auto"/>
        <w:ind w:left="440" w:hanging="440"/>
      </w:pPr>
      <w:r>
        <w:rPr>
          <w:color w:val="000000"/>
        </w:rPr>
        <w:t xml:space="preserve">Capps, Randy, Kathleen Newland, Susan </w:t>
      </w:r>
      <w:proofErr w:type="spellStart"/>
      <w:r>
        <w:rPr>
          <w:color w:val="000000"/>
        </w:rPr>
        <w:t>Fratzke</w:t>
      </w:r>
      <w:proofErr w:type="spellEnd"/>
      <w:r>
        <w:rPr>
          <w:color w:val="000000"/>
        </w:rPr>
        <w:t xml:space="preserve">, Susanna Groves, Michael Fix, Margie McHugh, and Gregory </w:t>
      </w:r>
      <w:proofErr w:type="spellStart"/>
      <w:r>
        <w:rPr>
          <w:color w:val="000000"/>
        </w:rPr>
        <w:t>Auclair</w:t>
      </w:r>
      <w:proofErr w:type="spellEnd"/>
      <w:r>
        <w:rPr>
          <w:color w:val="000000"/>
        </w:rPr>
        <w:t xml:space="preserve">. 2015. </w:t>
      </w:r>
      <w:r>
        <w:rPr>
          <w:i/>
          <w:iCs/>
          <w:color w:val="000000"/>
        </w:rPr>
        <w:t>The Integration Outcomes of U.S. Refugees: Successes and Challenges</w:t>
      </w:r>
      <w:r>
        <w:rPr>
          <w:color w:val="000000"/>
        </w:rPr>
        <w:t>.</w:t>
      </w:r>
    </w:p>
    <w:p w14:paraId="4934CB14" w14:textId="77777777" w:rsidR="00D50DA9" w:rsidRDefault="00D50DA9" w:rsidP="00D50DA9">
      <w:pPr>
        <w:pStyle w:val="NormalWeb"/>
        <w:spacing w:before="240" w:beforeAutospacing="0" w:after="220" w:afterAutospacing="0" w:line="480" w:lineRule="auto"/>
        <w:ind w:left="440" w:hanging="440"/>
      </w:pPr>
      <w:r>
        <w:rPr>
          <w:color w:val="000000"/>
        </w:rPr>
        <w:t xml:space="preserve">Chambers, Stefanie. 2017. </w:t>
      </w:r>
      <w:r>
        <w:rPr>
          <w:i/>
          <w:iCs/>
          <w:color w:val="000000"/>
        </w:rPr>
        <w:t>Somalis in the Twin Cities and Columbus</w:t>
      </w:r>
      <w:r>
        <w:rPr>
          <w:color w:val="000000"/>
        </w:rPr>
        <w:t>. Temple University Press.</w:t>
      </w:r>
    </w:p>
    <w:p w14:paraId="095F8839" w14:textId="77777777" w:rsidR="00D50DA9" w:rsidRDefault="00D50DA9" w:rsidP="00D50DA9">
      <w:pPr>
        <w:pStyle w:val="NormalWeb"/>
        <w:spacing w:before="240" w:beforeAutospacing="0" w:after="220" w:afterAutospacing="0" w:line="480" w:lineRule="auto"/>
        <w:ind w:left="440" w:hanging="440"/>
      </w:pPr>
      <w:r>
        <w:rPr>
          <w:color w:val="000000"/>
        </w:rPr>
        <w:t xml:space="preserve">Cincinnati, Roger Daniels University of, and Otis L. Graham. 2001. </w:t>
      </w:r>
      <w:r>
        <w:rPr>
          <w:i/>
          <w:iCs/>
          <w:color w:val="000000"/>
        </w:rPr>
        <w:t>Debating American Immigration, 1882-Present</w:t>
      </w:r>
      <w:r>
        <w:rPr>
          <w:color w:val="000000"/>
        </w:rPr>
        <w:t>. 0240th edition. Lanham, Md: Rowman &amp; Littlefield Publishers.</w:t>
      </w:r>
    </w:p>
    <w:p w14:paraId="30F9B0E6" w14:textId="77777777" w:rsidR="00D50DA9" w:rsidRDefault="00D50DA9" w:rsidP="00D50DA9">
      <w:pPr>
        <w:pStyle w:val="NormalWeb"/>
        <w:spacing w:before="240" w:beforeAutospacing="0" w:after="220" w:afterAutospacing="0" w:line="480" w:lineRule="auto"/>
        <w:ind w:left="440" w:hanging="440"/>
      </w:pPr>
      <w:proofErr w:type="spellStart"/>
      <w:r>
        <w:rPr>
          <w:color w:val="000000"/>
        </w:rPr>
        <w:t>Esses</w:t>
      </w:r>
      <w:proofErr w:type="spellEnd"/>
      <w:r>
        <w:rPr>
          <w:color w:val="000000"/>
        </w:rPr>
        <w:t xml:space="preserve">, Victoria M., </w:t>
      </w:r>
      <w:proofErr w:type="spellStart"/>
      <w:r>
        <w:rPr>
          <w:color w:val="000000"/>
        </w:rPr>
        <w:t>Stelian</w:t>
      </w:r>
      <w:proofErr w:type="spellEnd"/>
      <w:r>
        <w:rPr>
          <w:color w:val="000000"/>
        </w:rPr>
        <w:t xml:space="preserve"> </w:t>
      </w:r>
      <w:proofErr w:type="spellStart"/>
      <w:r>
        <w:rPr>
          <w:color w:val="000000"/>
        </w:rPr>
        <w:t>Medianu</w:t>
      </w:r>
      <w:proofErr w:type="spellEnd"/>
      <w:r>
        <w:rPr>
          <w:color w:val="000000"/>
        </w:rPr>
        <w:t xml:space="preserve">, and Andrea S. Lawson. 2013. “Uncertainty, Threat, and the Role of the Media in Promoting the Dehumanization of Immigrants and Refugees.” </w:t>
      </w:r>
      <w:r>
        <w:rPr>
          <w:i/>
          <w:iCs/>
          <w:color w:val="000000"/>
        </w:rPr>
        <w:t>Journal of Social Issues</w:t>
      </w:r>
      <w:r>
        <w:rPr>
          <w:color w:val="000000"/>
        </w:rPr>
        <w:t xml:space="preserve"> 69(3):518–36. </w:t>
      </w:r>
      <w:proofErr w:type="spellStart"/>
      <w:r>
        <w:rPr>
          <w:color w:val="000000"/>
        </w:rPr>
        <w:t>doi</w:t>
      </w:r>
      <w:proofErr w:type="spellEnd"/>
      <w:r>
        <w:rPr>
          <w:color w:val="000000"/>
        </w:rPr>
        <w:t>:</w:t>
      </w:r>
      <w:hyperlink r:id="rId10" w:history="1">
        <w:r>
          <w:rPr>
            <w:rStyle w:val="Hyperlink"/>
            <w:color w:val="000000"/>
          </w:rPr>
          <w:t xml:space="preserve"> </w:t>
        </w:r>
        <w:r>
          <w:rPr>
            <w:rStyle w:val="Hyperlink"/>
            <w:color w:val="1155CC"/>
          </w:rPr>
          <w:t>10.1111/josi.12027</w:t>
        </w:r>
      </w:hyperlink>
      <w:r>
        <w:rPr>
          <w:color w:val="000000"/>
        </w:rPr>
        <w:t>.</w:t>
      </w:r>
    </w:p>
    <w:p w14:paraId="76043840" w14:textId="77777777" w:rsidR="00D50DA9" w:rsidRDefault="00D50DA9" w:rsidP="00D50DA9">
      <w:pPr>
        <w:pStyle w:val="NormalWeb"/>
        <w:spacing w:before="240" w:beforeAutospacing="0" w:after="220" w:afterAutospacing="0" w:line="480" w:lineRule="auto"/>
        <w:ind w:left="440" w:hanging="440"/>
      </w:pPr>
      <w:r>
        <w:rPr>
          <w:color w:val="000000"/>
        </w:rPr>
        <w:lastRenderedPageBreak/>
        <w:t xml:space="preserve">Evans, William N., and Daniel Fitzgerald. 2017. </w:t>
      </w:r>
      <w:r>
        <w:rPr>
          <w:i/>
          <w:iCs/>
          <w:color w:val="000000"/>
        </w:rPr>
        <w:t>The Economic and Social Outcomes of Refugees in the United States: Evidence from the ACS</w:t>
      </w:r>
      <w:r>
        <w:rPr>
          <w:color w:val="000000"/>
        </w:rPr>
        <w:t xml:space="preserve">. w23498. National Bureau of Economic Research. </w:t>
      </w:r>
      <w:proofErr w:type="spellStart"/>
      <w:r>
        <w:rPr>
          <w:color w:val="000000"/>
        </w:rPr>
        <w:t>doi</w:t>
      </w:r>
      <w:proofErr w:type="spellEnd"/>
      <w:r>
        <w:rPr>
          <w:color w:val="000000"/>
        </w:rPr>
        <w:t>:</w:t>
      </w:r>
      <w:hyperlink r:id="rId11" w:history="1">
        <w:r>
          <w:rPr>
            <w:rStyle w:val="Hyperlink"/>
            <w:color w:val="000000"/>
          </w:rPr>
          <w:t xml:space="preserve"> </w:t>
        </w:r>
        <w:r>
          <w:rPr>
            <w:rStyle w:val="Hyperlink"/>
            <w:color w:val="1155CC"/>
          </w:rPr>
          <w:t>10.3386/w23498</w:t>
        </w:r>
      </w:hyperlink>
      <w:r>
        <w:rPr>
          <w:color w:val="000000"/>
        </w:rPr>
        <w:t>.</w:t>
      </w:r>
    </w:p>
    <w:p w14:paraId="1AEEE125" w14:textId="77777777" w:rsidR="00D50DA9" w:rsidRDefault="00D50DA9" w:rsidP="00D50DA9">
      <w:pPr>
        <w:pStyle w:val="NormalWeb"/>
        <w:spacing w:before="240" w:beforeAutospacing="0" w:after="220" w:afterAutospacing="0" w:line="480" w:lineRule="auto"/>
        <w:ind w:left="440" w:hanging="440"/>
      </w:pPr>
      <w:r>
        <w:rPr>
          <w:color w:val="000000"/>
        </w:rPr>
        <w:t xml:space="preserve">Feliciano, Cynthia, and </w:t>
      </w:r>
      <w:proofErr w:type="spellStart"/>
      <w:r>
        <w:rPr>
          <w:color w:val="000000"/>
        </w:rPr>
        <w:t>Yader</w:t>
      </w:r>
      <w:proofErr w:type="spellEnd"/>
      <w:r>
        <w:rPr>
          <w:color w:val="000000"/>
        </w:rPr>
        <w:t xml:space="preserve"> R. </w:t>
      </w:r>
      <w:proofErr w:type="spellStart"/>
      <w:r>
        <w:rPr>
          <w:color w:val="000000"/>
        </w:rPr>
        <w:t>Lanuza</w:t>
      </w:r>
      <w:proofErr w:type="spellEnd"/>
      <w:r>
        <w:rPr>
          <w:color w:val="000000"/>
        </w:rPr>
        <w:t xml:space="preserve">. 2017. “An Immigrant Paradox? Contextual Attainment and Intergenerational Educational Mobility.” </w:t>
      </w:r>
      <w:r>
        <w:rPr>
          <w:i/>
          <w:iCs/>
          <w:color w:val="000000"/>
        </w:rPr>
        <w:t>American Sociological Review</w:t>
      </w:r>
      <w:r>
        <w:rPr>
          <w:color w:val="000000"/>
        </w:rPr>
        <w:t xml:space="preserve"> 82(1):211–41. </w:t>
      </w:r>
      <w:proofErr w:type="spellStart"/>
      <w:r>
        <w:rPr>
          <w:color w:val="000000"/>
        </w:rPr>
        <w:t>doi</w:t>
      </w:r>
      <w:proofErr w:type="spellEnd"/>
      <w:r>
        <w:rPr>
          <w:color w:val="000000"/>
        </w:rPr>
        <w:t>:</w:t>
      </w:r>
      <w:hyperlink r:id="rId12" w:history="1">
        <w:r>
          <w:rPr>
            <w:rStyle w:val="Hyperlink"/>
            <w:color w:val="000000"/>
          </w:rPr>
          <w:t xml:space="preserve"> </w:t>
        </w:r>
        <w:r>
          <w:rPr>
            <w:rStyle w:val="Hyperlink"/>
            <w:color w:val="1155CC"/>
          </w:rPr>
          <w:t>10.1177/0003122416684777</w:t>
        </w:r>
      </w:hyperlink>
      <w:r>
        <w:rPr>
          <w:color w:val="000000"/>
        </w:rPr>
        <w:t>.</w:t>
      </w:r>
    </w:p>
    <w:p w14:paraId="593FFF83" w14:textId="7B32A1EC" w:rsidR="00D50DA9" w:rsidRDefault="00D50DA9" w:rsidP="00D50DA9">
      <w:pPr>
        <w:pStyle w:val="NormalWeb"/>
        <w:spacing w:before="240" w:beforeAutospacing="0" w:after="220" w:afterAutospacing="0" w:line="480" w:lineRule="auto"/>
        <w:ind w:left="440" w:hanging="440"/>
        <w:rPr>
          <w:color w:val="000000"/>
        </w:rPr>
      </w:pPr>
      <w:r>
        <w:rPr>
          <w:color w:val="000000"/>
        </w:rPr>
        <w:t xml:space="preserve">Fix, Michael, Kate Hooper, and </w:t>
      </w:r>
      <w:proofErr w:type="spellStart"/>
      <w:r>
        <w:rPr>
          <w:color w:val="000000"/>
        </w:rPr>
        <w:t>Jie</w:t>
      </w:r>
      <w:proofErr w:type="spellEnd"/>
      <w:r>
        <w:rPr>
          <w:color w:val="000000"/>
        </w:rPr>
        <w:t xml:space="preserve"> </w:t>
      </w:r>
      <w:proofErr w:type="spellStart"/>
      <w:r>
        <w:rPr>
          <w:color w:val="000000"/>
        </w:rPr>
        <w:t>Zong</w:t>
      </w:r>
      <w:proofErr w:type="spellEnd"/>
      <w:r>
        <w:rPr>
          <w:color w:val="000000"/>
        </w:rPr>
        <w:t>. 2017. “How Are Refugees Faring? Integration at U.S. and State Levels.”</w:t>
      </w:r>
    </w:p>
    <w:p w14:paraId="607AD28B" w14:textId="2842FB72" w:rsidR="00DE22D0" w:rsidRPr="00DE22D0" w:rsidRDefault="00DE22D0" w:rsidP="00D50DA9">
      <w:pPr>
        <w:pStyle w:val="NormalWeb"/>
        <w:spacing w:before="240" w:beforeAutospacing="0" w:after="220" w:afterAutospacing="0" w:line="480" w:lineRule="auto"/>
        <w:ind w:left="440" w:hanging="440"/>
      </w:pPr>
      <w:r w:rsidRPr="00DE22D0">
        <w:t>Gold, Steven. 1992. Refugee Communities: A Comparative Field Study. Newbury Park, Ca.: Sage Publications.</w:t>
      </w:r>
    </w:p>
    <w:p w14:paraId="073A31D7" w14:textId="77777777" w:rsidR="00D50DA9" w:rsidRDefault="00D50DA9" w:rsidP="00D50DA9">
      <w:pPr>
        <w:pStyle w:val="NormalWeb"/>
        <w:spacing w:before="240" w:beforeAutospacing="0" w:after="220" w:afterAutospacing="0" w:line="480" w:lineRule="auto"/>
        <w:ind w:left="440" w:hanging="440"/>
      </w:pPr>
      <w:proofErr w:type="spellStart"/>
      <w:r>
        <w:rPr>
          <w:color w:val="000000"/>
        </w:rPr>
        <w:t>Hobfoll</w:t>
      </w:r>
      <w:proofErr w:type="spellEnd"/>
      <w:r>
        <w:rPr>
          <w:color w:val="000000"/>
        </w:rPr>
        <w:t xml:space="preserve">, S. E. 1989. “Conservation of Resources. A New Attempt at Conceptualizing Stress.” </w:t>
      </w:r>
      <w:r>
        <w:rPr>
          <w:i/>
          <w:iCs/>
          <w:color w:val="000000"/>
        </w:rPr>
        <w:t>The American Psychologist</w:t>
      </w:r>
      <w:r>
        <w:rPr>
          <w:color w:val="000000"/>
        </w:rPr>
        <w:t xml:space="preserve"> 44(3):513–24. </w:t>
      </w:r>
      <w:proofErr w:type="spellStart"/>
      <w:r>
        <w:rPr>
          <w:color w:val="000000"/>
        </w:rPr>
        <w:t>doi</w:t>
      </w:r>
      <w:proofErr w:type="spellEnd"/>
      <w:r>
        <w:rPr>
          <w:color w:val="000000"/>
        </w:rPr>
        <w:t>:</w:t>
      </w:r>
      <w:hyperlink r:id="rId13" w:history="1">
        <w:r>
          <w:rPr>
            <w:rStyle w:val="Hyperlink"/>
            <w:color w:val="000000"/>
          </w:rPr>
          <w:t xml:space="preserve"> </w:t>
        </w:r>
        <w:r>
          <w:rPr>
            <w:rStyle w:val="Hyperlink"/>
            <w:color w:val="1155CC"/>
          </w:rPr>
          <w:t>10.1037//0003-066x.44.3.513</w:t>
        </w:r>
      </w:hyperlink>
      <w:r>
        <w:rPr>
          <w:color w:val="000000"/>
        </w:rPr>
        <w:t>.</w:t>
      </w:r>
    </w:p>
    <w:p w14:paraId="563CC8EC" w14:textId="77777777" w:rsidR="00D50DA9" w:rsidRDefault="00D50DA9" w:rsidP="00D50DA9">
      <w:pPr>
        <w:pStyle w:val="NormalWeb"/>
        <w:spacing w:before="240" w:beforeAutospacing="0" w:after="220" w:afterAutospacing="0" w:line="480" w:lineRule="auto"/>
        <w:ind w:left="440" w:hanging="440"/>
      </w:pPr>
      <w:r>
        <w:rPr>
          <w:color w:val="000000"/>
        </w:rPr>
        <w:t xml:space="preserve">Koirala, Shabnam, and </w:t>
      </w:r>
      <w:proofErr w:type="spellStart"/>
      <w:r>
        <w:rPr>
          <w:color w:val="000000"/>
        </w:rPr>
        <w:t>Malihe</w:t>
      </w:r>
      <w:proofErr w:type="spellEnd"/>
      <w:r>
        <w:rPr>
          <w:color w:val="000000"/>
        </w:rPr>
        <w:t xml:space="preserve"> </w:t>
      </w:r>
      <w:proofErr w:type="spellStart"/>
      <w:r>
        <w:rPr>
          <w:color w:val="000000"/>
        </w:rPr>
        <w:t>Eshghavi</w:t>
      </w:r>
      <w:proofErr w:type="spellEnd"/>
      <w:r>
        <w:rPr>
          <w:color w:val="000000"/>
        </w:rPr>
        <w:t xml:space="preserve">. 2017. “Intersectionality in the Iranian Refugee Community in the United States.” </w:t>
      </w:r>
      <w:r>
        <w:rPr>
          <w:i/>
          <w:iCs/>
          <w:color w:val="000000"/>
        </w:rPr>
        <w:t>Peace Review</w:t>
      </w:r>
      <w:r>
        <w:rPr>
          <w:color w:val="000000"/>
        </w:rPr>
        <w:t xml:space="preserve"> 29(1):85–89. </w:t>
      </w:r>
      <w:proofErr w:type="spellStart"/>
      <w:r>
        <w:rPr>
          <w:color w:val="000000"/>
        </w:rPr>
        <w:t>doi</w:t>
      </w:r>
      <w:proofErr w:type="spellEnd"/>
      <w:r>
        <w:rPr>
          <w:color w:val="000000"/>
        </w:rPr>
        <w:t>:</w:t>
      </w:r>
      <w:hyperlink r:id="rId14" w:history="1">
        <w:r>
          <w:rPr>
            <w:rStyle w:val="Hyperlink"/>
            <w:color w:val="000000"/>
          </w:rPr>
          <w:t xml:space="preserve"> </w:t>
        </w:r>
        <w:r>
          <w:rPr>
            <w:rStyle w:val="Hyperlink"/>
            <w:color w:val="1155CC"/>
          </w:rPr>
          <w:t>10.1080/10402659.2017.1272316</w:t>
        </w:r>
      </w:hyperlink>
      <w:r>
        <w:rPr>
          <w:color w:val="000000"/>
        </w:rPr>
        <w:t>.</w:t>
      </w:r>
    </w:p>
    <w:p w14:paraId="74F4E843" w14:textId="77777777" w:rsidR="00D50DA9" w:rsidRDefault="00D50DA9" w:rsidP="00D50DA9">
      <w:pPr>
        <w:pStyle w:val="NormalWeb"/>
        <w:spacing w:before="240" w:beforeAutospacing="0" w:after="220" w:afterAutospacing="0" w:line="480" w:lineRule="auto"/>
        <w:ind w:left="440" w:hanging="440"/>
      </w:pPr>
      <w:proofErr w:type="spellStart"/>
      <w:r>
        <w:rPr>
          <w:color w:val="000000"/>
        </w:rPr>
        <w:t>Mathema</w:t>
      </w:r>
      <w:proofErr w:type="spellEnd"/>
      <w:r>
        <w:rPr>
          <w:color w:val="000000"/>
        </w:rPr>
        <w:t xml:space="preserve">, Silva, and Sofia </w:t>
      </w:r>
      <w:proofErr w:type="spellStart"/>
      <w:r>
        <w:rPr>
          <w:color w:val="000000"/>
        </w:rPr>
        <w:t>Carratala</w:t>
      </w:r>
      <w:proofErr w:type="spellEnd"/>
      <w:r>
        <w:rPr>
          <w:color w:val="000000"/>
        </w:rPr>
        <w:t>. 2020. “Rebuilding the U.S. Refugee Program for the 21st Century.”</w:t>
      </w:r>
    </w:p>
    <w:p w14:paraId="727F4D12" w14:textId="77777777" w:rsidR="00D50DA9" w:rsidRDefault="00D50DA9" w:rsidP="00D50DA9">
      <w:pPr>
        <w:pStyle w:val="NormalWeb"/>
        <w:spacing w:before="240" w:beforeAutospacing="0" w:after="220" w:afterAutospacing="0" w:line="480" w:lineRule="auto"/>
        <w:ind w:left="440" w:hanging="440"/>
      </w:pPr>
      <w:r>
        <w:rPr>
          <w:color w:val="000000"/>
        </w:rPr>
        <w:t xml:space="preserve">Nam, </w:t>
      </w:r>
      <w:proofErr w:type="spellStart"/>
      <w:r>
        <w:rPr>
          <w:color w:val="000000"/>
        </w:rPr>
        <w:t>Yunju</w:t>
      </w:r>
      <w:proofErr w:type="spellEnd"/>
      <w:r>
        <w:rPr>
          <w:color w:val="000000"/>
        </w:rPr>
        <w:t xml:space="preserve">, Amanda Hausmann, </w:t>
      </w:r>
      <w:proofErr w:type="spellStart"/>
      <w:r>
        <w:rPr>
          <w:color w:val="000000"/>
        </w:rPr>
        <w:t>Wooksoo</w:t>
      </w:r>
      <w:proofErr w:type="spellEnd"/>
      <w:r>
        <w:rPr>
          <w:color w:val="000000"/>
        </w:rPr>
        <w:t xml:space="preserve"> Kim, and Sarah Richards-Desai. 2021. “Welfare-Dependent Refugees?: Evidence from County Welfare Management System Data in </w:t>
      </w:r>
      <w:r>
        <w:rPr>
          <w:color w:val="000000"/>
        </w:rPr>
        <w:lastRenderedPageBreak/>
        <w:t xml:space="preserve">Western New York.” </w:t>
      </w:r>
      <w:r>
        <w:rPr>
          <w:i/>
          <w:iCs/>
          <w:color w:val="000000"/>
        </w:rPr>
        <w:t>Journal of Immigrant &amp; Refugee Studies</w:t>
      </w:r>
      <w:r>
        <w:rPr>
          <w:color w:val="000000"/>
        </w:rPr>
        <w:t xml:space="preserve"> 0(0):1–14. </w:t>
      </w:r>
      <w:proofErr w:type="spellStart"/>
      <w:r>
        <w:rPr>
          <w:color w:val="000000"/>
        </w:rPr>
        <w:t>doi</w:t>
      </w:r>
      <w:proofErr w:type="spellEnd"/>
      <w:r>
        <w:rPr>
          <w:color w:val="000000"/>
        </w:rPr>
        <w:t>:</w:t>
      </w:r>
      <w:hyperlink r:id="rId15" w:history="1">
        <w:r>
          <w:rPr>
            <w:rStyle w:val="Hyperlink"/>
            <w:color w:val="000000"/>
          </w:rPr>
          <w:t xml:space="preserve"> </w:t>
        </w:r>
        <w:r>
          <w:rPr>
            <w:rStyle w:val="Hyperlink"/>
            <w:color w:val="1155CC"/>
          </w:rPr>
          <w:t>10.1080/15562948.2021.1923880</w:t>
        </w:r>
      </w:hyperlink>
      <w:r>
        <w:rPr>
          <w:color w:val="000000"/>
        </w:rPr>
        <w:t>.</w:t>
      </w:r>
    </w:p>
    <w:p w14:paraId="18BC99C3" w14:textId="77777777" w:rsidR="00D50DA9" w:rsidRDefault="00D50DA9" w:rsidP="00D50DA9">
      <w:pPr>
        <w:pStyle w:val="NormalWeb"/>
        <w:spacing w:before="240" w:beforeAutospacing="0" w:after="220" w:afterAutospacing="0" w:line="480" w:lineRule="auto"/>
        <w:ind w:left="440" w:hanging="440"/>
      </w:pPr>
      <w:r>
        <w:rPr>
          <w:color w:val="000000"/>
        </w:rPr>
        <w:t xml:space="preserve">Phillimore, Jenny. 2020. “Refugee-Integration-Opportunity Structures: Shifting the Focus from Refugees to Context.” </w:t>
      </w:r>
      <w:r>
        <w:rPr>
          <w:i/>
          <w:iCs/>
          <w:color w:val="000000"/>
        </w:rPr>
        <w:t>Journal of Refugee Studies</w:t>
      </w:r>
      <w:r>
        <w:rPr>
          <w:color w:val="000000"/>
        </w:rPr>
        <w:t xml:space="preserve"> (12). </w:t>
      </w:r>
      <w:proofErr w:type="spellStart"/>
      <w:r>
        <w:rPr>
          <w:color w:val="000000"/>
        </w:rPr>
        <w:t>doi</w:t>
      </w:r>
      <w:proofErr w:type="spellEnd"/>
      <w:r>
        <w:rPr>
          <w:color w:val="000000"/>
        </w:rPr>
        <w:t>:</w:t>
      </w:r>
      <w:hyperlink r:id="rId16" w:history="1">
        <w:r>
          <w:rPr>
            <w:rStyle w:val="Hyperlink"/>
            <w:color w:val="000000"/>
          </w:rPr>
          <w:t xml:space="preserve"> </w:t>
        </w:r>
        <w:r>
          <w:rPr>
            <w:rStyle w:val="Hyperlink"/>
            <w:color w:val="1155CC"/>
          </w:rPr>
          <w:t>10.1093/</w:t>
        </w:r>
        <w:proofErr w:type="spellStart"/>
        <w:r>
          <w:rPr>
            <w:rStyle w:val="Hyperlink"/>
            <w:color w:val="1155CC"/>
          </w:rPr>
          <w:t>jrs</w:t>
        </w:r>
        <w:proofErr w:type="spellEnd"/>
        <w:r>
          <w:rPr>
            <w:rStyle w:val="Hyperlink"/>
            <w:color w:val="1155CC"/>
          </w:rPr>
          <w:t>/feaa012</w:t>
        </w:r>
      </w:hyperlink>
      <w:r>
        <w:rPr>
          <w:color w:val="000000"/>
        </w:rPr>
        <w:t>.</w:t>
      </w:r>
    </w:p>
    <w:p w14:paraId="166388D0" w14:textId="7CA4A361" w:rsidR="00D50DA9" w:rsidRDefault="00D50DA9" w:rsidP="00D50DA9">
      <w:pPr>
        <w:pStyle w:val="NormalWeb"/>
        <w:spacing w:before="240" w:beforeAutospacing="0" w:after="220" w:afterAutospacing="0" w:line="480" w:lineRule="auto"/>
        <w:ind w:left="440" w:hanging="440"/>
        <w:rPr>
          <w:rStyle w:val="Hyperlink"/>
          <w:color w:val="1155CC"/>
        </w:rPr>
      </w:pPr>
      <w:proofErr w:type="spellStart"/>
      <w:r>
        <w:rPr>
          <w:color w:val="000000"/>
        </w:rPr>
        <w:t>Portes</w:t>
      </w:r>
      <w:proofErr w:type="spellEnd"/>
      <w:r>
        <w:rPr>
          <w:color w:val="000000"/>
        </w:rPr>
        <w:t xml:space="preserve">, Alejandro, and Min Zhou. 1993. “The New Second Generation: Segmented Assimilation and Its Variants.” </w:t>
      </w:r>
      <w:r>
        <w:rPr>
          <w:i/>
          <w:iCs/>
          <w:color w:val="000000"/>
        </w:rPr>
        <w:t>The ANNALS of the American Academy of Political and Social Science</w:t>
      </w:r>
      <w:r>
        <w:rPr>
          <w:color w:val="000000"/>
        </w:rPr>
        <w:t xml:space="preserve"> 530(1):74–96. </w:t>
      </w:r>
      <w:proofErr w:type="spellStart"/>
      <w:r>
        <w:rPr>
          <w:color w:val="000000"/>
        </w:rPr>
        <w:t>doi</w:t>
      </w:r>
      <w:proofErr w:type="spellEnd"/>
      <w:r>
        <w:rPr>
          <w:color w:val="000000"/>
        </w:rPr>
        <w:t>:</w:t>
      </w:r>
      <w:hyperlink r:id="rId17" w:history="1">
        <w:r>
          <w:rPr>
            <w:rStyle w:val="Hyperlink"/>
            <w:color w:val="000000"/>
          </w:rPr>
          <w:t xml:space="preserve"> </w:t>
        </w:r>
        <w:r>
          <w:rPr>
            <w:rStyle w:val="Hyperlink"/>
            <w:color w:val="1155CC"/>
          </w:rPr>
          <w:t>10.1177/0002716293530001006</w:t>
        </w:r>
      </w:hyperlink>
    </w:p>
    <w:p w14:paraId="531CBCC5" w14:textId="2656FCAE" w:rsidR="00B41196" w:rsidRPr="00B41196" w:rsidRDefault="00B41196" w:rsidP="00B41196">
      <w:pPr>
        <w:spacing w:line="480" w:lineRule="auto"/>
        <w:ind w:left="720" w:hanging="720"/>
        <w:rPr>
          <w:rFonts w:ascii="Times New Roman" w:hAnsi="Times New Roman" w:cs="Times New Roman"/>
          <w:sz w:val="24"/>
          <w:szCs w:val="24"/>
        </w:rPr>
      </w:pPr>
      <w:r w:rsidRPr="00B41196">
        <w:rPr>
          <w:rFonts w:ascii="Times New Roman" w:hAnsi="Times New Roman" w:cs="Times New Roman"/>
          <w:sz w:val="24"/>
          <w:szCs w:val="24"/>
        </w:rPr>
        <w:t>Pong, Suet-ling, and Nancy S. Landale. 2012. “Academic Achievement of Legal Immigrants’ Children: The R</w:t>
      </w:r>
      <w:r>
        <w:rPr>
          <w:rFonts w:ascii="Times New Roman" w:hAnsi="Times New Roman" w:cs="Times New Roman"/>
          <w:sz w:val="24"/>
          <w:szCs w:val="24"/>
        </w:rPr>
        <w:t xml:space="preserve"> </w:t>
      </w:r>
      <w:proofErr w:type="spellStart"/>
      <w:r w:rsidRPr="00B41196">
        <w:rPr>
          <w:rFonts w:ascii="Times New Roman" w:hAnsi="Times New Roman" w:cs="Times New Roman"/>
          <w:sz w:val="24"/>
          <w:szCs w:val="24"/>
        </w:rPr>
        <w:t>oles</w:t>
      </w:r>
      <w:proofErr w:type="spellEnd"/>
      <w:r w:rsidRPr="00B41196">
        <w:rPr>
          <w:rFonts w:ascii="Times New Roman" w:hAnsi="Times New Roman" w:cs="Times New Roman"/>
          <w:sz w:val="24"/>
          <w:szCs w:val="24"/>
        </w:rPr>
        <w:t xml:space="preserve"> of Parents’ Pre- and Postmigration Characteristics in Origin-Group Differences.” </w:t>
      </w:r>
      <w:r w:rsidRPr="00B41196">
        <w:rPr>
          <w:rFonts w:ascii="Times New Roman" w:hAnsi="Times New Roman" w:cs="Times New Roman"/>
          <w:i/>
          <w:iCs/>
          <w:sz w:val="24"/>
          <w:szCs w:val="24"/>
        </w:rPr>
        <w:t>Child Development</w:t>
      </w:r>
      <w:r w:rsidRPr="00B41196">
        <w:rPr>
          <w:rFonts w:ascii="Times New Roman" w:hAnsi="Times New Roman" w:cs="Times New Roman"/>
          <w:sz w:val="24"/>
          <w:szCs w:val="24"/>
        </w:rPr>
        <w:t xml:space="preserve"> 83(5):1543–59. </w:t>
      </w:r>
      <w:proofErr w:type="spellStart"/>
      <w:r w:rsidRPr="00B41196">
        <w:rPr>
          <w:rFonts w:ascii="Times New Roman" w:hAnsi="Times New Roman" w:cs="Times New Roman"/>
          <w:sz w:val="24"/>
          <w:szCs w:val="24"/>
        </w:rPr>
        <w:t>doi</w:t>
      </w:r>
      <w:proofErr w:type="spellEnd"/>
      <w:r w:rsidRPr="00B41196">
        <w:rPr>
          <w:rFonts w:ascii="Times New Roman" w:hAnsi="Times New Roman" w:cs="Times New Roman"/>
          <w:sz w:val="24"/>
          <w:szCs w:val="24"/>
        </w:rPr>
        <w:t xml:space="preserve">: </w:t>
      </w:r>
      <w:hyperlink r:id="rId18" w:history="1">
        <w:r w:rsidRPr="00B41196">
          <w:rPr>
            <w:rStyle w:val="Hyperlink"/>
            <w:rFonts w:ascii="Times New Roman" w:hAnsi="Times New Roman" w:cs="Times New Roman"/>
            <w:sz w:val="24"/>
            <w:szCs w:val="24"/>
          </w:rPr>
          <w:t>10.1111/j.1467-8624.</w:t>
        </w:r>
        <w:proofErr w:type="gramStart"/>
        <w:r w:rsidRPr="00B41196">
          <w:rPr>
            <w:rStyle w:val="Hyperlink"/>
            <w:rFonts w:ascii="Times New Roman" w:hAnsi="Times New Roman" w:cs="Times New Roman"/>
            <w:sz w:val="24"/>
            <w:szCs w:val="24"/>
          </w:rPr>
          <w:t>2012.01790.x</w:t>
        </w:r>
        <w:proofErr w:type="gramEnd"/>
      </w:hyperlink>
      <w:r w:rsidRPr="00B41196">
        <w:rPr>
          <w:rFonts w:ascii="Times New Roman" w:hAnsi="Times New Roman" w:cs="Times New Roman"/>
          <w:sz w:val="24"/>
          <w:szCs w:val="24"/>
        </w:rPr>
        <w:t>.</w:t>
      </w:r>
    </w:p>
    <w:p w14:paraId="0384452B" w14:textId="61AB5BC0" w:rsidR="00D50DA9" w:rsidRDefault="00D50DA9" w:rsidP="00D50DA9">
      <w:pPr>
        <w:pStyle w:val="NormalWeb"/>
        <w:spacing w:before="240" w:beforeAutospacing="0" w:after="220" w:afterAutospacing="0" w:line="480" w:lineRule="auto"/>
        <w:ind w:left="440" w:hanging="440"/>
        <w:rPr>
          <w:color w:val="000000"/>
        </w:rPr>
      </w:pPr>
      <w:proofErr w:type="spellStart"/>
      <w:r>
        <w:rPr>
          <w:color w:val="000000"/>
        </w:rPr>
        <w:t>Shoeb</w:t>
      </w:r>
      <w:proofErr w:type="spellEnd"/>
      <w:r>
        <w:rPr>
          <w:color w:val="000000"/>
        </w:rPr>
        <w:t xml:space="preserve">, </w:t>
      </w:r>
      <w:proofErr w:type="spellStart"/>
      <w:r>
        <w:rPr>
          <w:color w:val="000000"/>
        </w:rPr>
        <w:t>Marwa</w:t>
      </w:r>
      <w:proofErr w:type="spellEnd"/>
      <w:r>
        <w:rPr>
          <w:color w:val="000000"/>
        </w:rPr>
        <w:t xml:space="preserve">, Harvey M. Weinstein, and Jodi Halpern. 2007. “Living in Religious Time and Space: Iraqi Refugees in Dearborn, Michigan.” </w:t>
      </w:r>
      <w:r>
        <w:rPr>
          <w:i/>
          <w:iCs/>
          <w:color w:val="000000"/>
        </w:rPr>
        <w:t>Journal of Refugee Studies</w:t>
      </w:r>
      <w:r>
        <w:rPr>
          <w:color w:val="000000"/>
        </w:rPr>
        <w:t xml:space="preserve"> 20(3):441–60. </w:t>
      </w:r>
      <w:proofErr w:type="spellStart"/>
      <w:r>
        <w:rPr>
          <w:color w:val="000000"/>
        </w:rPr>
        <w:t>doi</w:t>
      </w:r>
      <w:proofErr w:type="spellEnd"/>
      <w:r>
        <w:rPr>
          <w:color w:val="000000"/>
        </w:rPr>
        <w:t>:</w:t>
      </w:r>
      <w:hyperlink r:id="rId19" w:history="1">
        <w:r>
          <w:rPr>
            <w:rStyle w:val="Hyperlink"/>
            <w:color w:val="000000"/>
          </w:rPr>
          <w:t xml:space="preserve"> </w:t>
        </w:r>
        <w:r>
          <w:rPr>
            <w:rStyle w:val="Hyperlink"/>
            <w:color w:val="1155CC"/>
          </w:rPr>
          <w:t>10.1093/</w:t>
        </w:r>
        <w:proofErr w:type="spellStart"/>
        <w:r>
          <w:rPr>
            <w:rStyle w:val="Hyperlink"/>
            <w:color w:val="1155CC"/>
          </w:rPr>
          <w:t>jrs</w:t>
        </w:r>
        <w:proofErr w:type="spellEnd"/>
        <w:r>
          <w:rPr>
            <w:rStyle w:val="Hyperlink"/>
            <w:color w:val="1155CC"/>
          </w:rPr>
          <w:t>/fem003</w:t>
        </w:r>
      </w:hyperlink>
      <w:r>
        <w:rPr>
          <w:color w:val="000000"/>
        </w:rPr>
        <w:t>.</w:t>
      </w:r>
    </w:p>
    <w:p w14:paraId="28A88346" w14:textId="77777777" w:rsidR="00481934" w:rsidRPr="00481934" w:rsidRDefault="00481934" w:rsidP="00B41196">
      <w:pPr>
        <w:spacing w:after="0" w:line="480" w:lineRule="auto"/>
        <w:ind w:left="720" w:hanging="720"/>
        <w:rPr>
          <w:rFonts w:ascii="Times New Roman" w:eastAsia="Times New Roman" w:hAnsi="Times New Roman" w:cs="Times New Roman"/>
          <w:sz w:val="24"/>
          <w:szCs w:val="24"/>
        </w:rPr>
      </w:pPr>
      <w:proofErr w:type="spellStart"/>
      <w:r w:rsidRPr="00481934">
        <w:rPr>
          <w:rFonts w:ascii="Times New Roman" w:eastAsia="Times New Roman" w:hAnsi="Times New Roman" w:cs="Times New Roman"/>
          <w:sz w:val="24"/>
          <w:szCs w:val="24"/>
        </w:rPr>
        <w:t>Stahel</w:t>
      </w:r>
      <w:proofErr w:type="spellEnd"/>
      <w:r w:rsidRPr="00481934">
        <w:rPr>
          <w:rFonts w:ascii="Times New Roman" w:eastAsia="Times New Roman" w:hAnsi="Times New Roman" w:cs="Times New Roman"/>
          <w:sz w:val="24"/>
          <w:szCs w:val="24"/>
        </w:rPr>
        <w:t xml:space="preserve">, Werner. 2007. </w:t>
      </w:r>
      <w:proofErr w:type="spellStart"/>
      <w:r w:rsidRPr="00481934">
        <w:rPr>
          <w:rFonts w:ascii="Times New Roman" w:eastAsia="Times New Roman" w:hAnsi="Times New Roman" w:cs="Times New Roman"/>
          <w:i/>
          <w:iCs/>
          <w:sz w:val="24"/>
          <w:szCs w:val="24"/>
        </w:rPr>
        <w:t>Statistische</w:t>
      </w:r>
      <w:proofErr w:type="spellEnd"/>
      <w:r w:rsidRPr="00481934">
        <w:rPr>
          <w:rFonts w:ascii="Times New Roman" w:eastAsia="Times New Roman" w:hAnsi="Times New Roman" w:cs="Times New Roman"/>
          <w:i/>
          <w:iCs/>
          <w:sz w:val="24"/>
          <w:szCs w:val="24"/>
        </w:rPr>
        <w:t xml:space="preserve"> </w:t>
      </w:r>
      <w:proofErr w:type="spellStart"/>
      <w:r w:rsidRPr="00481934">
        <w:rPr>
          <w:rFonts w:ascii="Times New Roman" w:eastAsia="Times New Roman" w:hAnsi="Times New Roman" w:cs="Times New Roman"/>
          <w:i/>
          <w:iCs/>
          <w:sz w:val="24"/>
          <w:szCs w:val="24"/>
        </w:rPr>
        <w:t>Datenanalyse</w:t>
      </w:r>
      <w:proofErr w:type="spellEnd"/>
      <w:r w:rsidRPr="00481934">
        <w:rPr>
          <w:rFonts w:ascii="Times New Roman" w:eastAsia="Times New Roman" w:hAnsi="Times New Roman" w:cs="Times New Roman"/>
          <w:i/>
          <w:iCs/>
          <w:sz w:val="24"/>
          <w:szCs w:val="24"/>
        </w:rPr>
        <w:t xml:space="preserve">: Eine </w:t>
      </w:r>
      <w:proofErr w:type="spellStart"/>
      <w:r w:rsidRPr="00481934">
        <w:rPr>
          <w:rFonts w:ascii="Times New Roman" w:eastAsia="Times New Roman" w:hAnsi="Times New Roman" w:cs="Times New Roman"/>
          <w:i/>
          <w:iCs/>
          <w:sz w:val="24"/>
          <w:szCs w:val="24"/>
        </w:rPr>
        <w:t>Einführung</w:t>
      </w:r>
      <w:proofErr w:type="spellEnd"/>
      <w:r w:rsidRPr="00481934">
        <w:rPr>
          <w:rFonts w:ascii="Times New Roman" w:eastAsia="Times New Roman" w:hAnsi="Times New Roman" w:cs="Times New Roman"/>
          <w:i/>
          <w:iCs/>
          <w:sz w:val="24"/>
          <w:szCs w:val="24"/>
        </w:rPr>
        <w:t xml:space="preserve"> </w:t>
      </w:r>
      <w:proofErr w:type="spellStart"/>
      <w:r w:rsidRPr="00481934">
        <w:rPr>
          <w:rFonts w:ascii="Times New Roman" w:eastAsia="Times New Roman" w:hAnsi="Times New Roman" w:cs="Times New Roman"/>
          <w:i/>
          <w:iCs/>
          <w:sz w:val="24"/>
          <w:szCs w:val="24"/>
        </w:rPr>
        <w:t>für</w:t>
      </w:r>
      <w:proofErr w:type="spellEnd"/>
      <w:r w:rsidRPr="00481934">
        <w:rPr>
          <w:rFonts w:ascii="Times New Roman" w:eastAsia="Times New Roman" w:hAnsi="Times New Roman" w:cs="Times New Roman"/>
          <w:i/>
          <w:iCs/>
          <w:sz w:val="24"/>
          <w:szCs w:val="24"/>
        </w:rPr>
        <w:t xml:space="preserve"> </w:t>
      </w:r>
      <w:proofErr w:type="spellStart"/>
      <w:r w:rsidRPr="00481934">
        <w:rPr>
          <w:rFonts w:ascii="Times New Roman" w:eastAsia="Times New Roman" w:hAnsi="Times New Roman" w:cs="Times New Roman"/>
          <w:i/>
          <w:iCs/>
          <w:sz w:val="24"/>
          <w:szCs w:val="24"/>
        </w:rPr>
        <w:t>Naturwissenschaftler</w:t>
      </w:r>
      <w:proofErr w:type="spellEnd"/>
      <w:r w:rsidRPr="00481934">
        <w:rPr>
          <w:rFonts w:ascii="Times New Roman" w:eastAsia="Times New Roman" w:hAnsi="Times New Roman" w:cs="Times New Roman"/>
          <w:sz w:val="24"/>
          <w:szCs w:val="24"/>
        </w:rPr>
        <w:t xml:space="preserve">. 5th ed. Braunschweig, Germany: </w:t>
      </w:r>
      <w:proofErr w:type="spellStart"/>
      <w:r w:rsidRPr="00481934">
        <w:rPr>
          <w:rFonts w:ascii="Times New Roman" w:eastAsia="Times New Roman" w:hAnsi="Times New Roman" w:cs="Times New Roman"/>
          <w:sz w:val="24"/>
          <w:szCs w:val="24"/>
        </w:rPr>
        <w:t>Vieweg</w:t>
      </w:r>
      <w:proofErr w:type="spellEnd"/>
      <w:r w:rsidRPr="00481934">
        <w:rPr>
          <w:rFonts w:ascii="Times New Roman" w:eastAsia="Times New Roman" w:hAnsi="Times New Roman" w:cs="Times New Roman"/>
          <w:sz w:val="24"/>
          <w:szCs w:val="24"/>
        </w:rPr>
        <w:t>.</w:t>
      </w:r>
    </w:p>
    <w:p w14:paraId="045E3F8B" w14:textId="77777777" w:rsidR="00D50DA9" w:rsidRDefault="00D50DA9" w:rsidP="00D50DA9">
      <w:pPr>
        <w:pStyle w:val="NormalWeb"/>
        <w:spacing w:before="240" w:beforeAutospacing="0" w:after="220" w:afterAutospacing="0" w:line="480" w:lineRule="auto"/>
        <w:ind w:left="440" w:hanging="440"/>
      </w:pPr>
      <w:r>
        <w:rPr>
          <w:color w:val="000000"/>
        </w:rPr>
        <w:t xml:space="preserve">Strang, Alison, and Alastair Ager. 2010. “Refugee Integration: Emerging Trends and Remaining Agendas.” </w:t>
      </w:r>
      <w:r>
        <w:rPr>
          <w:i/>
          <w:iCs/>
          <w:color w:val="000000"/>
        </w:rPr>
        <w:t>Journal of Refugee Studies</w:t>
      </w:r>
      <w:r>
        <w:rPr>
          <w:color w:val="000000"/>
        </w:rPr>
        <w:t xml:space="preserve"> 23(4):589–607. </w:t>
      </w:r>
      <w:proofErr w:type="spellStart"/>
      <w:r>
        <w:rPr>
          <w:color w:val="000000"/>
        </w:rPr>
        <w:t>doi</w:t>
      </w:r>
      <w:proofErr w:type="spellEnd"/>
      <w:r>
        <w:rPr>
          <w:color w:val="000000"/>
        </w:rPr>
        <w:t>:</w:t>
      </w:r>
      <w:hyperlink r:id="rId20" w:history="1">
        <w:r>
          <w:rPr>
            <w:rStyle w:val="Hyperlink"/>
            <w:color w:val="000000"/>
          </w:rPr>
          <w:t xml:space="preserve"> </w:t>
        </w:r>
        <w:r>
          <w:rPr>
            <w:rStyle w:val="Hyperlink"/>
            <w:color w:val="1155CC"/>
          </w:rPr>
          <w:t>10.1093/</w:t>
        </w:r>
        <w:proofErr w:type="spellStart"/>
        <w:r>
          <w:rPr>
            <w:rStyle w:val="Hyperlink"/>
            <w:color w:val="1155CC"/>
          </w:rPr>
          <w:t>jrs</w:t>
        </w:r>
        <w:proofErr w:type="spellEnd"/>
        <w:r>
          <w:rPr>
            <w:rStyle w:val="Hyperlink"/>
            <w:color w:val="1155CC"/>
          </w:rPr>
          <w:t>/feq046</w:t>
        </w:r>
      </w:hyperlink>
      <w:r>
        <w:rPr>
          <w:color w:val="000000"/>
        </w:rPr>
        <w:t>.</w:t>
      </w:r>
    </w:p>
    <w:p w14:paraId="2EB85E76" w14:textId="77777777" w:rsidR="00D50DA9" w:rsidRDefault="00D50DA9" w:rsidP="00D50DA9">
      <w:pPr>
        <w:pStyle w:val="NormalWeb"/>
        <w:spacing w:before="240" w:beforeAutospacing="0" w:after="220" w:afterAutospacing="0" w:line="480" w:lineRule="auto"/>
        <w:ind w:left="440" w:hanging="440"/>
      </w:pPr>
      <w:r>
        <w:rPr>
          <w:color w:val="000000"/>
        </w:rPr>
        <w:t xml:space="preserve">Tran, Van C., and Francisco Lara-García. 2020. “A New Beginning: Early Refugee Integration in the United States.” </w:t>
      </w:r>
      <w:r>
        <w:rPr>
          <w:i/>
          <w:iCs/>
          <w:color w:val="000000"/>
        </w:rPr>
        <w:t>RSF: The Russell Sage Foundation Journal of the Social Sciences</w:t>
      </w:r>
      <w:r>
        <w:rPr>
          <w:color w:val="000000"/>
        </w:rPr>
        <w:t xml:space="preserve"> 6(3):117–49. </w:t>
      </w:r>
      <w:proofErr w:type="spellStart"/>
      <w:r>
        <w:rPr>
          <w:color w:val="000000"/>
        </w:rPr>
        <w:t>doi</w:t>
      </w:r>
      <w:proofErr w:type="spellEnd"/>
      <w:r>
        <w:rPr>
          <w:color w:val="000000"/>
        </w:rPr>
        <w:t>:</w:t>
      </w:r>
      <w:hyperlink r:id="rId21" w:history="1">
        <w:r>
          <w:rPr>
            <w:rStyle w:val="Hyperlink"/>
            <w:color w:val="000000"/>
          </w:rPr>
          <w:t xml:space="preserve"> </w:t>
        </w:r>
        <w:r>
          <w:rPr>
            <w:rStyle w:val="Hyperlink"/>
            <w:color w:val="1155CC"/>
          </w:rPr>
          <w:t>10.7758/RSF.2020.6.3.06</w:t>
        </w:r>
      </w:hyperlink>
      <w:r>
        <w:rPr>
          <w:color w:val="000000"/>
        </w:rPr>
        <w:t>.</w:t>
      </w:r>
    </w:p>
    <w:p w14:paraId="720C99B9" w14:textId="77777777" w:rsidR="00D50DA9" w:rsidRDefault="00D50DA9" w:rsidP="00D50DA9">
      <w:pPr>
        <w:pStyle w:val="NormalWeb"/>
        <w:spacing w:before="240" w:beforeAutospacing="0" w:after="220" w:afterAutospacing="0" w:line="480" w:lineRule="auto"/>
        <w:ind w:left="440" w:hanging="440"/>
      </w:pPr>
      <w:r>
        <w:rPr>
          <w:color w:val="000000"/>
        </w:rPr>
        <w:lastRenderedPageBreak/>
        <w:t>Trump, Donald. 2015. “Immigration Reform | Donald J Trump for President.” Retrieved December 1, 2020 (</w:t>
      </w:r>
      <w:hyperlink r:id="rId22" w:history="1">
        <w:r>
          <w:rPr>
            <w:rStyle w:val="Hyperlink"/>
            <w:color w:val="1155CC"/>
          </w:rPr>
          <w:t>https://web.archive.org/web/20150824010152/https://www.donaldjtrump.com/positions/immigration-reform</w:t>
        </w:r>
      </w:hyperlink>
      <w:r>
        <w:rPr>
          <w:color w:val="000000"/>
        </w:rPr>
        <w:t>).</w:t>
      </w:r>
    </w:p>
    <w:p w14:paraId="68724BA3" w14:textId="77777777" w:rsidR="00D50DA9" w:rsidRDefault="00D50DA9" w:rsidP="00D50DA9">
      <w:pPr>
        <w:pStyle w:val="NormalWeb"/>
        <w:spacing w:before="240" w:beforeAutospacing="0" w:after="220" w:afterAutospacing="0" w:line="480" w:lineRule="auto"/>
        <w:ind w:left="440" w:hanging="440"/>
      </w:pPr>
      <w:r>
        <w:rPr>
          <w:color w:val="000000"/>
        </w:rPr>
        <w:t>United Nations High Commissioner for Refugees. 2013. “Women at Risk UNHCR 2013.”</w:t>
      </w:r>
    </w:p>
    <w:p w14:paraId="03CC88C1" w14:textId="77777777" w:rsidR="00D50DA9" w:rsidRDefault="00D50DA9" w:rsidP="00D50DA9">
      <w:pPr>
        <w:pStyle w:val="NormalWeb"/>
        <w:spacing w:before="240" w:beforeAutospacing="0" w:after="220" w:afterAutospacing="0" w:line="480" w:lineRule="auto"/>
        <w:ind w:left="440" w:hanging="440"/>
      </w:pPr>
      <w:r>
        <w:rPr>
          <w:color w:val="000000"/>
        </w:rPr>
        <w:t>United Nations High Commissioner for Refugees. 2020. “Global Trends in Forced Displacement in 2019.”</w:t>
      </w:r>
    </w:p>
    <w:p w14:paraId="58A7141A" w14:textId="77777777" w:rsidR="00D50DA9" w:rsidRDefault="00D50DA9" w:rsidP="00D50DA9">
      <w:pPr>
        <w:pStyle w:val="NormalWeb"/>
        <w:spacing w:before="240" w:beforeAutospacing="0" w:after="220" w:afterAutospacing="0" w:line="480" w:lineRule="auto"/>
        <w:ind w:left="440" w:hanging="440"/>
      </w:pPr>
      <w:r>
        <w:rPr>
          <w:color w:val="000000"/>
        </w:rPr>
        <w:t xml:space="preserve">United States Department of State. n.d. “Reception and Placement.” </w:t>
      </w:r>
      <w:r>
        <w:rPr>
          <w:i/>
          <w:iCs/>
          <w:color w:val="000000"/>
        </w:rPr>
        <w:t>United States Department of State</w:t>
      </w:r>
      <w:r>
        <w:rPr>
          <w:color w:val="000000"/>
        </w:rPr>
        <w:t>. Retrieved October 28, 2021 (</w:t>
      </w:r>
      <w:hyperlink r:id="rId23" w:history="1">
        <w:r>
          <w:rPr>
            <w:rStyle w:val="Hyperlink"/>
            <w:color w:val="1155CC"/>
          </w:rPr>
          <w:t>https://www.state.gov/refugee-admissions/reception-and-placement/</w:t>
        </w:r>
      </w:hyperlink>
      <w:r>
        <w:rPr>
          <w:color w:val="000000"/>
        </w:rPr>
        <w:t>).</w:t>
      </w:r>
    </w:p>
    <w:p w14:paraId="1CBB07EF" w14:textId="77777777" w:rsidR="00D50DA9" w:rsidRDefault="00D50DA9" w:rsidP="00D50DA9">
      <w:pPr>
        <w:pStyle w:val="NormalWeb"/>
        <w:spacing w:before="240" w:beforeAutospacing="0" w:after="220" w:afterAutospacing="0" w:line="480" w:lineRule="auto"/>
        <w:ind w:left="440" w:hanging="440"/>
      </w:pPr>
      <w:r>
        <w:rPr>
          <w:color w:val="000000"/>
        </w:rPr>
        <w:t xml:space="preserve">United States Office of Refugee Resettlement. 2021. </w:t>
      </w:r>
      <w:r>
        <w:rPr>
          <w:i/>
          <w:iCs/>
          <w:color w:val="000000"/>
        </w:rPr>
        <w:t>Annual Report to Congress 2018</w:t>
      </w:r>
      <w:r>
        <w:rPr>
          <w:color w:val="000000"/>
        </w:rPr>
        <w:t>. Office of Refugee Resettlement.</w:t>
      </w:r>
    </w:p>
    <w:p w14:paraId="4E2C112C" w14:textId="77777777" w:rsidR="00D50DA9" w:rsidRDefault="00D50DA9" w:rsidP="00D50DA9">
      <w:pPr>
        <w:pStyle w:val="NormalWeb"/>
        <w:spacing w:before="240" w:beforeAutospacing="0" w:after="220" w:afterAutospacing="0" w:line="480" w:lineRule="auto"/>
        <w:ind w:left="440" w:hanging="440"/>
      </w:pPr>
      <w:r>
        <w:rPr>
          <w:color w:val="000000"/>
        </w:rPr>
        <w:t xml:space="preserve">Van Hook, Jennifer, Susan L. Brown, and Maxwell </w:t>
      </w:r>
      <w:proofErr w:type="spellStart"/>
      <w:r>
        <w:rPr>
          <w:color w:val="000000"/>
        </w:rPr>
        <w:t>Ndigume</w:t>
      </w:r>
      <w:proofErr w:type="spellEnd"/>
      <w:r>
        <w:rPr>
          <w:color w:val="000000"/>
        </w:rPr>
        <w:t xml:space="preserve"> </w:t>
      </w:r>
      <w:proofErr w:type="spellStart"/>
      <w:r>
        <w:rPr>
          <w:color w:val="000000"/>
        </w:rPr>
        <w:t>Kwenda</w:t>
      </w:r>
      <w:proofErr w:type="spellEnd"/>
      <w:r>
        <w:rPr>
          <w:color w:val="000000"/>
        </w:rPr>
        <w:t xml:space="preserve">. 2004. “A Decomposition of Trends in Poverty among Children of Immigrants.” </w:t>
      </w:r>
      <w:r>
        <w:rPr>
          <w:i/>
          <w:iCs/>
          <w:color w:val="000000"/>
        </w:rPr>
        <w:t>Demography</w:t>
      </w:r>
      <w:r>
        <w:rPr>
          <w:color w:val="000000"/>
        </w:rPr>
        <w:t xml:space="preserve"> 41(4):649–70.</w:t>
      </w:r>
    </w:p>
    <w:p w14:paraId="0B9BAB6A" w14:textId="77777777" w:rsidR="00D50DA9" w:rsidRDefault="00D50DA9" w:rsidP="00D50DA9">
      <w:pPr>
        <w:pStyle w:val="NormalWeb"/>
        <w:spacing w:before="240" w:beforeAutospacing="0" w:after="220" w:afterAutospacing="0" w:line="480" w:lineRule="auto"/>
        <w:ind w:left="440" w:hanging="440"/>
      </w:pPr>
      <w:r>
        <w:rPr>
          <w:color w:val="000000"/>
        </w:rPr>
        <w:t xml:space="preserve">Wachter, Karin, Laurie Cook Heffron, Susanna Snyder, Maura Busch </w:t>
      </w:r>
      <w:proofErr w:type="spellStart"/>
      <w:r>
        <w:rPr>
          <w:color w:val="000000"/>
        </w:rPr>
        <w:t>Nsonwu</w:t>
      </w:r>
      <w:proofErr w:type="spellEnd"/>
      <w:r>
        <w:rPr>
          <w:color w:val="000000"/>
        </w:rPr>
        <w:t xml:space="preserve">, and Noël Bridget Busch-Armendariz. 2016. “Unsettled Integration: Pre- and Post-Migration Factors in Congolese Refugee Women’s Resettlement Experiences in the United States.” </w:t>
      </w:r>
      <w:r>
        <w:rPr>
          <w:i/>
          <w:iCs/>
          <w:color w:val="000000"/>
        </w:rPr>
        <w:t>International Social Work</w:t>
      </w:r>
      <w:r>
        <w:rPr>
          <w:color w:val="000000"/>
        </w:rPr>
        <w:t xml:space="preserve"> 59(6):875–89. </w:t>
      </w:r>
      <w:proofErr w:type="spellStart"/>
      <w:r>
        <w:rPr>
          <w:color w:val="000000"/>
        </w:rPr>
        <w:t>doi</w:t>
      </w:r>
      <w:proofErr w:type="spellEnd"/>
      <w:r>
        <w:rPr>
          <w:color w:val="000000"/>
        </w:rPr>
        <w:t>:</w:t>
      </w:r>
      <w:hyperlink r:id="rId24" w:history="1">
        <w:r>
          <w:rPr>
            <w:rStyle w:val="Hyperlink"/>
            <w:color w:val="000000"/>
          </w:rPr>
          <w:t xml:space="preserve"> </w:t>
        </w:r>
        <w:r>
          <w:rPr>
            <w:rStyle w:val="Hyperlink"/>
            <w:color w:val="1155CC"/>
          </w:rPr>
          <w:t>10.1177/0020872815580049</w:t>
        </w:r>
      </w:hyperlink>
      <w:r>
        <w:rPr>
          <w:color w:val="000000"/>
        </w:rPr>
        <w:t>.</w:t>
      </w:r>
    </w:p>
    <w:p w14:paraId="2F29030F" w14:textId="6D298CD0" w:rsidR="00734F72" w:rsidRDefault="00D50DA9" w:rsidP="00D50DA9">
      <w:pPr>
        <w:pStyle w:val="NormalWeb"/>
        <w:spacing w:before="240" w:beforeAutospacing="0" w:after="0" w:afterAutospacing="0" w:line="480" w:lineRule="auto"/>
        <w:ind w:left="440" w:hanging="440"/>
      </w:pPr>
      <w:r>
        <w:rPr>
          <w:color w:val="000000"/>
        </w:rPr>
        <w:lastRenderedPageBreak/>
        <w:t xml:space="preserve">Young, Yvette. 2020. “‘Making Do’ in the Land of Opportunity—a Quantitative Exploration of the Economic Integration of Refugees in Utah.” </w:t>
      </w:r>
      <w:r>
        <w:rPr>
          <w:i/>
          <w:iCs/>
          <w:color w:val="000000"/>
        </w:rPr>
        <w:t>Journal of International Migration and Integration</w:t>
      </w:r>
      <w:r>
        <w:rPr>
          <w:color w:val="000000"/>
        </w:rPr>
        <w:t xml:space="preserve"> 21(2):611–31. </w:t>
      </w:r>
      <w:proofErr w:type="spellStart"/>
      <w:r>
        <w:rPr>
          <w:color w:val="000000"/>
        </w:rPr>
        <w:t>doi</w:t>
      </w:r>
      <w:proofErr w:type="spellEnd"/>
      <w:r>
        <w:rPr>
          <w:color w:val="000000"/>
        </w:rPr>
        <w:t>:</w:t>
      </w:r>
      <w:hyperlink r:id="rId25" w:history="1">
        <w:r>
          <w:rPr>
            <w:rStyle w:val="Hyperlink"/>
            <w:color w:val="000000"/>
          </w:rPr>
          <w:t xml:space="preserve"> </w:t>
        </w:r>
        <w:r>
          <w:rPr>
            <w:rStyle w:val="Hyperlink"/>
            <w:color w:val="1155CC"/>
          </w:rPr>
          <w:t>10.1007/s12134-019-00673-0</w:t>
        </w:r>
      </w:hyperlink>
      <w:r>
        <w:rPr>
          <w:color w:val="000000"/>
        </w:rPr>
        <w:t>.</w:t>
      </w:r>
    </w:p>
    <w:p w14:paraId="36DA0DE5" w14:textId="6653D904" w:rsidR="00734F72" w:rsidRDefault="00734F72" w:rsidP="00D50DA9">
      <w:pPr>
        <w:pStyle w:val="NormalWeb"/>
        <w:spacing w:before="240" w:beforeAutospacing="0" w:after="0" w:afterAutospacing="0" w:line="480" w:lineRule="auto"/>
        <w:ind w:left="440" w:hanging="440"/>
      </w:pPr>
    </w:p>
    <w:p w14:paraId="39B94B97" w14:textId="1495B13B" w:rsidR="00734F72" w:rsidRDefault="00734F72" w:rsidP="00D50DA9">
      <w:pPr>
        <w:pStyle w:val="NormalWeb"/>
        <w:spacing w:before="240" w:beforeAutospacing="0" w:after="0" w:afterAutospacing="0" w:line="480" w:lineRule="auto"/>
        <w:ind w:left="440" w:hanging="440"/>
      </w:pPr>
    </w:p>
    <w:p w14:paraId="4DBCE1F3" w14:textId="623505FC" w:rsidR="00734F72" w:rsidRDefault="00734F72" w:rsidP="00D50DA9">
      <w:pPr>
        <w:pStyle w:val="NormalWeb"/>
        <w:spacing w:before="240" w:beforeAutospacing="0" w:after="0" w:afterAutospacing="0" w:line="480" w:lineRule="auto"/>
        <w:ind w:left="440" w:hanging="440"/>
      </w:pPr>
    </w:p>
    <w:p w14:paraId="4A832568" w14:textId="77777777" w:rsidR="00734F72" w:rsidRDefault="00734F72" w:rsidP="00734F72">
      <w:pPr>
        <w:pStyle w:val="NormalWeb"/>
        <w:spacing w:before="240" w:beforeAutospacing="0" w:after="0" w:afterAutospacing="0" w:line="480" w:lineRule="auto"/>
        <w:sectPr w:rsidR="00734F72" w:rsidSect="003269B6">
          <w:footerReference w:type="default" r:id="rId26"/>
          <w:pgSz w:w="12240" w:h="15840"/>
          <w:pgMar w:top="1440" w:right="1440" w:bottom="1440" w:left="1440" w:header="720" w:footer="720" w:gutter="0"/>
          <w:pgNumType w:start="1"/>
          <w:cols w:space="720"/>
          <w:docGrid w:linePitch="360"/>
        </w:sectPr>
      </w:pPr>
    </w:p>
    <w:p w14:paraId="563F8D0E" w14:textId="77777777" w:rsidR="00C542B5" w:rsidRDefault="00C542B5" w:rsidP="00734F72">
      <w:pPr>
        <w:pStyle w:val="NormalWeb"/>
        <w:spacing w:before="240" w:beforeAutospacing="0" w:after="0" w:afterAutospacing="0" w:line="480" w:lineRule="auto"/>
        <w:rPr>
          <w:color w:val="000000"/>
        </w:rPr>
      </w:pPr>
      <w:r>
        <w:rPr>
          <w:color w:val="000000"/>
        </w:rPr>
        <w:lastRenderedPageBreak/>
        <w:t xml:space="preserve">Appendix: Supplementary Material’s </w:t>
      </w:r>
    </w:p>
    <w:p w14:paraId="2EFAED58" w14:textId="02501B9A" w:rsidR="00D50DA9" w:rsidRDefault="00D50DA9" w:rsidP="00734F72">
      <w:pPr>
        <w:pStyle w:val="NormalWeb"/>
        <w:spacing w:before="240" w:beforeAutospacing="0" w:after="0" w:afterAutospacing="0" w:line="480" w:lineRule="auto"/>
      </w:pPr>
      <w:r>
        <w:rPr>
          <w:color w:val="000000"/>
        </w:rPr>
        <w:t>TABLE 1</w:t>
      </w:r>
    </w:p>
    <w:tbl>
      <w:tblPr>
        <w:tblStyle w:val="TableGrid"/>
        <w:tblW w:w="9100" w:type="dxa"/>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2067"/>
        <w:gridCol w:w="1530"/>
        <w:gridCol w:w="2160"/>
        <w:gridCol w:w="1800"/>
      </w:tblGrid>
      <w:tr w:rsidR="00605D8F" w:rsidRPr="008A0086" w14:paraId="47182A71" w14:textId="77777777" w:rsidTr="00447533">
        <w:trPr>
          <w:trHeight w:val="645"/>
        </w:trPr>
        <w:tc>
          <w:tcPr>
            <w:tcW w:w="9100" w:type="dxa"/>
            <w:gridSpan w:val="5"/>
            <w:tcBorders>
              <w:top w:val="single" w:sz="4" w:space="0" w:color="auto"/>
              <w:bottom w:val="single" w:sz="4" w:space="0" w:color="auto"/>
            </w:tcBorders>
            <w:hideMark/>
          </w:tcPr>
          <w:p w14:paraId="4A872F0E" w14:textId="77777777" w:rsidR="00605D8F" w:rsidRPr="008A0086" w:rsidRDefault="00605D8F" w:rsidP="00447533">
            <w:pPr>
              <w:rPr>
                <w:rFonts w:ascii="Times New Roman" w:eastAsia="Times New Roman" w:hAnsi="Times New Roman" w:cs="Times New Roman"/>
                <w:b/>
                <w:bCs/>
                <w:color w:val="000000"/>
                <w:sz w:val="24"/>
                <w:szCs w:val="24"/>
              </w:rPr>
            </w:pPr>
            <w:r w:rsidRPr="008A0086">
              <w:rPr>
                <w:rFonts w:ascii="Times New Roman" w:eastAsia="Times New Roman" w:hAnsi="Times New Roman" w:cs="Times New Roman"/>
                <w:b/>
                <w:bCs/>
                <w:color w:val="000000"/>
                <w:sz w:val="24"/>
                <w:szCs w:val="24"/>
              </w:rPr>
              <w:t>Table 1. List of Variables from the Annual Survey of Refugees</w:t>
            </w:r>
          </w:p>
          <w:p w14:paraId="3F24FE0F"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p w14:paraId="0933545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p w14:paraId="1137BE7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p w14:paraId="22919BF1"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r>
      <w:tr w:rsidR="00605D8F" w:rsidRPr="008A0086" w14:paraId="431B2E66" w14:textId="77777777" w:rsidTr="00447533">
        <w:trPr>
          <w:trHeight w:val="315"/>
        </w:trPr>
        <w:tc>
          <w:tcPr>
            <w:tcW w:w="1543" w:type="dxa"/>
            <w:tcBorders>
              <w:top w:val="single" w:sz="4" w:space="0" w:color="auto"/>
              <w:bottom w:val="single" w:sz="4" w:space="0" w:color="auto"/>
            </w:tcBorders>
            <w:hideMark/>
          </w:tcPr>
          <w:p w14:paraId="05210C3E" w14:textId="77777777" w:rsidR="00605D8F" w:rsidRPr="008A0086" w:rsidRDefault="00605D8F" w:rsidP="00447533">
            <w:pPr>
              <w:rPr>
                <w:rFonts w:ascii="Times New Roman" w:eastAsia="Times New Roman" w:hAnsi="Times New Roman" w:cs="Times New Roman"/>
                <w:b/>
                <w:bCs/>
                <w:color w:val="000000"/>
                <w:sz w:val="24"/>
                <w:szCs w:val="24"/>
              </w:rPr>
            </w:pPr>
            <w:r w:rsidRPr="008A0086">
              <w:rPr>
                <w:rFonts w:ascii="Times New Roman" w:eastAsia="Times New Roman" w:hAnsi="Times New Roman" w:cs="Times New Roman"/>
                <w:b/>
                <w:bCs/>
                <w:color w:val="000000"/>
                <w:sz w:val="24"/>
                <w:szCs w:val="24"/>
              </w:rPr>
              <w:t>Variable Name and Heading</w:t>
            </w:r>
          </w:p>
        </w:tc>
        <w:tc>
          <w:tcPr>
            <w:tcW w:w="2067" w:type="dxa"/>
            <w:tcBorders>
              <w:top w:val="single" w:sz="4" w:space="0" w:color="auto"/>
              <w:bottom w:val="single" w:sz="4" w:space="0" w:color="auto"/>
            </w:tcBorders>
            <w:hideMark/>
          </w:tcPr>
          <w:p w14:paraId="5FDF5C2C" w14:textId="77777777" w:rsidR="00605D8F" w:rsidRPr="008A0086" w:rsidRDefault="00605D8F" w:rsidP="00447533">
            <w:pPr>
              <w:rPr>
                <w:rFonts w:ascii="Times New Roman" w:eastAsia="Times New Roman" w:hAnsi="Times New Roman" w:cs="Times New Roman"/>
                <w:b/>
                <w:bCs/>
                <w:color w:val="000000"/>
                <w:sz w:val="24"/>
                <w:szCs w:val="24"/>
              </w:rPr>
            </w:pPr>
            <w:r w:rsidRPr="008A0086">
              <w:rPr>
                <w:rFonts w:ascii="Times New Roman" w:eastAsia="Times New Roman" w:hAnsi="Times New Roman" w:cs="Times New Roman"/>
                <w:b/>
                <w:bCs/>
                <w:color w:val="000000"/>
                <w:sz w:val="24"/>
                <w:szCs w:val="24"/>
              </w:rPr>
              <w:t>Variable Description</w:t>
            </w:r>
          </w:p>
        </w:tc>
        <w:tc>
          <w:tcPr>
            <w:tcW w:w="1530" w:type="dxa"/>
            <w:tcBorders>
              <w:top w:val="single" w:sz="4" w:space="0" w:color="auto"/>
              <w:bottom w:val="single" w:sz="4" w:space="0" w:color="auto"/>
            </w:tcBorders>
            <w:hideMark/>
          </w:tcPr>
          <w:p w14:paraId="16DFDFED" w14:textId="77777777" w:rsidR="00605D8F" w:rsidRPr="008A0086" w:rsidRDefault="00605D8F" w:rsidP="00447533">
            <w:pPr>
              <w:rPr>
                <w:rFonts w:ascii="Times New Roman" w:eastAsia="Times New Roman" w:hAnsi="Times New Roman" w:cs="Times New Roman"/>
                <w:b/>
                <w:bCs/>
                <w:color w:val="000000"/>
                <w:sz w:val="24"/>
                <w:szCs w:val="24"/>
              </w:rPr>
            </w:pPr>
            <w:r w:rsidRPr="008A0086">
              <w:rPr>
                <w:rFonts w:ascii="Times New Roman" w:eastAsia="Times New Roman" w:hAnsi="Times New Roman" w:cs="Times New Roman"/>
                <w:b/>
                <w:bCs/>
                <w:color w:val="000000"/>
                <w:sz w:val="24"/>
                <w:szCs w:val="24"/>
              </w:rPr>
              <w:t>Justification/Literature</w:t>
            </w:r>
          </w:p>
        </w:tc>
        <w:tc>
          <w:tcPr>
            <w:tcW w:w="2160" w:type="dxa"/>
            <w:tcBorders>
              <w:top w:val="single" w:sz="4" w:space="0" w:color="auto"/>
              <w:bottom w:val="single" w:sz="4" w:space="0" w:color="auto"/>
            </w:tcBorders>
            <w:hideMark/>
          </w:tcPr>
          <w:p w14:paraId="259E35B4" w14:textId="77777777" w:rsidR="00605D8F" w:rsidRPr="008A0086" w:rsidRDefault="00605D8F" w:rsidP="00447533">
            <w:pPr>
              <w:rPr>
                <w:rFonts w:ascii="Times New Roman" w:eastAsia="Times New Roman" w:hAnsi="Times New Roman" w:cs="Times New Roman"/>
                <w:b/>
                <w:bCs/>
                <w:color w:val="000000"/>
                <w:sz w:val="24"/>
                <w:szCs w:val="24"/>
              </w:rPr>
            </w:pPr>
            <w:r w:rsidRPr="008A0086">
              <w:rPr>
                <w:rFonts w:ascii="Times New Roman" w:eastAsia="Times New Roman" w:hAnsi="Times New Roman" w:cs="Times New Roman"/>
                <w:b/>
                <w:bCs/>
                <w:color w:val="000000"/>
                <w:sz w:val="24"/>
                <w:szCs w:val="24"/>
              </w:rPr>
              <w:t>The Survey Question</w:t>
            </w:r>
          </w:p>
        </w:tc>
        <w:tc>
          <w:tcPr>
            <w:tcW w:w="1800" w:type="dxa"/>
            <w:tcBorders>
              <w:top w:val="single" w:sz="4" w:space="0" w:color="auto"/>
              <w:bottom w:val="single" w:sz="4" w:space="0" w:color="auto"/>
            </w:tcBorders>
            <w:hideMark/>
          </w:tcPr>
          <w:p w14:paraId="417F137B" w14:textId="77777777" w:rsidR="00605D8F" w:rsidRPr="008A0086" w:rsidRDefault="00605D8F" w:rsidP="00447533">
            <w:pPr>
              <w:rPr>
                <w:rFonts w:ascii="Times New Roman" w:eastAsia="Times New Roman" w:hAnsi="Times New Roman" w:cs="Times New Roman"/>
                <w:b/>
                <w:bCs/>
                <w:color w:val="000000"/>
                <w:sz w:val="24"/>
                <w:szCs w:val="24"/>
              </w:rPr>
            </w:pPr>
            <w:r w:rsidRPr="008A0086">
              <w:rPr>
                <w:rFonts w:ascii="Times New Roman" w:eastAsia="Times New Roman" w:hAnsi="Times New Roman" w:cs="Times New Roman"/>
                <w:b/>
                <w:bCs/>
                <w:color w:val="000000"/>
                <w:sz w:val="24"/>
                <w:szCs w:val="24"/>
              </w:rPr>
              <w:t xml:space="preserve">Correlating Hypothesis </w:t>
            </w:r>
          </w:p>
        </w:tc>
      </w:tr>
      <w:tr w:rsidR="00605D8F" w:rsidRPr="008A0086" w14:paraId="127E4A05" w14:textId="77777777" w:rsidTr="00447533">
        <w:trPr>
          <w:trHeight w:val="315"/>
        </w:trPr>
        <w:tc>
          <w:tcPr>
            <w:tcW w:w="1543" w:type="dxa"/>
            <w:tcBorders>
              <w:top w:val="single" w:sz="4" w:space="0" w:color="auto"/>
              <w:bottom w:val="single" w:sz="4" w:space="0" w:color="auto"/>
            </w:tcBorders>
            <w:hideMark/>
          </w:tcPr>
          <w:p w14:paraId="04CFDB4C" w14:textId="77777777" w:rsidR="00605D8F" w:rsidRPr="008A0086" w:rsidRDefault="00605D8F" w:rsidP="00447533">
            <w:pPr>
              <w:rPr>
                <w:rFonts w:ascii="Times New Roman" w:eastAsia="Times New Roman" w:hAnsi="Times New Roman" w:cs="Times New Roman"/>
                <w:b/>
                <w:bCs/>
                <w:i/>
                <w:iCs/>
                <w:color w:val="000000"/>
                <w:sz w:val="24"/>
                <w:szCs w:val="24"/>
              </w:rPr>
            </w:pPr>
            <w:r w:rsidRPr="008A0086">
              <w:rPr>
                <w:rFonts w:ascii="Times New Roman" w:eastAsia="Times New Roman" w:hAnsi="Times New Roman" w:cs="Times New Roman"/>
                <w:b/>
                <w:bCs/>
                <w:i/>
                <w:iCs/>
                <w:color w:val="000000"/>
                <w:sz w:val="24"/>
                <w:szCs w:val="24"/>
              </w:rPr>
              <w:t>Economic Integration</w:t>
            </w:r>
          </w:p>
        </w:tc>
        <w:tc>
          <w:tcPr>
            <w:tcW w:w="2067" w:type="dxa"/>
            <w:tcBorders>
              <w:top w:val="single" w:sz="4" w:space="0" w:color="auto"/>
              <w:bottom w:val="single" w:sz="4" w:space="0" w:color="auto"/>
            </w:tcBorders>
            <w:hideMark/>
          </w:tcPr>
          <w:p w14:paraId="351C96BA" w14:textId="77777777" w:rsidR="00605D8F" w:rsidRPr="008A0086" w:rsidRDefault="00605D8F" w:rsidP="00447533">
            <w:pPr>
              <w:rPr>
                <w:rFonts w:ascii="Times New Roman" w:eastAsia="Times New Roman" w:hAnsi="Times New Roman" w:cs="Times New Roman"/>
                <w:b/>
                <w:bCs/>
                <w:i/>
                <w:iCs/>
                <w:color w:val="000000"/>
                <w:sz w:val="24"/>
                <w:szCs w:val="24"/>
              </w:rPr>
            </w:pPr>
          </w:p>
        </w:tc>
        <w:tc>
          <w:tcPr>
            <w:tcW w:w="1530" w:type="dxa"/>
            <w:tcBorders>
              <w:top w:val="single" w:sz="4" w:space="0" w:color="auto"/>
              <w:bottom w:val="single" w:sz="4" w:space="0" w:color="auto"/>
            </w:tcBorders>
            <w:hideMark/>
          </w:tcPr>
          <w:p w14:paraId="24CF262E" w14:textId="77777777" w:rsidR="00605D8F" w:rsidRPr="008A0086" w:rsidRDefault="00605D8F" w:rsidP="00447533">
            <w:pPr>
              <w:rPr>
                <w:rFonts w:ascii="Times New Roman" w:eastAsia="Times New Roman" w:hAnsi="Times New Roman" w:cs="Times New Roman"/>
                <w:sz w:val="20"/>
                <w:szCs w:val="20"/>
              </w:rPr>
            </w:pPr>
          </w:p>
        </w:tc>
        <w:tc>
          <w:tcPr>
            <w:tcW w:w="2160" w:type="dxa"/>
            <w:tcBorders>
              <w:top w:val="single" w:sz="4" w:space="0" w:color="auto"/>
              <w:bottom w:val="single" w:sz="4" w:space="0" w:color="auto"/>
            </w:tcBorders>
            <w:hideMark/>
          </w:tcPr>
          <w:p w14:paraId="39F86690" w14:textId="77777777" w:rsidR="00605D8F" w:rsidRPr="008A0086" w:rsidRDefault="00605D8F" w:rsidP="00447533">
            <w:pPr>
              <w:rPr>
                <w:rFonts w:ascii="Times New Roman" w:eastAsia="Times New Roman" w:hAnsi="Times New Roman" w:cs="Times New Roman"/>
                <w:sz w:val="20"/>
                <w:szCs w:val="20"/>
              </w:rPr>
            </w:pPr>
          </w:p>
        </w:tc>
        <w:tc>
          <w:tcPr>
            <w:tcW w:w="1800" w:type="dxa"/>
            <w:tcBorders>
              <w:top w:val="single" w:sz="4" w:space="0" w:color="auto"/>
              <w:bottom w:val="single" w:sz="4" w:space="0" w:color="auto"/>
            </w:tcBorders>
            <w:hideMark/>
          </w:tcPr>
          <w:p w14:paraId="09837077" w14:textId="77777777" w:rsidR="00605D8F" w:rsidRPr="008A0086" w:rsidRDefault="00605D8F" w:rsidP="00447533">
            <w:pPr>
              <w:rPr>
                <w:rFonts w:ascii="Times New Roman" w:eastAsia="Times New Roman" w:hAnsi="Times New Roman" w:cs="Times New Roman"/>
                <w:sz w:val="20"/>
                <w:szCs w:val="20"/>
              </w:rPr>
            </w:pPr>
          </w:p>
        </w:tc>
      </w:tr>
      <w:tr w:rsidR="00605D8F" w:rsidRPr="008A0086" w14:paraId="67E230CA" w14:textId="77777777" w:rsidTr="00447533">
        <w:trPr>
          <w:trHeight w:val="1260"/>
        </w:trPr>
        <w:tc>
          <w:tcPr>
            <w:tcW w:w="1543" w:type="dxa"/>
            <w:tcBorders>
              <w:top w:val="single" w:sz="4" w:space="0" w:color="auto"/>
            </w:tcBorders>
            <w:hideMark/>
          </w:tcPr>
          <w:p w14:paraId="11EA4B8E"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Time in years to first job</w:t>
            </w:r>
          </w:p>
        </w:tc>
        <w:tc>
          <w:tcPr>
            <w:tcW w:w="2067" w:type="dxa"/>
            <w:tcBorders>
              <w:top w:val="single" w:sz="4" w:space="0" w:color="auto"/>
            </w:tcBorders>
            <w:hideMark/>
          </w:tcPr>
          <w:p w14:paraId="646140B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Range from 0-5 years; </w:t>
            </w:r>
            <w:r w:rsidRPr="008A0086">
              <w:rPr>
                <w:rFonts w:ascii="Times New Roman" w:eastAsia="Times New Roman" w:hAnsi="Times New Roman" w:cs="Times New Roman"/>
                <w:color w:val="000000"/>
                <w:sz w:val="24"/>
                <w:szCs w:val="24"/>
              </w:rPr>
              <w:br/>
              <w:t xml:space="preserve">May make a binary indicator: Did R get a job in the first year or not? </w:t>
            </w:r>
          </w:p>
        </w:tc>
        <w:tc>
          <w:tcPr>
            <w:tcW w:w="1530" w:type="dxa"/>
            <w:tcBorders>
              <w:top w:val="single" w:sz="4" w:space="0" w:color="auto"/>
            </w:tcBorders>
            <w:hideMark/>
          </w:tcPr>
          <w:p w14:paraId="01FD1DF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ORR Annual Reports to Congress; Population, Refugee, and Migration Annual Reports; Ager and Strang 2008</w:t>
            </w:r>
          </w:p>
        </w:tc>
        <w:tc>
          <w:tcPr>
            <w:tcW w:w="2160" w:type="dxa"/>
            <w:tcBorders>
              <w:top w:val="single" w:sz="4" w:space="0" w:color="auto"/>
            </w:tcBorders>
            <w:hideMark/>
          </w:tcPr>
          <w:p w14:paraId="6673C3B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Q1j: What month and year did (INSERT NAME) enter the U.S. to stay?</w:t>
            </w:r>
          </w:p>
          <w:p w14:paraId="0227BFF7"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br/>
              <w:t>Q18d: When did (INSERT NAME) get his/her first job in the U.S.</w:t>
            </w:r>
          </w:p>
        </w:tc>
        <w:tc>
          <w:tcPr>
            <w:tcW w:w="1800" w:type="dxa"/>
            <w:tcBorders>
              <w:top w:val="single" w:sz="4" w:space="0" w:color="auto"/>
            </w:tcBorders>
            <w:hideMark/>
          </w:tcPr>
          <w:p w14:paraId="49FC1C9B"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0718D8C7" w14:textId="77777777" w:rsidTr="00447533">
        <w:trPr>
          <w:trHeight w:val="2205"/>
        </w:trPr>
        <w:tc>
          <w:tcPr>
            <w:tcW w:w="1543" w:type="dxa"/>
            <w:hideMark/>
          </w:tcPr>
          <w:p w14:paraId="6B7694F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Self-sufficiency (UI_SOI)</w:t>
            </w:r>
          </w:p>
        </w:tc>
        <w:tc>
          <w:tcPr>
            <w:tcW w:w="2067" w:type="dxa"/>
            <w:hideMark/>
          </w:tcPr>
          <w:p w14:paraId="3F3EA56C"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This is a 3-category variable: </w:t>
            </w:r>
            <w:r w:rsidRPr="008A0086">
              <w:rPr>
                <w:rFonts w:ascii="Times New Roman" w:eastAsia="Times New Roman" w:hAnsi="Times New Roman" w:cs="Times New Roman"/>
                <w:color w:val="000000"/>
                <w:sz w:val="24"/>
                <w:szCs w:val="24"/>
              </w:rPr>
              <w:br/>
            </w:r>
            <w:proofErr w:type="gramStart"/>
            <w:r w:rsidRPr="008A0086">
              <w:rPr>
                <w:rFonts w:ascii="Times New Roman" w:eastAsia="Times New Roman" w:hAnsi="Times New Roman" w:cs="Times New Roman"/>
                <w:color w:val="000000"/>
                <w:sz w:val="24"/>
                <w:szCs w:val="24"/>
              </w:rPr>
              <w:t xml:space="preserve">   (</w:t>
            </w:r>
            <w:proofErr w:type="gramEnd"/>
            <w:r w:rsidRPr="008A0086">
              <w:rPr>
                <w:rFonts w:ascii="Times New Roman" w:eastAsia="Times New Roman" w:hAnsi="Times New Roman" w:cs="Times New Roman"/>
                <w:color w:val="000000"/>
                <w:sz w:val="24"/>
                <w:szCs w:val="24"/>
              </w:rPr>
              <w:t xml:space="preserve">1) Self-sufficient </w:t>
            </w:r>
            <w:r w:rsidRPr="008A0086">
              <w:rPr>
                <w:rFonts w:ascii="Times New Roman" w:eastAsia="Times New Roman" w:hAnsi="Times New Roman" w:cs="Times New Roman"/>
                <w:color w:val="000000"/>
                <w:sz w:val="24"/>
                <w:szCs w:val="24"/>
              </w:rPr>
              <w:br/>
              <w:t xml:space="preserve">   (2) Mixed </w:t>
            </w:r>
            <w:r w:rsidRPr="008A0086">
              <w:rPr>
                <w:rFonts w:ascii="Times New Roman" w:eastAsia="Times New Roman" w:hAnsi="Times New Roman" w:cs="Times New Roman"/>
                <w:color w:val="000000"/>
                <w:sz w:val="24"/>
                <w:szCs w:val="24"/>
              </w:rPr>
              <w:br/>
              <w:t xml:space="preserve">   (3) Dependent. </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Typically thought of as a binary indicator: Is R sufficient or not?</w:t>
            </w:r>
          </w:p>
        </w:tc>
        <w:tc>
          <w:tcPr>
            <w:tcW w:w="1530" w:type="dxa"/>
            <w:hideMark/>
          </w:tcPr>
          <w:p w14:paraId="615CEF48"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 Capps et al. 2012; Evans and Fitzgerald 2017; Nam et al. 2021</w:t>
            </w:r>
          </w:p>
        </w:tc>
        <w:tc>
          <w:tcPr>
            <w:tcW w:w="2160" w:type="dxa"/>
            <w:hideMark/>
          </w:tcPr>
          <w:p w14:paraId="45548F32"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(1) Refugees are counted as self-sufficient if they reported earning at least $800 a year, and answered that they did not use any public assistance programs asked: Food Stamps, Social Security, TANF, Medicaid, Refugee Cash Assistance, Refugee Medical Assistance or Public Housing.</w:t>
            </w:r>
          </w:p>
        </w:tc>
        <w:tc>
          <w:tcPr>
            <w:tcW w:w="1800" w:type="dxa"/>
            <w:hideMark/>
          </w:tcPr>
          <w:p w14:paraId="58065C89"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496DB37E" w14:textId="77777777" w:rsidTr="00447533">
        <w:trPr>
          <w:trHeight w:val="2205"/>
        </w:trPr>
        <w:tc>
          <w:tcPr>
            <w:tcW w:w="1543" w:type="dxa"/>
            <w:hideMark/>
          </w:tcPr>
          <w:p w14:paraId="5F40F813"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lastRenderedPageBreak/>
              <w:t>Number of public assistance programs used</w:t>
            </w:r>
          </w:p>
        </w:tc>
        <w:tc>
          <w:tcPr>
            <w:tcW w:w="2067" w:type="dxa"/>
            <w:hideMark/>
          </w:tcPr>
          <w:p w14:paraId="5A79CA11"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Ranges from 0-7</w:t>
            </w:r>
          </w:p>
        </w:tc>
        <w:tc>
          <w:tcPr>
            <w:tcW w:w="1530" w:type="dxa"/>
            <w:hideMark/>
          </w:tcPr>
          <w:p w14:paraId="0D49CDD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 Capps et al. 2012; Evans and Fitzgerald 2017; Nam et al. 2021</w:t>
            </w:r>
          </w:p>
        </w:tc>
        <w:tc>
          <w:tcPr>
            <w:tcW w:w="2160" w:type="dxa"/>
            <w:hideMark/>
          </w:tcPr>
          <w:p w14:paraId="636B4909"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How Many public assistance programs does the Refugee household utilize?</w:t>
            </w:r>
          </w:p>
        </w:tc>
        <w:tc>
          <w:tcPr>
            <w:tcW w:w="1800" w:type="dxa"/>
            <w:hideMark/>
          </w:tcPr>
          <w:p w14:paraId="25DDCF7D"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660BABB5" w14:textId="77777777" w:rsidTr="00447533">
        <w:trPr>
          <w:trHeight w:val="630"/>
        </w:trPr>
        <w:tc>
          <w:tcPr>
            <w:tcW w:w="1543" w:type="dxa"/>
            <w:hideMark/>
          </w:tcPr>
          <w:p w14:paraId="108BD4C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Natural log of last week's working hours (Q6a)</w:t>
            </w:r>
          </w:p>
        </w:tc>
        <w:tc>
          <w:tcPr>
            <w:tcW w:w="2067" w:type="dxa"/>
            <w:hideMark/>
          </w:tcPr>
          <w:p w14:paraId="5F6D7369"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Ranges from 0-96 and then I take the natural log of this number. </w:t>
            </w:r>
          </w:p>
        </w:tc>
        <w:tc>
          <w:tcPr>
            <w:tcW w:w="1530" w:type="dxa"/>
            <w:hideMark/>
          </w:tcPr>
          <w:p w14:paraId="04F15CB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Tran and Laura-Garcia 2020; Ager and Strang 2008</w:t>
            </w:r>
          </w:p>
        </w:tc>
        <w:tc>
          <w:tcPr>
            <w:tcW w:w="2160" w:type="dxa"/>
            <w:hideMark/>
          </w:tcPr>
          <w:p w14:paraId="3A7D81B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How many hours did this person work at his/her primary job last week?</w:t>
            </w:r>
          </w:p>
        </w:tc>
        <w:tc>
          <w:tcPr>
            <w:tcW w:w="1800" w:type="dxa"/>
            <w:hideMark/>
          </w:tcPr>
          <w:p w14:paraId="7BE6F32B"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2F9329E6" w14:textId="77777777" w:rsidTr="00447533">
        <w:trPr>
          <w:trHeight w:val="315"/>
        </w:trPr>
        <w:tc>
          <w:tcPr>
            <w:tcW w:w="1543" w:type="dxa"/>
            <w:tcBorders>
              <w:bottom w:val="single" w:sz="4" w:space="0" w:color="auto"/>
            </w:tcBorders>
            <w:hideMark/>
          </w:tcPr>
          <w:p w14:paraId="68C73EF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2067" w:type="dxa"/>
            <w:tcBorders>
              <w:bottom w:val="single" w:sz="4" w:space="0" w:color="auto"/>
            </w:tcBorders>
            <w:hideMark/>
          </w:tcPr>
          <w:p w14:paraId="3EC70EA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1530" w:type="dxa"/>
            <w:tcBorders>
              <w:bottom w:val="single" w:sz="4" w:space="0" w:color="auto"/>
            </w:tcBorders>
            <w:hideMark/>
          </w:tcPr>
          <w:p w14:paraId="758ADC3C"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2160" w:type="dxa"/>
            <w:tcBorders>
              <w:bottom w:val="single" w:sz="4" w:space="0" w:color="auto"/>
            </w:tcBorders>
            <w:hideMark/>
          </w:tcPr>
          <w:p w14:paraId="6B2FDE62"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1800" w:type="dxa"/>
            <w:tcBorders>
              <w:bottom w:val="single" w:sz="4" w:space="0" w:color="auto"/>
            </w:tcBorders>
            <w:hideMark/>
          </w:tcPr>
          <w:p w14:paraId="267347B8"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r>
      <w:tr w:rsidR="00605D8F" w:rsidRPr="008A0086" w14:paraId="5972A2EB" w14:textId="77777777" w:rsidTr="00447533">
        <w:trPr>
          <w:trHeight w:val="315"/>
        </w:trPr>
        <w:tc>
          <w:tcPr>
            <w:tcW w:w="1543" w:type="dxa"/>
            <w:tcBorders>
              <w:top w:val="single" w:sz="4" w:space="0" w:color="auto"/>
              <w:bottom w:val="single" w:sz="4" w:space="0" w:color="auto"/>
            </w:tcBorders>
            <w:hideMark/>
          </w:tcPr>
          <w:p w14:paraId="3BBB1E0B" w14:textId="77777777" w:rsidR="00605D8F" w:rsidRPr="008A0086" w:rsidRDefault="00605D8F" w:rsidP="00447533">
            <w:pPr>
              <w:rPr>
                <w:rFonts w:ascii="Times New Roman" w:eastAsia="Times New Roman" w:hAnsi="Times New Roman" w:cs="Times New Roman"/>
                <w:b/>
                <w:bCs/>
                <w:i/>
                <w:iCs/>
                <w:color w:val="000000"/>
                <w:sz w:val="24"/>
                <w:szCs w:val="24"/>
              </w:rPr>
            </w:pPr>
            <w:r w:rsidRPr="008A0086">
              <w:rPr>
                <w:rFonts w:ascii="Times New Roman" w:eastAsia="Times New Roman" w:hAnsi="Times New Roman" w:cs="Times New Roman"/>
                <w:b/>
                <w:bCs/>
                <w:i/>
                <w:iCs/>
                <w:color w:val="000000"/>
                <w:sz w:val="24"/>
                <w:szCs w:val="24"/>
              </w:rPr>
              <w:t>Key independent variable</w:t>
            </w:r>
            <w:r>
              <w:rPr>
                <w:rFonts w:ascii="Times New Roman" w:eastAsia="Times New Roman" w:hAnsi="Times New Roman" w:cs="Times New Roman"/>
                <w:b/>
                <w:bCs/>
                <w:i/>
                <w:iCs/>
                <w:color w:val="000000"/>
                <w:sz w:val="24"/>
                <w:szCs w:val="24"/>
              </w:rPr>
              <w:t>s</w:t>
            </w:r>
          </w:p>
        </w:tc>
        <w:tc>
          <w:tcPr>
            <w:tcW w:w="2067" w:type="dxa"/>
            <w:tcBorders>
              <w:top w:val="single" w:sz="4" w:space="0" w:color="auto"/>
              <w:bottom w:val="single" w:sz="4" w:space="0" w:color="auto"/>
            </w:tcBorders>
            <w:hideMark/>
          </w:tcPr>
          <w:p w14:paraId="147C5C66"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1530" w:type="dxa"/>
            <w:tcBorders>
              <w:top w:val="single" w:sz="4" w:space="0" w:color="auto"/>
              <w:bottom w:val="single" w:sz="4" w:space="0" w:color="auto"/>
            </w:tcBorders>
            <w:hideMark/>
          </w:tcPr>
          <w:p w14:paraId="01F164B7"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2160" w:type="dxa"/>
            <w:tcBorders>
              <w:top w:val="single" w:sz="4" w:space="0" w:color="auto"/>
              <w:bottom w:val="single" w:sz="4" w:space="0" w:color="auto"/>
            </w:tcBorders>
            <w:hideMark/>
          </w:tcPr>
          <w:p w14:paraId="24B161A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1800" w:type="dxa"/>
            <w:tcBorders>
              <w:top w:val="single" w:sz="4" w:space="0" w:color="auto"/>
              <w:bottom w:val="single" w:sz="4" w:space="0" w:color="auto"/>
            </w:tcBorders>
            <w:hideMark/>
          </w:tcPr>
          <w:p w14:paraId="43FCEF3C"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r>
      <w:tr w:rsidR="00605D8F" w:rsidRPr="008A0086" w14:paraId="17FFD242" w14:textId="77777777" w:rsidTr="00447533">
        <w:trPr>
          <w:trHeight w:val="315"/>
        </w:trPr>
        <w:tc>
          <w:tcPr>
            <w:tcW w:w="1543" w:type="dxa"/>
            <w:tcBorders>
              <w:top w:val="single" w:sz="4" w:space="0" w:color="auto"/>
            </w:tcBorders>
            <w:hideMark/>
          </w:tcPr>
          <w:p w14:paraId="1DE0EE36"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xml:space="preserve"> Pre-migration Human Capital</w:t>
            </w:r>
          </w:p>
        </w:tc>
        <w:tc>
          <w:tcPr>
            <w:tcW w:w="2067" w:type="dxa"/>
            <w:tcBorders>
              <w:top w:val="single" w:sz="4" w:space="0" w:color="auto"/>
            </w:tcBorders>
            <w:hideMark/>
          </w:tcPr>
          <w:p w14:paraId="591F431D"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1530" w:type="dxa"/>
            <w:tcBorders>
              <w:top w:val="single" w:sz="4" w:space="0" w:color="auto"/>
            </w:tcBorders>
            <w:hideMark/>
          </w:tcPr>
          <w:p w14:paraId="1F5EA3E7"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2160" w:type="dxa"/>
            <w:tcBorders>
              <w:top w:val="single" w:sz="4" w:space="0" w:color="auto"/>
            </w:tcBorders>
            <w:hideMark/>
          </w:tcPr>
          <w:p w14:paraId="0CC28BC5"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1800" w:type="dxa"/>
            <w:tcBorders>
              <w:top w:val="single" w:sz="4" w:space="0" w:color="auto"/>
            </w:tcBorders>
            <w:hideMark/>
          </w:tcPr>
          <w:p w14:paraId="1E78B68C"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r>
      <w:tr w:rsidR="00605D8F" w:rsidRPr="008A0086" w14:paraId="05E928ED" w14:textId="77777777" w:rsidTr="00447533">
        <w:trPr>
          <w:trHeight w:val="1890"/>
        </w:trPr>
        <w:tc>
          <w:tcPr>
            <w:tcW w:w="1543" w:type="dxa"/>
            <w:hideMark/>
          </w:tcPr>
          <w:p w14:paraId="4C31E6B2"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Years of Education (Qn2)</w:t>
            </w:r>
          </w:p>
        </w:tc>
        <w:tc>
          <w:tcPr>
            <w:tcW w:w="2067" w:type="dxa"/>
            <w:hideMark/>
          </w:tcPr>
          <w:p w14:paraId="316C27C3"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Range from 0-20. 20 is used when x&gt;=20 years.  </w:t>
            </w:r>
          </w:p>
        </w:tc>
        <w:tc>
          <w:tcPr>
            <w:tcW w:w="1530" w:type="dxa"/>
            <w:hideMark/>
          </w:tcPr>
          <w:p w14:paraId="1D3E294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Tran and Laura-Garcia 2020. </w:t>
            </w:r>
          </w:p>
        </w:tc>
        <w:tc>
          <w:tcPr>
            <w:tcW w:w="2160" w:type="dxa"/>
            <w:hideMark/>
          </w:tcPr>
          <w:p w14:paraId="74C3310E"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How many years of schooling did this person complete before coming to the U.S.?</w:t>
            </w:r>
          </w:p>
        </w:tc>
        <w:tc>
          <w:tcPr>
            <w:tcW w:w="1800" w:type="dxa"/>
            <w:hideMark/>
          </w:tcPr>
          <w:p w14:paraId="7F3DEE3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Hypothesis A) Pre-/post- migration Human capital should each predict economic integration outcomes.</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xml:space="preserve">) this is a </w:t>
            </w:r>
            <w:r>
              <w:rPr>
                <w:rFonts w:ascii="Times New Roman" w:eastAsia="Times New Roman" w:hAnsi="Times New Roman" w:cs="Times New Roman"/>
                <w:color w:val="000000"/>
                <w:sz w:val="24"/>
                <w:szCs w:val="24"/>
              </w:rPr>
              <w:t>human capital</w:t>
            </w:r>
            <w:r w:rsidRPr="008A0086">
              <w:rPr>
                <w:rFonts w:ascii="Times New Roman" w:eastAsia="Times New Roman" w:hAnsi="Times New Roman" w:cs="Times New Roman"/>
                <w:color w:val="000000"/>
                <w:sz w:val="24"/>
                <w:szCs w:val="24"/>
              </w:rPr>
              <w:t xml:space="preserve"> variable</w:t>
            </w:r>
          </w:p>
        </w:tc>
      </w:tr>
      <w:tr w:rsidR="00605D8F" w:rsidRPr="008A0086" w14:paraId="580FFE38" w14:textId="77777777" w:rsidTr="00447533">
        <w:trPr>
          <w:trHeight w:val="3135"/>
        </w:trPr>
        <w:tc>
          <w:tcPr>
            <w:tcW w:w="1543" w:type="dxa"/>
            <w:hideMark/>
          </w:tcPr>
          <w:p w14:paraId="5CD3B75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Contextual educational achievement (Created from Qn2)</w:t>
            </w:r>
          </w:p>
        </w:tc>
        <w:tc>
          <w:tcPr>
            <w:tcW w:w="2067" w:type="dxa"/>
            <w:hideMark/>
          </w:tcPr>
          <w:p w14:paraId="412D0A4D" w14:textId="77777777" w:rsidR="00605D8F" w:rsidRDefault="00605D8F" w:rsidP="0044753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Raw deviation from UN average data.</w:t>
            </w:r>
            <w:r w:rsidRPr="008A0086">
              <w:rPr>
                <w:rFonts w:ascii="Times New Roman" w:eastAsia="Times New Roman" w:hAnsi="Times New Roman" w:cs="Times New Roman"/>
                <w:color w:val="000000"/>
                <w:sz w:val="24"/>
                <w:szCs w:val="24"/>
              </w:rPr>
              <w:t xml:space="preserve"> Created from Qn2 (row 11)</w:t>
            </w:r>
            <w:r>
              <w:rPr>
                <w:rFonts w:ascii="Times New Roman" w:eastAsia="Times New Roman" w:hAnsi="Times New Roman" w:cs="Times New Roman"/>
                <w:color w:val="000000"/>
                <w:sz w:val="24"/>
                <w:szCs w:val="24"/>
              </w:rPr>
              <w:t xml:space="preserve">. </w:t>
            </w:r>
          </w:p>
          <w:p w14:paraId="77F0FE51" w14:textId="77777777" w:rsidR="00605D8F" w:rsidRDefault="00605D8F" w:rsidP="00447533">
            <w:pPr>
              <w:rPr>
                <w:rFonts w:ascii="Times New Roman" w:eastAsia="Times New Roman" w:hAnsi="Times New Roman" w:cs="Times New Roman"/>
                <w:color w:val="000000"/>
                <w:sz w:val="24"/>
                <w:szCs w:val="24"/>
              </w:rPr>
            </w:pPr>
          </w:p>
          <w:p w14:paraId="73595B2A" w14:textId="77777777" w:rsidR="00605D8F" w:rsidRPr="008A0086" w:rsidRDefault="00605D8F" w:rsidP="0044753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Ended not being included because of a strong correlation with education. (r=.88)</w:t>
            </w:r>
          </w:p>
        </w:tc>
        <w:tc>
          <w:tcPr>
            <w:tcW w:w="1530" w:type="dxa"/>
            <w:noWrap/>
            <w:hideMark/>
          </w:tcPr>
          <w:p w14:paraId="460B504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(Feliciano and </w:t>
            </w:r>
            <w:proofErr w:type="spellStart"/>
            <w:r w:rsidRPr="008A0086">
              <w:rPr>
                <w:rFonts w:ascii="Times New Roman" w:eastAsia="Times New Roman" w:hAnsi="Times New Roman" w:cs="Times New Roman"/>
                <w:color w:val="000000"/>
                <w:sz w:val="24"/>
                <w:szCs w:val="24"/>
              </w:rPr>
              <w:t>Lanuza</w:t>
            </w:r>
            <w:proofErr w:type="spellEnd"/>
            <w:r w:rsidRPr="008A0086">
              <w:rPr>
                <w:rFonts w:ascii="Times New Roman" w:eastAsia="Times New Roman" w:hAnsi="Times New Roman" w:cs="Times New Roman"/>
                <w:color w:val="000000"/>
                <w:sz w:val="24"/>
                <w:szCs w:val="24"/>
              </w:rPr>
              <w:t xml:space="preserve"> 2017)</w:t>
            </w:r>
          </w:p>
        </w:tc>
        <w:tc>
          <w:tcPr>
            <w:tcW w:w="2160" w:type="dxa"/>
            <w:hideMark/>
          </w:tcPr>
          <w:p w14:paraId="3B13443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Not asked</w:t>
            </w:r>
          </w:p>
        </w:tc>
        <w:tc>
          <w:tcPr>
            <w:tcW w:w="1800" w:type="dxa"/>
            <w:hideMark/>
          </w:tcPr>
          <w:p w14:paraId="6D2C5043"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Hypothesis B) Those with high contextual attainment should integrate better than those who do not. </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 xml:space="preserve">For Hypothesis </w:t>
            </w:r>
            <w:r>
              <w:rPr>
                <w:rFonts w:ascii="Times New Roman" w:eastAsia="Times New Roman" w:hAnsi="Times New Roman" w:cs="Times New Roman"/>
                <w:color w:val="000000"/>
                <w:sz w:val="24"/>
                <w:szCs w:val="24"/>
              </w:rPr>
              <w:lastRenderedPageBreak/>
              <w:t>C</w:t>
            </w:r>
            <w:r w:rsidRPr="008A0086">
              <w:rPr>
                <w:rFonts w:ascii="Times New Roman" w:eastAsia="Times New Roman" w:hAnsi="Times New Roman" w:cs="Times New Roman"/>
                <w:color w:val="000000"/>
                <w:sz w:val="24"/>
                <w:szCs w:val="24"/>
              </w:rPr>
              <w:t xml:space="preserve">) this is a </w:t>
            </w:r>
            <w:r>
              <w:rPr>
                <w:rFonts w:ascii="Times New Roman" w:eastAsia="Times New Roman" w:hAnsi="Times New Roman" w:cs="Times New Roman"/>
                <w:color w:val="000000"/>
                <w:sz w:val="24"/>
                <w:szCs w:val="24"/>
              </w:rPr>
              <w:t>human capital</w:t>
            </w:r>
            <w:r w:rsidRPr="008A0086">
              <w:rPr>
                <w:rFonts w:ascii="Times New Roman" w:eastAsia="Times New Roman" w:hAnsi="Times New Roman" w:cs="Times New Roman"/>
                <w:color w:val="000000"/>
                <w:sz w:val="24"/>
                <w:szCs w:val="24"/>
              </w:rPr>
              <w:t xml:space="preserve"> variable</w:t>
            </w:r>
          </w:p>
        </w:tc>
      </w:tr>
      <w:tr w:rsidR="00605D8F" w:rsidRPr="008A0086" w14:paraId="74F01857" w14:textId="77777777" w:rsidTr="00447533">
        <w:trPr>
          <w:trHeight w:val="1575"/>
        </w:trPr>
        <w:tc>
          <w:tcPr>
            <w:tcW w:w="1543" w:type="dxa"/>
            <w:hideMark/>
          </w:tcPr>
          <w:p w14:paraId="7898892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lastRenderedPageBreak/>
              <w:t>English Proficiency at arrival (qn4a)</w:t>
            </w:r>
          </w:p>
        </w:tc>
        <w:tc>
          <w:tcPr>
            <w:tcW w:w="2067" w:type="dxa"/>
            <w:hideMark/>
          </w:tcPr>
          <w:p w14:paraId="0ED18837"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This is a 4 option Likert that goes from 1-Verywell to 4-Not at all</w:t>
            </w:r>
          </w:p>
        </w:tc>
        <w:tc>
          <w:tcPr>
            <w:tcW w:w="1530" w:type="dxa"/>
            <w:hideMark/>
          </w:tcPr>
          <w:p w14:paraId="1763559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(Salvo and Williams 2017)</w:t>
            </w:r>
          </w:p>
        </w:tc>
        <w:tc>
          <w:tcPr>
            <w:tcW w:w="2160" w:type="dxa"/>
            <w:hideMark/>
          </w:tcPr>
          <w:p w14:paraId="58D635E6"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At the time of arrival in the U.S., how well did this person speak English?</w:t>
            </w:r>
          </w:p>
        </w:tc>
        <w:tc>
          <w:tcPr>
            <w:tcW w:w="1800" w:type="dxa"/>
            <w:hideMark/>
          </w:tcPr>
          <w:p w14:paraId="2CDEA86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Hypothesis A-- More human capital should predict better integration outcomes.</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xml:space="preserve">) this is a </w:t>
            </w:r>
            <w:r>
              <w:rPr>
                <w:rFonts w:ascii="Times New Roman" w:eastAsia="Times New Roman" w:hAnsi="Times New Roman" w:cs="Times New Roman"/>
                <w:color w:val="000000"/>
                <w:sz w:val="24"/>
                <w:szCs w:val="24"/>
              </w:rPr>
              <w:t>human capital</w:t>
            </w:r>
            <w:r w:rsidRPr="008A0086">
              <w:rPr>
                <w:rFonts w:ascii="Times New Roman" w:eastAsia="Times New Roman" w:hAnsi="Times New Roman" w:cs="Times New Roman"/>
                <w:color w:val="000000"/>
                <w:sz w:val="24"/>
                <w:szCs w:val="24"/>
              </w:rPr>
              <w:t xml:space="preserve"> variable</w:t>
            </w:r>
          </w:p>
        </w:tc>
      </w:tr>
      <w:tr w:rsidR="00605D8F" w:rsidRPr="008A0086" w14:paraId="5180C974" w14:textId="77777777" w:rsidTr="00447533">
        <w:trPr>
          <w:trHeight w:val="315"/>
        </w:trPr>
        <w:tc>
          <w:tcPr>
            <w:tcW w:w="1543" w:type="dxa"/>
            <w:tcBorders>
              <w:bottom w:val="single" w:sz="4" w:space="0" w:color="auto"/>
            </w:tcBorders>
            <w:hideMark/>
          </w:tcPr>
          <w:p w14:paraId="39E2AB08" w14:textId="77777777" w:rsidR="00605D8F" w:rsidRPr="008A0086" w:rsidRDefault="00605D8F" w:rsidP="00447533">
            <w:pPr>
              <w:rPr>
                <w:rFonts w:ascii="Times New Roman" w:eastAsia="Times New Roman" w:hAnsi="Times New Roman" w:cs="Times New Roman"/>
                <w:color w:val="000000"/>
                <w:sz w:val="24"/>
                <w:szCs w:val="24"/>
              </w:rPr>
            </w:pPr>
          </w:p>
        </w:tc>
        <w:tc>
          <w:tcPr>
            <w:tcW w:w="2067" w:type="dxa"/>
            <w:tcBorders>
              <w:bottom w:val="single" w:sz="4" w:space="0" w:color="auto"/>
            </w:tcBorders>
            <w:hideMark/>
          </w:tcPr>
          <w:p w14:paraId="47C81B43" w14:textId="77777777" w:rsidR="00605D8F" w:rsidRPr="008A0086" w:rsidRDefault="00605D8F" w:rsidP="00447533">
            <w:pPr>
              <w:rPr>
                <w:rFonts w:ascii="Times New Roman" w:eastAsia="Times New Roman" w:hAnsi="Times New Roman" w:cs="Times New Roman"/>
                <w:sz w:val="20"/>
                <w:szCs w:val="20"/>
              </w:rPr>
            </w:pPr>
          </w:p>
        </w:tc>
        <w:tc>
          <w:tcPr>
            <w:tcW w:w="1530" w:type="dxa"/>
            <w:tcBorders>
              <w:bottom w:val="single" w:sz="4" w:space="0" w:color="auto"/>
            </w:tcBorders>
            <w:hideMark/>
          </w:tcPr>
          <w:p w14:paraId="62CAAC82" w14:textId="77777777" w:rsidR="00605D8F" w:rsidRPr="008A0086" w:rsidRDefault="00605D8F" w:rsidP="00447533">
            <w:pPr>
              <w:rPr>
                <w:rFonts w:ascii="Times New Roman" w:eastAsia="Times New Roman" w:hAnsi="Times New Roman" w:cs="Times New Roman"/>
                <w:sz w:val="20"/>
                <w:szCs w:val="20"/>
              </w:rPr>
            </w:pPr>
          </w:p>
        </w:tc>
        <w:tc>
          <w:tcPr>
            <w:tcW w:w="2160" w:type="dxa"/>
            <w:tcBorders>
              <w:bottom w:val="single" w:sz="4" w:space="0" w:color="auto"/>
            </w:tcBorders>
            <w:hideMark/>
          </w:tcPr>
          <w:p w14:paraId="1448E8E5" w14:textId="77777777" w:rsidR="00605D8F" w:rsidRPr="008A0086" w:rsidRDefault="00605D8F" w:rsidP="00447533">
            <w:pPr>
              <w:rPr>
                <w:rFonts w:ascii="Times New Roman" w:eastAsia="Times New Roman" w:hAnsi="Times New Roman" w:cs="Times New Roman"/>
                <w:sz w:val="20"/>
                <w:szCs w:val="20"/>
              </w:rPr>
            </w:pPr>
          </w:p>
        </w:tc>
        <w:tc>
          <w:tcPr>
            <w:tcW w:w="1800" w:type="dxa"/>
            <w:tcBorders>
              <w:bottom w:val="single" w:sz="4" w:space="0" w:color="auto"/>
            </w:tcBorders>
            <w:hideMark/>
          </w:tcPr>
          <w:p w14:paraId="4C1B61B9" w14:textId="77777777" w:rsidR="00605D8F" w:rsidRPr="008A0086" w:rsidRDefault="00605D8F" w:rsidP="00447533">
            <w:pPr>
              <w:rPr>
                <w:rFonts w:ascii="Times New Roman" w:eastAsia="Times New Roman" w:hAnsi="Times New Roman" w:cs="Times New Roman"/>
                <w:sz w:val="20"/>
                <w:szCs w:val="20"/>
              </w:rPr>
            </w:pPr>
          </w:p>
        </w:tc>
      </w:tr>
      <w:tr w:rsidR="00605D8F" w:rsidRPr="008A0086" w14:paraId="218DEBB3" w14:textId="77777777" w:rsidTr="00447533">
        <w:trPr>
          <w:trHeight w:val="315"/>
        </w:trPr>
        <w:tc>
          <w:tcPr>
            <w:tcW w:w="1543" w:type="dxa"/>
            <w:tcBorders>
              <w:top w:val="single" w:sz="4" w:space="0" w:color="auto"/>
              <w:bottom w:val="single" w:sz="4" w:space="0" w:color="auto"/>
            </w:tcBorders>
            <w:hideMark/>
          </w:tcPr>
          <w:p w14:paraId="54BD3969" w14:textId="77777777" w:rsidR="00605D8F" w:rsidRPr="008A0086" w:rsidRDefault="00605D8F" w:rsidP="00447533">
            <w:pPr>
              <w:rPr>
                <w:rFonts w:ascii="Times New Roman" w:eastAsia="Times New Roman" w:hAnsi="Times New Roman" w:cs="Times New Roman"/>
                <w:b/>
                <w:bCs/>
                <w:i/>
                <w:iCs/>
                <w:color w:val="000000"/>
                <w:sz w:val="24"/>
                <w:szCs w:val="24"/>
              </w:rPr>
            </w:pPr>
            <w:r w:rsidRPr="008A0086">
              <w:rPr>
                <w:rFonts w:ascii="Times New Roman" w:eastAsia="Times New Roman" w:hAnsi="Times New Roman" w:cs="Times New Roman"/>
                <w:b/>
                <w:bCs/>
                <w:i/>
                <w:iCs/>
                <w:color w:val="000000"/>
                <w:sz w:val="24"/>
                <w:szCs w:val="24"/>
              </w:rPr>
              <w:t>Pre and Post Contextual Effects</w:t>
            </w:r>
          </w:p>
        </w:tc>
        <w:tc>
          <w:tcPr>
            <w:tcW w:w="2067" w:type="dxa"/>
            <w:tcBorders>
              <w:top w:val="single" w:sz="4" w:space="0" w:color="auto"/>
              <w:bottom w:val="single" w:sz="4" w:space="0" w:color="auto"/>
            </w:tcBorders>
            <w:hideMark/>
          </w:tcPr>
          <w:p w14:paraId="7A505BE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1530" w:type="dxa"/>
            <w:tcBorders>
              <w:top w:val="single" w:sz="4" w:space="0" w:color="auto"/>
              <w:bottom w:val="single" w:sz="4" w:space="0" w:color="auto"/>
            </w:tcBorders>
            <w:hideMark/>
          </w:tcPr>
          <w:p w14:paraId="77E319F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2160" w:type="dxa"/>
            <w:tcBorders>
              <w:top w:val="single" w:sz="4" w:space="0" w:color="auto"/>
              <w:bottom w:val="single" w:sz="4" w:space="0" w:color="auto"/>
            </w:tcBorders>
            <w:hideMark/>
          </w:tcPr>
          <w:p w14:paraId="5E68F406"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c>
          <w:tcPr>
            <w:tcW w:w="1800" w:type="dxa"/>
            <w:tcBorders>
              <w:top w:val="single" w:sz="4" w:space="0" w:color="auto"/>
              <w:bottom w:val="single" w:sz="4" w:space="0" w:color="auto"/>
            </w:tcBorders>
            <w:hideMark/>
          </w:tcPr>
          <w:p w14:paraId="7B66606B"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w:t>
            </w:r>
          </w:p>
        </w:tc>
      </w:tr>
      <w:tr w:rsidR="00605D8F" w:rsidRPr="008A0086" w14:paraId="5F900652" w14:textId="77777777" w:rsidTr="00447533">
        <w:trPr>
          <w:trHeight w:val="1260"/>
        </w:trPr>
        <w:tc>
          <w:tcPr>
            <w:tcW w:w="1543" w:type="dxa"/>
            <w:tcBorders>
              <w:top w:val="single" w:sz="4" w:space="0" w:color="auto"/>
            </w:tcBorders>
            <w:hideMark/>
          </w:tcPr>
          <w:p w14:paraId="5C97EB32"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Region of resettlement Q1k</w:t>
            </w:r>
          </w:p>
        </w:tc>
        <w:tc>
          <w:tcPr>
            <w:tcW w:w="2067" w:type="dxa"/>
            <w:tcBorders>
              <w:top w:val="single" w:sz="4" w:space="0" w:color="auto"/>
            </w:tcBorders>
            <w:hideMark/>
          </w:tcPr>
          <w:p w14:paraId="4B26CDB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1= Northeast, 2= South, 3= Midwest, 4= West </w:t>
            </w:r>
          </w:p>
        </w:tc>
        <w:tc>
          <w:tcPr>
            <w:tcW w:w="1530" w:type="dxa"/>
            <w:tcBorders>
              <w:top w:val="single" w:sz="4" w:space="0" w:color="auto"/>
            </w:tcBorders>
            <w:hideMark/>
          </w:tcPr>
          <w:p w14:paraId="2AAE6BD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Tran and Laura-Garcia 2020 found that this didn't matter much.</w:t>
            </w:r>
          </w:p>
        </w:tc>
        <w:tc>
          <w:tcPr>
            <w:tcW w:w="2160" w:type="dxa"/>
            <w:tcBorders>
              <w:top w:val="single" w:sz="4" w:space="0" w:color="auto"/>
            </w:tcBorders>
            <w:hideMark/>
          </w:tcPr>
          <w:p w14:paraId="006C4E89"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In what State did (INSERT NAME) originally resettle?</w:t>
            </w:r>
          </w:p>
        </w:tc>
        <w:tc>
          <w:tcPr>
            <w:tcW w:w="1800" w:type="dxa"/>
            <w:tcBorders>
              <w:top w:val="single" w:sz="4" w:space="0" w:color="auto"/>
            </w:tcBorders>
            <w:hideMark/>
          </w:tcPr>
          <w:p w14:paraId="560D840F"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 Hypothesis C) Pre-/post- migration context effects should affect economic integration.</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this is a context level variable</w:t>
            </w:r>
          </w:p>
        </w:tc>
      </w:tr>
      <w:tr w:rsidR="00605D8F" w:rsidRPr="008A0086" w14:paraId="79B6A2CA" w14:textId="77777777" w:rsidTr="00447533">
        <w:trPr>
          <w:trHeight w:val="1575"/>
        </w:trPr>
        <w:tc>
          <w:tcPr>
            <w:tcW w:w="1543" w:type="dxa"/>
            <w:hideMark/>
          </w:tcPr>
          <w:p w14:paraId="334F590C"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National Origin (Qn1h)</w:t>
            </w:r>
          </w:p>
        </w:tc>
        <w:tc>
          <w:tcPr>
            <w:tcW w:w="2067" w:type="dxa"/>
            <w:hideMark/>
          </w:tcPr>
          <w:p w14:paraId="0617F25C"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This is a country name, i.e. Iraq.</w:t>
            </w:r>
          </w:p>
        </w:tc>
        <w:tc>
          <w:tcPr>
            <w:tcW w:w="1530" w:type="dxa"/>
            <w:hideMark/>
          </w:tcPr>
          <w:p w14:paraId="5FB9747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Tran and Laura-Garcia 2020 found that this didn't matter much.</w:t>
            </w:r>
          </w:p>
        </w:tc>
        <w:tc>
          <w:tcPr>
            <w:tcW w:w="2160" w:type="dxa"/>
            <w:hideMark/>
          </w:tcPr>
          <w:p w14:paraId="68B59FD1"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What is this person's country of citizenship?</w:t>
            </w:r>
          </w:p>
        </w:tc>
        <w:tc>
          <w:tcPr>
            <w:tcW w:w="1800" w:type="dxa"/>
            <w:hideMark/>
          </w:tcPr>
          <w:p w14:paraId="1AC103AC"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 Hypothesis C) Pre-/post- migration context effects should affect economic integration.</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lastRenderedPageBreak/>
              <w:br/>
            </w:r>
            <w:r w:rsidRPr="008A0086">
              <w:rPr>
                <w:rFonts w:ascii="Times New Roman" w:eastAsia="Times New Roman" w:hAnsi="Times New Roman" w:cs="Times New Roman"/>
                <w:color w:val="000000"/>
                <w:sz w:val="24"/>
                <w:szCs w:val="24"/>
              </w:rPr>
              <w:b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this is a context level variable</w:t>
            </w:r>
          </w:p>
        </w:tc>
      </w:tr>
      <w:tr w:rsidR="00605D8F" w:rsidRPr="008A0086" w14:paraId="2CD9C4FA" w14:textId="77777777" w:rsidTr="00447533">
        <w:trPr>
          <w:trHeight w:val="1575"/>
        </w:trPr>
        <w:tc>
          <w:tcPr>
            <w:tcW w:w="1543" w:type="dxa"/>
          </w:tcPr>
          <w:p w14:paraId="6E902042"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lastRenderedPageBreak/>
              <w:t>Pre-Displacement Economic sector (Qn3b) (Professional, Sales, Service, or Blue Collar)</w:t>
            </w:r>
          </w:p>
        </w:tc>
        <w:tc>
          <w:tcPr>
            <w:tcW w:w="2067" w:type="dxa"/>
          </w:tcPr>
          <w:p w14:paraId="2A326E0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Professional Sector, Sales sector, Service Sector and Blue-Collar Sector. </w:t>
            </w:r>
          </w:p>
        </w:tc>
        <w:tc>
          <w:tcPr>
            <w:tcW w:w="1530" w:type="dxa"/>
          </w:tcPr>
          <w:p w14:paraId="6BB2D0BC" w14:textId="77777777" w:rsidR="00605D8F" w:rsidRPr="008A0086" w:rsidRDefault="00605D8F" w:rsidP="00447533">
            <w:pPr>
              <w:rPr>
                <w:rFonts w:ascii="Times New Roman" w:eastAsia="Times New Roman" w:hAnsi="Times New Roman" w:cs="Times New Roman"/>
                <w:color w:val="000000"/>
                <w:sz w:val="24"/>
                <w:szCs w:val="24"/>
              </w:rPr>
            </w:pPr>
            <w:proofErr w:type="spellStart"/>
            <w:r w:rsidRPr="008A0086">
              <w:rPr>
                <w:rFonts w:ascii="Times New Roman" w:eastAsia="Times New Roman" w:hAnsi="Times New Roman" w:cs="Times New Roman"/>
                <w:color w:val="000000"/>
                <w:sz w:val="24"/>
                <w:szCs w:val="24"/>
              </w:rPr>
              <w:t>Portes</w:t>
            </w:r>
            <w:proofErr w:type="spellEnd"/>
            <w:r w:rsidRPr="008A0086">
              <w:rPr>
                <w:rFonts w:ascii="Times New Roman" w:eastAsia="Times New Roman" w:hAnsi="Times New Roman" w:cs="Times New Roman"/>
                <w:color w:val="000000"/>
                <w:sz w:val="24"/>
                <w:szCs w:val="24"/>
              </w:rPr>
              <w:t xml:space="preserve"> and Zhou 1993; Zhou 1997; Sanders 2002</w:t>
            </w:r>
          </w:p>
        </w:tc>
        <w:tc>
          <w:tcPr>
            <w:tcW w:w="2160" w:type="dxa"/>
          </w:tcPr>
          <w:p w14:paraId="45FEBB3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What kind of work (activities) did this person perform before coming to the U.S. </w:t>
            </w:r>
          </w:p>
        </w:tc>
        <w:tc>
          <w:tcPr>
            <w:tcW w:w="1800" w:type="dxa"/>
          </w:tcPr>
          <w:p w14:paraId="58616E8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Hypothesis A) Pre-/post- migration Human capital should each predict economic integration outcomes.</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this is a context level variable</w:t>
            </w:r>
          </w:p>
        </w:tc>
      </w:tr>
      <w:tr w:rsidR="00605D8F" w:rsidRPr="008A0086" w14:paraId="62BF6835" w14:textId="77777777" w:rsidTr="00447533">
        <w:trPr>
          <w:trHeight w:val="1575"/>
        </w:trPr>
        <w:tc>
          <w:tcPr>
            <w:tcW w:w="1543" w:type="dxa"/>
          </w:tcPr>
          <w:p w14:paraId="39666A6F"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Year Survey is conducted</w:t>
            </w:r>
          </w:p>
        </w:tc>
        <w:tc>
          <w:tcPr>
            <w:tcW w:w="2067" w:type="dxa"/>
          </w:tcPr>
          <w:p w14:paraId="290E065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2016, 2017, 2018</w:t>
            </w:r>
          </w:p>
        </w:tc>
        <w:tc>
          <w:tcPr>
            <w:tcW w:w="1530" w:type="dxa"/>
          </w:tcPr>
          <w:p w14:paraId="1A15B4D6"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w:t>
            </w:r>
            <w:proofErr w:type="spellStart"/>
            <w:r w:rsidRPr="008A0086">
              <w:rPr>
                <w:rFonts w:ascii="Times New Roman" w:eastAsia="Times New Roman" w:hAnsi="Times New Roman" w:cs="Times New Roman"/>
                <w:color w:val="000000"/>
                <w:sz w:val="24"/>
                <w:szCs w:val="24"/>
              </w:rPr>
              <w:t>Kalleberg</w:t>
            </w:r>
            <w:proofErr w:type="spellEnd"/>
            <w:r w:rsidRPr="008A0086">
              <w:rPr>
                <w:rFonts w:ascii="Times New Roman" w:eastAsia="Times New Roman" w:hAnsi="Times New Roman" w:cs="Times New Roman"/>
                <w:color w:val="000000"/>
                <w:sz w:val="24"/>
                <w:szCs w:val="24"/>
              </w:rPr>
              <w:t xml:space="preserve"> and Marsden 2013; Firebaugh 1997)</w:t>
            </w:r>
          </w:p>
        </w:tc>
        <w:tc>
          <w:tcPr>
            <w:tcW w:w="2160" w:type="dxa"/>
          </w:tcPr>
          <w:p w14:paraId="4DC733EF"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Not asked</w:t>
            </w:r>
          </w:p>
        </w:tc>
        <w:tc>
          <w:tcPr>
            <w:tcW w:w="1800" w:type="dxa"/>
          </w:tcPr>
          <w:p w14:paraId="6E20288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Hypothesis D): Context variables should predict integration better than individual level variables. </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this is a context level variable</w:t>
            </w:r>
          </w:p>
        </w:tc>
      </w:tr>
      <w:tr w:rsidR="00605D8F" w:rsidRPr="008A0086" w14:paraId="09B5B7A0" w14:textId="77777777" w:rsidTr="00447533">
        <w:trPr>
          <w:trHeight w:val="315"/>
        </w:trPr>
        <w:tc>
          <w:tcPr>
            <w:tcW w:w="1543" w:type="dxa"/>
            <w:tcBorders>
              <w:bottom w:val="single" w:sz="4" w:space="0" w:color="auto"/>
            </w:tcBorders>
            <w:hideMark/>
          </w:tcPr>
          <w:p w14:paraId="640D96B0" w14:textId="77777777" w:rsidR="00605D8F" w:rsidRPr="008A0086" w:rsidRDefault="00605D8F" w:rsidP="00447533">
            <w:pPr>
              <w:rPr>
                <w:rFonts w:ascii="Times New Roman" w:eastAsia="Times New Roman" w:hAnsi="Times New Roman" w:cs="Times New Roman"/>
                <w:color w:val="000000"/>
                <w:sz w:val="24"/>
                <w:szCs w:val="24"/>
              </w:rPr>
            </w:pPr>
          </w:p>
        </w:tc>
        <w:tc>
          <w:tcPr>
            <w:tcW w:w="2067" w:type="dxa"/>
            <w:tcBorders>
              <w:bottom w:val="single" w:sz="4" w:space="0" w:color="auto"/>
            </w:tcBorders>
            <w:hideMark/>
          </w:tcPr>
          <w:p w14:paraId="785ACB2E" w14:textId="77777777" w:rsidR="00605D8F" w:rsidRPr="008A0086" w:rsidRDefault="00605D8F" w:rsidP="00447533">
            <w:pPr>
              <w:rPr>
                <w:rFonts w:ascii="Times New Roman" w:eastAsia="Times New Roman" w:hAnsi="Times New Roman" w:cs="Times New Roman"/>
                <w:sz w:val="20"/>
                <w:szCs w:val="20"/>
              </w:rPr>
            </w:pPr>
          </w:p>
        </w:tc>
        <w:tc>
          <w:tcPr>
            <w:tcW w:w="1530" w:type="dxa"/>
            <w:tcBorders>
              <w:bottom w:val="single" w:sz="4" w:space="0" w:color="auto"/>
            </w:tcBorders>
            <w:hideMark/>
          </w:tcPr>
          <w:p w14:paraId="4E319D78" w14:textId="77777777" w:rsidR="00605D8F" w:rsidRPr="008A0086" w:rsidRDefault="00605D8F" w:rsidP="00447533">
            <w:pPr>
              <w:rPr>
                <w:rFonts w:ascii="Times New Roman" w:eastAsia="Times New Roman" w:hAnsi="Times New Roman" w:cs="Times New Roman"/>
                <w:sz w:val="20"/>
                <w:szCs w:val="20"/>
              </w:rPr>
            </w:pPr>
          </w:p>
        </w:tc>
        <w:tc>
          <w:tcPr>
            <w:tcW w:w="2160" w:type="dxa"/>
            <w:tcBorders>
              <w:bottom w:val="single" w:sz="4" w:space="0" w:color="auto"/>
            </w:tcBorders>
            <w:hideMark/>
          </w:tcPr>
          <w:p w14:paraId="6072E4E0" w14:textId="77777777" w:rsidR="00605D8F" w:rsidRPr="008A0086" w:rsidRDefault="00605D8F" w:rsidP="00447533">
            <w:pPr>
              <w:rPr>
                <w:rFonts w:ascii="Times New Roman" w:eastAsia="Times New Roman" w:hAnsi="Times New Roman" w:cs="Times New Roman"/>
                <w:sz w:val="20"/>
                <w:szCs w:val="20"/>
              </w:rPr>
            </w:pPr>
          </w:p>
        </w:tc>
        <w:tc>
          <w:tcPr>
            <w:tcW w:w="1800" w:type="dxa"/>
            <w:tcBorders>
              <w:bottom w:val="single" w:sz="4" w:space="0" w:color="auto"/>
            </w:tcBorders>
            <w:hideMark/>
          </w:tcPr>
          <w:p w14:paraId="32C34EE0" w14:textId="77777777" w:rsidR="00605D8F" w:rsidRPr="008A0086" w:rsidRDefault="00605D8F" w:rsidP="00447533">
            <w:pPr>
              <w:rPr>
                <w:rFonts w:ascii="Times New Roman" w:eastAsia="Times New Roman" w:hAnsi="Times New Roman" w:cs="Times New Roman"/>
                <w:sz w:val="20"/>
                <w:szCs w:val="20"/>
              </w:rPr>
            </w:pPr>
          </w:p>
        </w:tc>
      </w:tr>
      <w:tr w:rsidR="00605D8F" w:rsidRPr="008A0086" w14:paraId="76C282D8" w14:textId="77777777" w:rsidTr="00447533">
        <w:trPr>
          <w:trHeight w:val="630"/>
        </w:trPr>
        <w:tc>
          <w:tcPr>
            <w:tcW w:w="1543" w:type="dxa"/>
            <w:tcBorders>
              <w:top w:val="single" w:sz="4" w:space="0" w:color="auto"/>
              <w:bottom w:val="single" w:sz="4" w:space="0" w:color="auto"/>
            </w:tcBorders>
            <w:hideMark/>
          </w:tcPr>
          <w:p w14:paraId="1B523D35" w14:textId="77777777" w:rsidR="00605D8F" w:rsidRPr="008A0086" w:rsidRDefault="00605D8F" w:rsidP="00447533">
            <w:pPr>
              <w:rPr>
                <w:rFonts w:ascii="Times New Roman" w:eastAsia="Times New Roman" w:hAnsi="Times New Roman" w:cs="Times New Roman"/>
                <w:b/>
                <w:bCs/>
                <w:i/>
                <w:iCs/>
                <w:color w:val="000000"/>
                <w:sz w:val="24"/>
                <w:szCs w:val="24"/>
              </w:rPr>
            </w:pPr>
            <w:r w:rsidRPr="008A0086">
              <w:rPr>
                <w:rFonts w:ascii="Times New Roman" w:eastAsia="Times New Roman" w:hAnsi="Times New Roman" w:cs="Times New Roman"/>
                <w:b/>
                <w:bCs/>
                <w:i/>
                <w:iCs/>
                <w:color w:val="000000"/>
                <w:sz w:val="24"/>
                <w:szCs w:val="24"/>
              </w:rPr>
              <w:t xml:space="preserve">Post-migration Human Capital (Note: These cannot be used in </w:t>
            </w:r>
            <w:r>
              <w:rPr>
                <w:rFonts w:ascii="Times New Roman" w:eastAsia="Times New Roman" w:hAnsi="Times New Roman" w:cs="Times New Roman"/>
                <w:b/>
                <w:bCs/>
                <w:i/>
                <w:iCs/>
                <w:color w:val="000000"/>
                <w:sz w:val="24"/>
                <w:szCs w:val="24"/>
              </w:rPr>
              <w:t xml:space="preserve">finding a job within the </w:t>
            </w:r>
            <w:proofErr w:type="gramStart"/>
            <w:r>
              <w:rPr>
                <w:rFonts w:ascii="Times New Roman" w:eastAsia="Times New Roman" w:hAnsi="Times New Roman" w:cs="Times New Roman"/>
                <w:b/>
                <w:bCs/>
                <w:i/>
                <w:iCs/>
                <w:color w:val="000000"/>
                <w:sz w:val="24"/>
                <w:szCs w:val="24"/>
              </w:rPr>
              <w:t>first year</w:t>
            </w:r>
            <w:proofErr w:type="gramEnd"/>
            <w:r>
              <w:rPr>
                <w:rFonts w:ascii="Times New Roman" w:eastAsia="Times New Roman" w:hAnsi="Times New Roman" w:cs="Times New Roman"/>
                <w:b/>
                <w:bCs/>
                <w:i/>
                <w:iCs/>
                <w:color w:val="000000"/>
                <w:sz w:val="24"/>
                <w:szCs w:val="24"/>
              </w:rPr>
              <w:t xml:space="preserve"> </w:t>
            </w:r>
            <w:r w:rsidRPr="008A0086">
              <w:rPr>
                <w:rFonts w:ascii="Times New Roman" w:eastAsia="Times New Roman" w:hAnsi="Times New Roman" w:cs="Times New Roman"/>
                <w:b/>
                <w:bCs/>
                <w:i/>
                <w:iCs/>
                <w:color w:val="000000"/>
                <w:sz w:val="24"/>
                <w:szCs w:val="24"/>
              </w:rPr>
              <w:t>analysis)</w:t>
            </w:r>
          </w:p>
        </w:tc>
        <w:tc>
          <w:tcPr>
            <w:tcW w:w="2067" w:type="dxa"/>
            <w:tcBorders>
              <w:top w:val="single" w:sz="4" w:space="0" w:color="auto"/>
              <w:bottom w:val="single" w:sz="4" w:space="0" w:color="auto"/>
            </w:tcBorders>
            <w:hideMark/>
          </w:tcPr>
          <w:p w14:paraId="3D02EA0E"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1530" w:type="dxa"/>
            <w:tcBorders>
              <w:top w:val="single" w:sz="4" w:space="0" w:color="auto"/>
              <w:bottom w:val="single" w:sz="4" w:space="0" w:color="auto"/>
            </w:tcBorders>
            <w:hideMark/>
          </w:tcPr>
          <w:p w14:paraId="33D9DFB9"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2160" w:type="dxa"/>
            <w:tcBorders>
              <w:top w:val="single" w:sz="4" w:space="0" w:color="auto"/>
              <w:bottom w:val="single" w:sz="4" w:space="0" w:color="auto"/>
            </w:tcBorders>
            <w:hideMark/>
          </w:tcPr>
          <w:p w14:paraId="48687E5E"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1800" w:type="dxa"/>
            <w:tcBorders>
              <w:top w:val="single" w:sz="4" w:space="0" w:color="auto"/>
              <w:bottom w:val="single" w:sz="4" w:space="0" w:color="auto"/>
            </w:tcBorders>
            <w:hideMark/>
          </w:tcPr>
          <w:p w14:paraId="6BC4C4E5"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r>
      <w:tr w:rsidR="00605D8F" w:rsidRPr="008A0086" w14:paraId="10F2B423" w14:textId="77777777" w:rsidTr="00447533">
        <w:trPr>
          <w:trHeight w:val="630"/>
        </w:trPr>
        <w:tc>
          <w:tcPr>
            <w:tcW w:w="1543" w:type="dxa"/>
            <w:tcBorders>
              <w:top w:val="single" w:sz="4" w:space="0" w:color="auto"/>
            </w:tcBorders>
            <w:hideMark/>
          </w:tcPr>
          <w:p w14:paraId="1F2289D6"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lastRenderedPageBreak/>
              <w:t>Current enrollment in English Training programs (qn4j)</w:t>
            </w:r>
          </w:p>
        </w:tc>
        <w:tc>
          <w:tcPr>
            <w:tcW w:w="2067" w:type="dxa"/>
            <w:tcBorders>
              <w:top w:val="single" w:sz="4" w:space="0" w:color="auto"/>
            </w:tcBorders>
            <w:hideMark/>
          </w:tcPr>
          <w:p w14:paraId="0B0EA9D7"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0= Not enrolled 1=Enrolled</w:t>
            </w:r>
          </w:p>
        </w:tc>
        <w:tc>
          <w:tcPr>
            <w:tcW w:w="1530" w:type="dxa"/>
            <w:tcBorders>
              <w:top w:val="single" w:sz="4" w:space="0" w:color="auto"/>
            </w:tcBorders>
            <w:hideMark/>
          </w:tcPr>
          <w:p w14:paraId="4C966171"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Tran and Laura Garcia found that this predicted education and work enrollment pretty well. </w:t>
            </w:r>
          </w:p>
        </w:tc>
        <w:tc>
          <w:tcPr>
            <w:tcW w:w="2160" w:type="dxa"/>
            <w:tcBorders>
              <w:top w:val="single" w:sz="4" w:space="0" w:color="auto"/>
            </w:tcBorders>
            <w:hideMark/>
          </w:tcPr>
          <w:p w14:paraId="4024F8B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Is this person currently enrolled in an English language training program?</w:t>
            </w:r>
          </w:p>
        </w:tc>
        <w:tc>
          <w:tcPr>
            <w:tcW w:w="1800" w:type="dxa"/>
            <w:tcBorders>
              <w:top w:val="single" w:sz="4" w:space="0" w:color="auto"/>
            </w:tcBorders>
            <w:hideMark/>
          </w:tcPr>
          <w:p w14:paraId="6565E442"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xml:space="preserve">) this is a </w:t>
            </w:r>
            <w:r>
              <w:rPr>
                <w:rFonts w:ascii="Times New Roman" w:eastAsia="Times New Roman" w:hAnsi="Times New Roman" w:cs="Times New Roman"/>
                <w:color w:val="000000"/>
                <w:sz w:val="24"/>
                <w:szCs w:val="24"/>
              </w:rPr>
              <w:t>human capital</w:t>
            </w:r>
            <w:r w:rsidRPr="008A0086">
              <w:rPr>
                <w:rFonts w:ascii="Times New Roman" w:eastAsia="Times New Roman" w:hAnsi="Times New Roman" w:cs="Times New Roman"/>
                <w:color w:val="000000"/>
                <w:sz w:val="24"/>
                <w:szCs w:val="24"/>
              </w:rPr>
              <w:t xml:space="preserve"> variable</w:t>
            </w:r>
          </w:p>
        </w:tc>
      </w:tr>
      <w:tr w:rsidR="00605D8F" w:rsidRPr="008A0086" w14:paraId="6AB1DC65" w14:textId="77777777" w:rsidTr="00447533">
        <w:trPr>
          <w:trHeight w:val="630"/>
        </w:trPr>
        <w:tc>
          <w:tcPr>
            <w:tcW w:w="1543" w:type="dxa"/>
            <w:hideMark/>
          </w:tcPr>
          <w:p w14:paraId="49F5555E"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Current enrollment in Employment Training programs (qn24a)</w:t>
            </w:r>
          </w:p>
        </w:tc>
        <w:tc>
          <w:tcPr>
            <w:tcW w:w="2067" w:type="dxa"/>
            <w:hideMark/>
          </w:tcPr>
          <w:p w14:paraId="63D8C8E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0= Not enrolled 1=Enrolled</w:t>
            </w:r>
          </w:p>
        </w:tc>
        <w:tc>
          <w:tcPr>
            <w:tcW w:w="1530" w:type="dxa"/>
            <w:hideMark/>
          </w:tcPr>
          <w:p w14:paraId="0E9FD98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Tran and Laura Garcia found that this predicted education and work enrollment pretty well. </w:t>
            </w:r>
          </w:p>
        </w:tc>
        <w:tc>
          <w:tcPr>
            <w:tcW w:w="2160" w:type="dxa"/>
            <w:hideMark/>
          </w:tcPr>
          <w:p w14:paraId="2569C05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Within the past 12 months, has this person attended any job training program</w:t>
            </w:r>
          </w:p>
        </w:tc>
        <w:tc>
          <w:tcPr>
            <w:tcW w:w="1800" w:type="dxa"/>
            <w:hideMark/>
          </w:tcPr>
          <w:p w14:paraId="650422A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b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xml:space="preserve">) this is a </w:t>
            </w:r>
            <w:r>
              <w:rPr>
                <w:rFonts w:ascii="Times New Roman" w:eastAsia="Times New Roman" w:hAnsi="Times New Roman" w:cs="Times New Roman"/>
                <w:color w:val="000000"/>
                <w:sz w:val="24"/>
                <w:szCs w:val="24"/>
              </w:rPr>
              <w:t>human capital</w:t>
            </w:r>
            <w:r w:rsidRPr="008A0086">
              <w:rPr>
                <w:rFonts w:ascii="Times New Roman" w:eastAsia="Times New Roman" w:hAnsi="Times New Roman" w:cs="Times New Roman"/>
                <w:color w:val="000000"/>
                <w:sz w:val="24"/>
                <w:szCs w:val="24"/>
              </w:rPr>
              <w:t xml:space="preserve"> variable</w:t>
            </w:r>
          </w:p>
        </w:tc>
      </w:tr>
      <w:tr w:rsidR="00605D8F" w:rsidRPr="008A0086" w14:paraId="067F9CF2" w14:textId="77777777" w:rsidTr="00447533">
        <w:trPr>
          <w:trHeight w:val="630"/>
        </w:trPr>
        <w:tc>
          <w:tcPr>
            <w:tcW w:w="1543" w:type="dxa"/>
            <w:hideMark/>
          </w:tcPr>
          <w:p w14:paraId="4461015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English Proficiency now (qn4b)</w:t>
            </w:r>
          </w:p>
        </w:tc>
        <w:tc>
          <w:tcPr>
            <w:tcW w:w="2067" w:type="dxa"/>
            <w:hideMark/>
          </w:tcPr>
          <w:p w14:paraId="587CF045"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This is a 4 option Likert that goes from 1-Verywell to 4-Not at all</w:t>
            </w:r>
          </w:p>
        </w:tc>
        <w:tc>
          <w:tcPr>
            <w:tcW w:w="1530" w:type="dxa"/>
            <w:hideMark/>
          </w:tcPr>
          <w:p w14:paraId="4C1A7177"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(Salvo and Williams 2017)</w:t>
            </w:r>
          </w:p>
        </w:tc>
        <w:tc>
          <w:tcPr>
            <w:tcW w:w="2160" w:type="dxa"/>
            <w:hideMark/>
          </w:tcPr>
          <w:p w14:paraId="2D7FB96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How well does this person speak English now?</w:t>
            </w:r>
          </w:p>
        </w:tc>
        <w:tc>
          <w:tcPr>
            <w:tcW w:w="1800" w:type="dxa"/>
            <w:hideMark/>
          </w:tcPr>
          <w:p w14:paraId="17F754DF"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For Hypothesis </w:t>
            </w:r>
            <w:r>
              <w:rPr>
                <w:rFonts w:ascii="Times New Roman" w:eastAsia="Times New Roman" w:hAnsi="Times New Roman" w:cs="Times New Roman"/>
                <w:color w:val="000000"/>
                <w:sz w:val="24"/>
                <w:szCs w:val="24"/>
              </w:rPr>
              <w:t>C</w:t>
            </w:r>
            <w:r w:rsidRPr="008A0086">
              <w:rPr>
                <w:rFonts w:ascii="Times New Roman" w:eastAsia="Times New Roman" w:hAnsi="Times New Roman" w:cs="Times New Roman"/>
                <w:color w:val="000000"/>
                <w:sz w:val="24"/>
                <w:szCs w:val="24"/>
              </w:rPr>
              <w:t xml:space="preserve">) this is a </w:t>
            </w:r>
            <w:r>
              <w:rPr>
                <w:rFonts w:ascii="Times New Roman" w:eastAsia="Times New Roman" w:hAnsi="Times New Roman" w:cs="Times New Roman"/>
                <w:color w:val="000000"/>
                <w:sz w:val="24"/>
                <w:szCs w:val="24"/>
              </w:rPr>
              <w:t>human capital</w:t>
            </w:r>
            <w:r w:rsidRPr="008A0086">
              <w:rPr>
                <w:rFonts w:ascii="Times New Roman" w:eastAsia="Times New Roman" w:hAnsi="Times New Roman" w:cs="Times New Roman"/>
                <w:color w:val="000000"/>
                <w:sz w:val="24"/>
                <w:szCs w:val="24"/>
              </w:rPr>
              <w:t xml:space="preserve"> variable</w:t>
            </w:r>
          </w:p>
        </w:tc>
      </w:tr>
      <w:tr w:rsidR="00605D8F" w:rsidRPr="008A0086" w14:paraId="51CDD5CE" w14:textId="77777777" w:rsidTr="00447533">
        <w:trPr>
          <w:trHeight w:val="315"/>
        </w:trPr>
        <w:tc>
          <w:tcPr>
            <w:tcW w:w="1543" w:type="dxa"/>
            <w:hideMark/>
          </w:tcPr>
          <w:p w14:paraId="68B4B0A6" w14:textId="77777777" w:rsidR="00605D8F" w:rsidRPr="008A0086" w:rsidRDefault="00605D8F" w:rsidP="00447533">
            <w:pPr>
              <w:rPr>
                <w:rFonts w:ascii="Times New Roman" w:eastAsia="Times New Roman" w:hAnsi="Times New Roman" w:cs="Times New Roman"/>
                <w:color w:val="000000"/>
                <w:sz w:val="24"/>
                <w:szCs w:val="24"/>
              </w:rPr>
            </w:pPr>
          </w:p>
        </w:tc>
        <w:tc>
          <w:tcPr>
            <w:tcW w:w="2067" w:type="dxa"/>
            <w:hideMark/>
          </w:tcPr>
          <w:p w14:paraId="76E9CE1B" w14:textId="77777777" w:rsidR="00605D8F" w:rsidRPr="008A0086" w:rsidRDefault="00605D8F" w:rsidP="00447533">
            <w:pPr>
              <w:rPr>
                <w:rFonts w:ascii="Times New Roman" w:eastAsia="Times New Roman" w:hAnsi="Times New Roman" w:cs="Times New Roman"/>
                <w:sz w:val="20"/>
                <w:szCs w:val="20"/>
              </w:rPr>
            </w:pPr>
          </w:p>
        </w:tc>
        <w:tc>
          <w:tcPr>
            <w:tcW w:w="1530" w:type="dxa"/>
            <w:hideMark/>
          </w:tcPr>
          <w:p w14:paraId="0294E10A" w14:textId="77777777" w:rsidR="00605D8F" w:rsidRPr="008A0086" w:rsidRDefault="00605D8F" w:rsidP="00447533">
            <w:pPr>
              <w:rPr>
                <w:rFonts w:ascii="Times New Roman" w:eastAsia="Times New Roman" w:hAnsi="Times New Roman" w:cs="Times New Roman"/>
                <w:sz w:val="20"/>
                <w:szCs w:val="20"/>
              </w:rPr>
            </w:pPr>
          </w:p>
        </w:tc>
        <w:tc>
          <w:tcPr>
            <w:tcW w:w="2160" w:type="dxa"/>
            <w:hideMark/>
          </w:tcPr>
          <w:p w14:paraId="248A0098" w14:textId="77777777" w:rsidR="00605D8F" w:rsidRPr="008A0086" w:rsidRDefault="00605D8F" w:rsidP="00447533">
            <w:pPr>
              <w:rPr>
                <w:rFonts w:ascii="Times New Roman" w:eastAsia="Times New Roman" w:hAnsi="Times New Roman" w:cs="Times New Roman"/>
                <w:sz w:val="20"/>
                <w:szCs w:val="20"/>
              </w:rPr>
            </w:pPr>
          </w:p>
        </w:tc>
        <w:tc>
          <w:tcPr>
            <w:tcW w:w="1800" w:type="dxa"/>
            <w:hideMark/>
          </w:tcPr>
          <w:p w14:paraId="5D459765" w14:textId="77777777" w:rsidR="00605D8F" w:rsidRPr="008A0086" w:rsidRDefault="00605D8F" w:rsidP="00447533">
            <w:pPr>
              <w:rPr>
                <w:rFonts w:ascii="Times New Roman" w:eastAsia="Times New Roman" w:hAnsi="Times New Roman" w:cs="Times New Roman"/>
                <w:sz w:val="20"/>
                <w:szCs w:val="20"/>
              </w:rPr>
            </w:pPr>
          </w:p>
        </w:tc>
      </w:tr>
      <w:tr w:rsidR="00605D8F" w:rsidRPr="008A0086" w14:paraId="32D650FA" w14:textId="77777777" w:rsidTr="00447533">
        <w:trPr>
          <w:trHeight w:val="315"/>
        </w:trPr>
        <w:tc>
          <w:tcPr>
            <w:tcW w:w="1543" w:type="dxa"/>
            <w:hideMark/>
          </w:tcPr>
          <w:p w14:paraId="6090310D" w14:textId="77777777" w:rsidR="00605D8F" w:rsidRPr="008A0086" w:rsidRDefault="00605D8F" w:rsidP="00447533">
            <w:pPr>
              <w:rPr>
                <w:rFonts w:ascii="Times New Roman" w:eastAsia="Times New Roman" w:hAnsi="Times New Roman" w:cs="Times New Roman"/>
                <w:b/>
                <w:bCs/>
                <w:i/>
                <w:iCs/>
                <w:color w:val="000000"/>
                <w:sz w:val="24"/>
                <w:szCs w:val="24"/>
              </w:rPr>
            </w:pPr>
            <w:r w:rsidRPr="008A0086">
              <w:rPr>
                <w:rFonts w:ascii="Times New Roman" w:eastAsia="Times New Roman" w:hAnsi="Times New Roman" w:cs="Times New Roman"/>
                <w:b/>
                <w:bCs/>
                <w:i/>
                <w:iCs/>
                <w:color w:val="000000"/>
                <w:sz w:val="24"/>
                <w:szCs w:val="24"/>
              </w:rPr>
              <w:t>Control Variables</w:t>
            </w:r>
          </w:p>
        </w:tc>
        <w:tc>
          <w:tcPr>
            <w:tcW w:w="2067" w:type="dxa"/>
            <w:hideMark/>
          </w:tcPr>
          <w:p w14:paraId="16B6AB2C"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1530" w:type="dxa"/>
            <w:hideMark/>
          </w:tcPr>
          <w:p w14:paraId="78D17C97"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2160" w:type="dxa"/>
            <w:hideMark/>
          </w:tcPr>
          <w:p w14:paraId="17A5A33F"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c>
          <w:tcPr>
            <w:tcW w:w="1800" w:type="dxa"/>
            <w:hideMark/>
          </w:tcPr>
          <w:p w14:paraId="48745B10" w14:textId="77777777" w:rsidR="00605D8F" w:rsidRPr="008A0086" w:rsidRDefault="00605D8F" w:rsidP="00447533">
            <w:pPr>
              <w:rPr>
                <w:rFonts w:ascii="Times New Roman" w:eastAsia="Times New Roman" w:hAnsi="Times New Roman" w:cs="Times New Roman"/>
                <w:i/>
                <w:iCs/>
                <w:color w:val="000000"/>
                <w:sz w:val="24"/>
                <w:szCs w:val="24"/>
              </w:rPr>
            </w:pPr>
            <w:r w:rsidRPr="008A0086">
              <w:rPr>
                <w:rFonts w:ascii="Times New Roman" w:eastAsia="Times New Roman" w:hAnsi="Times New Roman" w:cs="Times New Roman"/>
                <w:i/>
                <w:iCs/>
                <w:color w:val="000000"/>
                <w:sz w:val="24"/>
                <w:szCs w:val="24"/>
              </w:rPr>
              <w:t> </w:t>
            </w:r>
          </w:p>
        </w:tc>
      </w:tr>
      <w:tr w:rsidR="00605D8F" w:rsidRPr="008A0086" w14:paraId="1AEEAB6B" w14:textId="77777777" w:rsidTr="00447533">
        <w:trPr>
          <w:trHeight w:val="1575"/>
        </w:trPr>
        <w:tc>
          <w:tcPr>
            <w:tcW w:w="1543" w:type="dxa"/>
            <w:hideMark/>
          </w:tcPr>
          <w:p w14:paraId="62ED4A5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Sex (qn1f)</w:t>
            </w:r>
          </w:p>
        </w:tc>
        <w:tc>
          <w:tcPr>
            <w:tcW w:w="2067" w:type="dxa"/>
            <w:hideMark/>
          </w:tcPr>
          <w:p w14:paraId="44496B9B"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Measured as Male or Female. </w:t>
            </w:r>
          </w:p>
        </w:tc>
        <w:tc>
          <w:tcPr>
            <w:tcW w:w="1530" w:type="dxa"/>
            <w:hideMark/>
          </w:tcPr>
          <w:p w14:paraId="4FB1F326"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A standard control. </w:t>
            </w:r>
          </w:p>
        </w:tc>
        <w:tc>
          <w:tcPr>
            <w:tcW w:w="2160" w:type="dxa"/>
            <w:hideMark/>
          </w:tcPr>
          <w:p w14:paraId="78C9CA79"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Is this person male or female?</w:t>
            </w:r>
          </w:p>
        </w:tc>
        <w:tc>
          <w:tcPr>
            <w:tcW w:w="1800" w:type="dxa"/>
            <w:hideMark/>
          </w:tcPr>
          <w:p w14:paraId="706983B5"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48FDA14B" w14:textId="77777777" w:rsidTr="00447533">
        <w:trPr>
          <w:trHeight w:val="2835"/>
        </w:trPr>
        <w:tc>
          <w:tcPr>
            <w:tcW w:w="1543" w:type="dxa"/>
            <w:hideMark/>
          </w:tcPr>
          <w:p w14:paraId="5132FAAB"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Age (qn1d)</w:t>
            </w:r>
          </w:p>
        </w:tc>
        <w:tc>
          <w:tcPr>
            <w:tcW w:w="2067" w:type="dxa"/>
            <w:hideMark/>
          </w:tcPr>
          <w:p w14:paraId="2BC740F2"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Goes from 0-75, when x&gt;75, value is recorded as 75. The public data collapses this data into the following categories:</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 xml:space="preserve">55 or older </w:t>
            </w:r>
            <w:r w:rsidRPr="008A0086">
              <w:rPr>
                <w:rFonts w:ascii="Times New Roman" w:eastAsia="Times New Roman" w:hAnsi="Times New Roman" w:cs="Times New Roman"/>
                <w:color w:val="000000"/>
                <w:sz w:val="24"/>
                <w:szCs w:val="24"/>
              </w:rPr>
              <w:br/>
              <w:t xml:space="preserve">40 to 54 years </w:t>
            </w:r>
            <w:r w:rsidRPr="008A0086">
              <w:rPr>
                <w:rFonts w:ascii="Times New Roman" w:eastAsia="Times New Roman" w:hAnsi="Times New Roman" w:cs="Times New Roman"/>
                <w:color w:val="000000"/>
                <w:sz w:val="24"/>
                <w:szCs w:val="24"/>
              </w:rPr>
              <w:br/>
              <w:t xml:space="preserve">25 to 39 years </w:t>
            </w:r>
            <w:r w:rsidRPr="008A0086">
              <w:rPr>
                <w:rFonts w:ascii="Times New Roman" w:eastAsia="Times New Roman" w:hAnsi="Times New Roman" w:cs="Times New Roman"/>
                <w:color w:val="000000"/>
                <w:sz w:val="24"/>
                <w:szCs w:val="24"/>
              </w:rPr>
              <w:br/>
              <w:t xml:space="preserve">18 to 24 years </w:t>
            </w:r>
            <w:r w:rsidRPr="008A0086">
              <w:rPr>
                <w:rFonts w:ascii="Times New Roman" w:eastAsia="Times New Roman" w:hAnsi="Times New Roman" w:cs="Times New Roman"/>
                <w:color w:val="000000"/>
                <w:sz w:val="24"/>
                <w:szCs w:val="24"/>
              </w:rPr>
              <w:br/>
              <w:t>0   to 17 years</w:t>
            </w:r>
          </w:p>
        </w:tc>
        <w:tc>
          <w:tcPr>
            <w:tcW w:w="1530" w:type="dxa"/>
            <w:hideMark/>
          </w:tcPr>
          <w:p w14:paraId="1613610E"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A standard control. </w:t>
            </w:r>
          </w:p>
        </w:tc>
        <w:tc>
          <w:tcPr>
            <w:tcW w:w="2160" w:type="dxa"/>
            <w:hideMark/>
          </w:tcPr>
          <w:p w14:paraId="007F0119"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What was this person's age at last birthday?</w:t>
            </w:r>
          </w:p>
        </w:tc>
        <w:tc>
          <w:tcPr>
            <w:tcW w:w="1800" w:type="dxa"/>
            <w:hideMark/>
          </w:tcPr>
          <w:p w14:paraId="2359D99A"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5CB162A7" w14:textId="77777777" w:rsidTr="00447533">
        <w:trPr>
          <w:trHeight w:val="1890"/>
        </w:trPr>
        <w:tc>
          <w:tcPr>
            <w:tcW w:w="1543" w:type="dxa"/>
            <w:hideMark/>
          </w:tcPr>
          <w:p w14:paraId="4521900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lastRenderedPageBreak/>
              <w:t>How many people in Household? Q1a</w:t>
            </w:r>
          </w:p>
        </w:tc>
        <w:tc>
          <w:tcPr>
            <w:tcW w:w="2067" w:type="dxa"/>
            <w:hideMark/>
          </w:tcPr>
          <w:p w14:paraId="339E38C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Ranges from 1-5; when family is larger than 5, 5 is recorded. </w:t>
            </w:r>
          </w:p>
        </w:tc>
        <w:tc>
          <w:tcPr>
            <w:tcW w:w="1530" w:type="dxa"/>
            <w:hideMark/>
          </w:tcPr>
          <w:p w14:paraId="57F3F50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A standard control. </w:t>
            </w:r>
          </w:p>
        </w:tc>
        <w:tc>
          <w:tcPr>
            <w:tcW w:w="2160" w:type="dxa"/>
            <w:hideMark/>
          </w:tcPr>
          <w:p w14:paraId="450C71ED"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Let us start with the person who has overall responsibility, which is the person in whose name your home is rented, owned, or is being bought: the head of the household. What is the name of the Head of the household, and of each of the other members of the household</w:t>
            </w:r>
          </w:p>
        </w:tc>
        <w:tc>
          <w:tcPr>
            <w:tcW w:w="1800" w:type="dxa"/>
            <w:hideMark/>
          </w:tcPr>
          <w:p w14:paraId="097B5D27"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1A122323" w14:textId="77777777" w:rsidTr="00447533">
        <w:trPr>
          <w:trHeight w:val="1575"/>
        </w:trPr>
        <w:tc>
          <w:tcPr>
            <w:tcW w:w="1543" w:type="dxa"/>
            <w:hideMark/>
          </w:tcPr>
          <w:p w14:paraId="1C22976F"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Marital Status (Q1c)</w:t>
            </w:r>
          </w:p>
        </w:tc>
        <w:tc>
          <w:tcPr>
            <w:tcW w:w="2067" w:type="dxa"/>
            <w:hideMark/>
          </w:tcPr>
          <w:p w14:paraId="76182CFA"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Married divorced, legally separated, </w:t>
            </w:r>
            <w:proofErr w:type="gramStart"/>
            <w:r w:rsidRPr="008A0086">
              <w:rPr>
                <w:rFonts w:ascii="Times New Roman" w:eastAsia="Times New Roman" w:hAnsi="Times New Roman" w:cs="Times New Roman"/>
                <w:color w:val="000000"/>
                <w:sz w:val="24"/>
                <w:szCs w:val="24"/>
              </w:rPr>
              <w:t>Never</w:t>
            </w:r>
            <w:proofErr w:type="gramEnd"/>
            <w:r w:rsidRPr="008A0086">
              <w:rPr>
                <w:rFonts w:ascii="Times New Roman" w:eastAsia="Times New Roman" w:hAnsi="Times New Roman" w:cs="Times New Roman"/>
                <w:color w:val="000000"/>
                <w:sz w:val="24"/>
                <w:szCs w:val="24"/>
              </w:rPr>
              <w:t xml:space="preserve"> married, widowed, child, or other.  </w:t>
            </w:r>
            <w:r w:rsidRPr="008A0086">
              <w:rPr>
                <w:rFonts w:ascii="Times New Roman" w:eastAsia="Times New Roman" w:hAnsi="Times New Roman" w:cs="Times New Roman"/>
                <w:color w:val="000000"/>
                <w:sz w:val="24"/>
                <w:szCs w:val="24"/>
              </w:rPr>
              <w:br/>
            </w:r>
            <w:r w:rsidRPr="008A0086">
              <w:rPr>
                <w:rFonts w:ascii="Times New Roman" w:eastAsia="Times New Roman" w:hAnsi="Times New Roman" w:cs="Times New Roman"/>
                <w:color w:val="000000"/>
                <w:sz w:val="24"/>
                <w:szCs w:val="24"/>
              </w:rPr>
              <w:br/>
              <w:t>Note that those who report "married" may not live with their spouse.</w:t>
            </w:r>
          </w:p>
        </w:tc>
        <w:tc>
          <w:tcPr>
            <w:tcW w:w="1530" w:type="dxa"/>
            <w:hideMark/>
          </w:tcPr>
          <w:p w14:paraId="188260BE"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 xml:space="preserve">A standard control. </w:t>
            </w:r>
          </w:p>
        </w:tc>
        <w:tc>
          <w:tcPr>
            <w:tcW w:w="2160" w:type="dxa"/>
            <w:hideMark/>
          </w:tcPr>
          <w:p w14:paraId="5CC61E7B"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What is this person's current marital status?</w:t>
            </w:r>
          </w:p>
        </w:tc>
        <w:tc>
          <w:tcPr>
            <w:tcW w:w="1800" w:type="dxa"/>
            <w:hideMark/>
          </w:tcPr>
          <w:p w14:paraId="378C3D22"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10BC1068" w14:textId="77777777" w:rsidTr="00447533">
        <w:trPr>
          <w:trHeight w:val="630"/>
        </w:trPr>
        <w:tc>
          <w:tcPr>
            <w:tcW w:w="1543" w:type="dxa"/>
            <w:hideMark/>
          </w:tcPr>
          <w:p w14:paraId="44DAAAC4"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Yearly Income?</w:t>
            </w:r>
          </w:p>
        </w:tc>
        <w:tc>
          <w:tcPr>
            <w:tcW w:w="2067" w:type="dxa"/>
            <w:hideMark/>
          </w:tcPr>
          <w:p w14:paraId="13D5EBC3"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0-99999; rounded</w:t>
            </w:r>
          </w:p>
        </w:tc>
        <w:tc>
          <w:tcPr>
            <w:tcW w:w="1530" w:type="dxa"/>
            <w:hideMark/>
          </w:tcPr>
          <w:p w14:paraId="10C2410E"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Tran and Laura-Garcia didn't control for this… Should they have?</w:t>
            </w:r>
          </w:p>
        </w:tc>
        <w:tc>
          <w:tcPr>
            <w:tcW w:w="2160" w:type="dxa"/>
            <w:hideMark/>
          </w:tcPr>
          <w:p w14:paraId="074665D2"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What were (INSERT NAME)'s total earnings before taxes from all jobs in the past 12 months?</w:t>
            </w:r>
          </w:p>
        </w:tc>
        <w:tc>
          <w:tcPr>
            <w:tcW w:w="1800" w:type="dxa"/>
            <w:hideMark/>
          </w:tcPr>
          <w:p w14:paraId="32BCD174" w14:textId="77777777" w:rsidR="00605D8F" w:rsidRPr="008A0086" w:rsidRDefault="00605D8F" w:rsidP="00447533">
            <w:pPr>
              <w:rPr>
                <w:rFonts w:ascii="Times New Roman" w:eastAsia="Times New Roman" w:hAnsi="Times New Roman" w:cs="Times New Roman"/>
                <w:color w:val="000000"/>
                <w:sz w:val="24"/>
                <w:szCs w:val="24"/>
              </w:rPr>
            </w:pPr>
          </w:p>
        </w:tc>
      </w:tr>
      <w:tr w:rsidR="00605D8F" w:rsidRPr="008A0086" w14:paraId="4B52A5F7" w14:textId="77777777" w:rsidTr="00447533">
        <w:trPr>
          <w:trHeight w:val="1575"/>
        </w:trPr>
        <w:tc>
          <w:tcPr>
            <w:tcW w:w="1543" w:type="dxa"/>
            <w:hideMark/>
          </w:tcPr>
          <w:p w14:paraId="19CE2147"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Number of Household Members with a Work Disability (Qn28) (Those who cannot work for money because of a condition or reason)</w:t>
            </w:r>
          </w:p>
        </w:tc>
        <w:tc>
          <w:tcPr>
            <w:tcW w:w="2067" w:type="dxa"/>
            <w:hideMark/>
          </w:tcPr>
          <w:p w14:paraId="13DF5CD0"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Ranges from 0-5</w:t>
            </w:r>
          </w:p>
        </w:tc>
        <w:tc>
          <w:tcPr>
            <w:tcW w:w="1530" w:type="dxa"/>
            <w:hideMark/>
          </w:tcPr>
          <w:p w14:paraId="7AF85DFE"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I don't think anyone else uses this variable, but it will bias our estimates if we don't include it.</w:t>
            </w:r>
          </w:p>
        </w:tc>
        <w:tc>
          <w:tcPr>
            <w:tcW w:w="2160" w:type="dxa"/>
            <w:hideMark/>
          </w:tcPr>
          <w:p w14:paraId="253ACF96" w14:textId="77777777" w:rsidR="00605D8F" w:rsidRPr="008A0086" w:rsidRDefault="00605D8F" w:rsidP="00447533">
            <w:pPr>
              <w:rPr>
                <w:rFonts w:ascii="Times New Roman" w:eastAsia="Times New Roman" w:hAnsi="Times New Roman" w:cs="Times New Roman"/>
                <w:color w:val="000000"/>
                <w:sz w:val="24"/>
                <w:szCs w:val="24"/>
              </w:rPr>
            </w:pPr>
            <w:r w:rsidRPr="008A0086">
              <w:rPr>
                <w:rFonts w:ascii="Times New Roman" w:eastAsia="Times New Roman" w:hAnsi="Times New Roman" w:cs="Times New Roman"/>
                <w:color w:val="000000"/>
                <w:sz w:val="24"/>
                <w:szCs w:val="24"/>
              </w:rPr>
              <w:t>Does this person have a physical, mental, or other health condition that ha</w:t>
            </w:r>
          </w:p>
        </w:tc>
        <w:tc>
          <w:tcPr>
            <w:tcW w:w="1800" w:type="dxa"/>
            <w:hideMark/>
          </w:tcPr>
          <w:p w14:paraId="5C3A8023" w14:textId="77777777" w:rsidR="00605D8F" w:rsidRPr="008A0086" w:rsidRDefault="00605D8F" w:rsidP="00447533">
            <w:pPr>
              <w:rPr>
                <w:rFonts w:ascii="Times New Roman" w:eastAsia="Times New Roman" w:hAnsi="Times New Roman" w:cs="Times New Roman"/>
                <w:color w:val="000000"/>
                <w:sz w:val="24"/>
                <w:szCs w:val="24"/>
              </w:rPr>
            </w:pPr>
          </w:p>
        </w:tc>
      </w:tr>
    </w:tbl>
    <w:p w14:paraId="399B050B" w14:textId="77777777" w:rsidR="00430A3F" w:rsidRPr="00D50DA9" w:rsidRDefault="00430A3F" w:rsidP="00D50DA9">
      <w:bookmarkStart w:id="60" w:name="_GoBack"/>
      <w:bookmarkEnd w:id="60"/>
    </w:p>
    <w:sectPr w:rsidR="00430A3F" w:rsidRPr="00D50DA9" w:rsidSect="00734F72">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91ABD" w16cex:dateUtc="2022-04-19T15:25:00Z"/>
  <w16cex:commentExtensible w16cex:durableId="26091BAB" w16cex:dateUtc="2022-04-19T15:29:00Z"/>
  <w16cex:commentExtensible w16cex:durableId="26092317" w16cex:dateUtc="2022-04-19T16:01:00Z"/>
  <w16cex:commentExtensible w16cex:durableId="260924EC" w16cex:dateUtc="2022-04-19T16:09:00Z"/>
  <w16cex:commentExtensible w16cex:durableId="260923EB" w16cex:dateUtc="2022-04-19T16:04:00Z"/>
  <w16cex:commentExtensible w16cex:durableId="260924A5" w16cex:dateUtc="2022-04-19T16:08:00Z"/>
  <w16cex:commentExtensible w16cex:durableId="26092706" w16cex:dateUtc="2022-04-19T16:18:00Z"/>
  <w16cex:commentExtensible w16cex:durableId="2609266C" w16cex:dateUtc="2022-04-19T16:15:00Z"/>
  <w16cex:commentExtensible w16cex:durableId="2609275F" w16cex:dateUtc="2022-04-19T16:19:00Z"/>
  <w16cex:commentExtensible w16cex:durableId="26092771" w16cex:dateUtc="2022-04-19T16:20:00Z"/>
  <w16cex:commentExtensible w16cex:durableId="260928DC" w16cex:dateUtc="2022-04-19T16:26:00Z"/>
  <w16cex:commentExtensible w16cex:durableId="26094606" w16cex:dateUtc="2022-04-19T18:30:00Z"/>
  <w16cex:commentExtensible w16cex:durableId="260929F5" w16cex:dateUtc="2022-04-19T16:30:00Z"/>
  <w16cex:commentExtensible w16cex:durableId="260945D4" w16cex:dateUtc="2022-04-19T18:29:00Z"/>
  <w16cex:commentExtensible w16cex:durableId="26092C01" w16cex:dateUtc="2022-04-19T16:39:00Z"/>
  <w16cex:commentExtensible w16cex:durableId="26092D55" w16cex:dateUtc="2022-04-19T16:45:00Z"/>
  <w16cex:commentExtensible w16cex:durableId="26095C02" w16cex:dateUtc="2022-04-19T20:04:00Z"/>
  <w16cex:commentExtensible w16cex:durableId="26092D38" w16cex:dateUtc="2022-04-19T16:44:00Z"/>
  <w16cex:commentExtensible w16cex:durableId="26092E2C" w16cex:dateUtc="2022-04-19T16:48:00Z"/>
  <w16cex:commentExtensible w16cex:durableId="26092E5E" w16cex:dateUtc="2022-04-19T16:49:00Z"/>
  <w16cex:commentExtensible w16cex:durableId="26095921" w16cex:dateUtc="2022-04-19T19:52:00Z"/>
  <w16cex:commentExtensible w16cex:durableId="26094029" w16cex:dateUtc="2022-04-19T18:05:00Z"/>
  <w16cex:commentExtensible w16cex:durableId="26095A3A" w16cex:dateUtc="2022-04-19T19:56:00Z"/>
  <w16cex:commentExtensible w16cex:durableId="26095A25" w16cex:dateUtc="2022-04-19T19:56:00Z"/>
  <w16cex:commentExtensible w16cex:durableId="26095D6D" w16cex:dateUtc="2022-04-19T20:10:00Z"/>
  <w16cex:commentExtensible w16cex:durableId="260960B4" w16cex:dateUtc="2022-04-19T20:24:00Z"/>
  <w16cex:commentExtensible w16cex:durableId="260962DF" w16cex:dateUtc="2022-04-19T20:33:00Z"/>
  <w16cex:commentExtensible w16cex:durableId="26096169" w16cex:dateUtc="2022-04-19T20:27:00Z"/>
  <w16cex:commentExtensible w16cex:durableId="26095EC8" w16cex:dateUtc="2022-04-19T20:16:00Z"/>
  <w16cex:commentExtensible w16cex:durableId="2609663B" w16cex:dateUtc="2022-04-19T20:47:00Z"/>
  <w16cex:commentExtensible w16cex:durableId="260966B6" w16cex:dateUtc="2022-04-19T20:4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9033A8" w14:textId="77777777" w:rsidR="00674583" w:rsidRDefault="00674583" w:rsidP="00C542B5">
      <w:pPr>
        <w:spacing w:after="0" w:line="240" w:lineRule="auto"/>
      </w:pPr>
      <w:r>
        <w:separator/>
      </w:r>
    </w:p>
  </w:endnote>
  <w:endnote w:type="continuationSeparator" w:id="0">
    <w:p w14:paraId="4D9272C4" w14:textId="77777777" w:rsidR="00674583" w:rsidRDefault="00674583" w:rsidP="00C54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1873017"/>
      <w:docPartObj>
        <w:docPartGallery w:val="Page Numbers (Bottom of Page)"/>
        <w:docPartUnique/>
      </w:docPartObj>
    </w:sdtPr>
    <w:sdtEndPr>
      <w:rPr>
        <w:noProof/>
      </w:rPr>
    </w:sdtEndPr>
    <w:sdtContent>
      <w:p w14:paraId="536A8441" w14:textId="77777777" w:rsidR="00674583" w:rsidRDefault="00674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AB65E0" w14:textId="77777777" w:rsidR="00674583" w:rsidRDefault="00674583" w:rsidP="00C542B5">
      <w:pPr>
        <w:spacing w:after="0" w:line="240" w:lineRule="auto"/>
      </w:pPr>
      <w:r>
        <w:separator/>
      </w:r>
    </w:p>
  </w:footnote>
  <w:footnote w:type="continuationSeparator" w:id="0">
    <w:p w14:paraId="3D79185D" w14:textId="77777777" w:rsidR="00674583" w:rsidRDefault="00674583" w:rsidP="00C54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BC1ABC"/>
    <w:multiLevelType w:val="hybridMultilevel"/>
    <w:tmpl w:val="D41CC1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phanie Potochnick">
    <w15:presenceInfo w15:providerId="AD" w15:userId="S::spotochn@uncc.edu::06e3febd-7612-49fb-9306-58cbe53fcc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3F"/>
    <w:rsid w:val="00012B94"/>
    <w:rsid w:val="00012EE5"/>
    <w:rsid w:val="000165A9"/>
    <w:rsid w:val="000218FE"/>
    <w:rsid w:val="00021E3F"/>
    <w:rsid w:val="00022557"/>
    <w:rsid w:val="00022667"/>
    <w:rsid w:val="00022E52"/>
    <w:rsid w:val="00023046"/>
    <w:rsid w:val="00023EA6"/>
    <w:rsid w:val="000249BD"/>
    <w:rsid w:val="00026089"/>
    <w:rsid w:val="00035417"/>
    <w:rsid w:val="00036CAB"/>
    <w:rsid w:val="00037E7A"/>
    <w:rsid w:val="00040F71"/>
    <w:rsid w:val="00041CED"/>
    <w:rsid w:val="00045402"/>
    <w:rsid w:val="000461BB"/>
    <w:rsid w:val="000527C1"/>
    <w:rsid w:val="00054B65"/>
    <w:rsid w:val="00055A78"/>
    <w:rsid w:val="000570AC"/>
    <w:rsid w:val="00065C73"/>
    <w:rsid w:val="00066AE2"/>
    <w:rsid w:val="000678A7"/>
    <w:rsid w:val="00070E5B"/>
    <w:rsid w:val="0007169D"/>
    <w:rsid w:val="0007547E"/>
    <w:rsid w:val="00081581"/>
    <w:rsid w:val="000928D4"/>
    <w:rsid w:val="00096E49"/>
    <w:rsid w:val="00097BA0"/>
    <w:rsid w:val="000A0E9E"/>
    <w:rsid w:val="000A4E5E"/>
    <w:rsid w:val="000A603D"/>
    <w:rsid w:val="000B048D"/>
    <w:rsid w:val="000B10DF"/>
    <w:rsid w:val="000B357D"/>
    <w:rsid w:val="000B6224"/>
    <w:rsid w:val="000C02C7"/>
    <w:rsid w:val="000C3573"/>
    <w:rsid w:val="000C772E"/>
    <w:rsid w:val="000D3191"/>
    <w:rsid w:val="000D3892"/>
    <w:rsid w:val="000E4FCC"/>
    <w:rsid w:val="000E6E91"/>
    <w:rsid w:val="000F1754"/>
    <w:rsid w:val="000F2333"/>
    <w:rsid w:val="000F56AD"/>
    <w:rsid w:val="000F5AE8"/>
    <w:rsid w:val="000F7624"/>
    <w:rsid w:val="0010215A"/>
    <w:rsid w:val="001032EA"/>
    <w:rsid w:val="00103645"/>
    <w:rsid w:val="00103C5F"/>
    <w:rsid w:val="00104C29"/>
    <w:rsid w:val="00107882"/>
    <w:rsid w:val="001140EF"/>
    <w:rsid w:val="00117616"/>
    <w:rsid w:val="001214D5"/>
    <w:rsid w:val="00122816"/>
    <w:rsid w:val="0013168B"/>
    <w:rsid w:val="00131D55"/>
    <w:rsid w:val="00133874"/>
    <w:rsid w:val="00135EF0"/>
    <w:rsid w:val="00140F28"/>
    <w:rsid w:val="00144C36"/>
    <w:rsid w:val="001450BC"/>
    <w:rsid w:val="00146DCD"/>
    <w:rsid w:val="00146DCE"/>
    <w:rsid w:val="00157D42"/>
    <w:rsid w:val="00164F2B"/>
    <w:rsid w:val="001655CA"/>
    <w:rsid w:val="001665CD"/>
    <w:rsid w:val="00170339"/>
    <w:rsid w:val="001721AD"/>
    <w:rsid w:val="00172C08"/>
    <w:rsid w:val="00177C28"/>
    <w:rsid w:val="00180B87"/>
    <w:rsid w:val="001867BE"/>
    <w:rsid w:val="00187810"/>
    <w:rsid w:val="0019140D"/>
    <w:rsid w:val="00195B5F"/>
    <w:rsid w:val="00196A18"/>
    <w:rsid w:val="001A3E7E"/>
    <w:rsid w:val="001A754B"/>
    <w:rsid w:val="001B61FF"/>
    <w:rsid w:val="001C63DC"/>
    <w:rsid w:val="001C6C87"/>
    <w:rsid w:val="001D0329"/>
    <w:rsid w:val="001D48CB"/>
    <w:rsid w:val="001D6C85"/>
    <w:rsid w:val="001E3E24"/>
    <w:rsid w:val="001E3FFE"/>
    <w:rsid w:val="001E7D09"/>
    <w:rsid w:val="001F4AF8"/>
    <w:rsid w:val="001F6CEF"/>
    <w:rsid w:val="00200FE1"/>
    <w:rsid w:val="00204AB3"/>
    <w:rsid w:val="00211F00"/>
    <w:rsid w:val="00212175"/>
    <w:rsid w:val="00214F88"/>
    <w:rsid w:val="00221FCF"/>
    <w:rsid w:val="002226C7"/>
    <w:rsid w:val="00226E7E"/>
    <w:rsid w:val="00230A99"/>
    <w:rsid w:val="0023597C"/>
    <w:rsid w:val="00242621"/>
    <w:rsid w:val="00244AD4"/>
    <w:rsid w:val="002457F3"/>
    <w:rsid w:val="002468D8"/>
    <w:rsid w:val="0024725D"/>
    <w:rsid w:val="00250BE4"/>
    <w:rsid w:val="00256769"/>
    <w:rsid w:val="00257925"/>
    <w:rsid w:val="002604F6"/>
    <w:rsid w:val="002626A2"/>
    <w:rsid w:val="00270585"/>
    <w:rsid w:val="00274D8A"/>
    <w:rsid w:val="00276695"/>
    <w:rsid w:val="0027711C"/>
    <w:rsid w:val="0027719D"/>
    <w:rsid w:val="002802D3"/>
    <w:rsid w:val="00284F5F"/>
    <w:rsid w:val="00291D35"/>
    <w:rsid w:val="00295971"/>
    <w:rsid w:val="002A03D7"/>
    <w:rsid w:val="002A14BA"/>
    <w:rsid w:val="002A405C"/>
    <w:rsid w:val="002A4D73"/>
    <w:rsid w:val="002B304A"/>
    <w:rsid w:val="002C19D6"/>
    <w:rsid w:val="002C29BA"/>
    <w:rsid w:val="002D0E2A"/>
    <w:rsid w:val="002D41EB"/>
    <w:rsid w:val="002D4EF9"/>
    <w:rsid w:val="002D7A9D"/>
    <w:rsid w:val="002E1A94"/>
    <w:rsid w:val="002E34AB"/>
    <w:rsid w:val="002E5954"/>
    <w:rsid w:val="002E5EB8"/>
    <w:rsid w:val="002E604D"/>
    <w:rsid w:val="002E6573"/>
    <w:rsid w:val="002F3499"/>
    <w:rsid w:val="002F5FA5"/>
    <w:rsid w:val="002F6B0D"/>
    <w:rsid w:val="002F75BB"/>
    <w:rsid w:val="00302A31"/>
    <w:rsid w:val="003034DB"/>
    <w:rsid w:val="00305414"/>
    <w:rsid w:val="0030623B"/>
    <w:rsid w:val="0030698E"/>
    <w:rsid w:val="00310C35"/>
    <w:rsid w:val="003147F2"/>
    <w:rsid w:val="0031618F"/>
    <w:rsid w:val="00326678"/>
    <w:rsid w:val="003269B6"/>
    <w:rsid w:val="00337F33"/>
    <w:rsid w:val="0034375A"/>
    <w:rsid w:val="00344CEA"/>
    <w:rsid w:val="00346682"/>
    <w:rsid w:val="00350BE1"/>
    <w:rsid w:val="00350CF4"/>
    <w:rsid w:val="0035363F"/>
    <w:rsid w:val="0035468A"/>
    <w:rsid w:val="003704B2"/>
    <w:rsid w:val="00380D08"/>
    <w:rsid w:val="003819E2"/>
    <w:rsid w:val="00384011"/>
    <w:rsid w:val="00385561"/>
    <w:rsid w:val="003857A4"/>
    <w:rsid w:val="0039205B"/>
    <w:rsid w:val="00392DF5"/>
    <w:rsid w:val="003A439C"/>
    <w:rsid w:val="003A6CBD"/>
    <w:rsid w:val="003B565E"/>
    <w:rsid w:val="003C1AF9"/>
    <w:rsid w:val="003C3F45"/>
    <w:rsid w:val="003C4ED5"/>
    <w:rsid w:val="003C6688"/>
    <w:rsid w:val="003C6FA4"/>
    <w:rsid w:val="003D0F31"/>
    <w:rsid w:val="003D4EE8"/>
    <w:rsid w:val="003E3121"/>
    <w:rsid w:val="003F7B68"/>
    <w:rsid w:val="004028A0"/>
    <w:rsid w:val="00407AC5"/>
    <w:rsid w:val="00412E92"/>
    <w:rsid w:val="004133CB"/>
    <w:rsid w:val="0041472B"/>
    <w:rsid w:val="00415503"/>
    <w:rsid w:val="00416CCD"/>
    <w:rsid w:val="00420239"/>
    <w:rsid w:val="00420D73"/>
    <w:rsid w:val="00423291"/>
    <w:rsid w:val="00423676"/>
    <w:rsid w:val="004245E9"/>
    <w:rsid w:val="00425313"/>
    <w:rsid w:val="0042794E"/>
    <w:rsid w:val="0043067F"/>
    <w:rsid w:val="00430A3F"/>
    <w:rsid w:val="0043270D"/>
    <w:rsid w:val="00437D6A"/>
    <w:rsid w:val="00444B71"/>
    <w:rsid w:val="00445E07"/>
    <w:rsid w:val="00450A5A"/>
    <w:rsid w:val="00452DD4"/>
    <w:rsid w:val="00457393"/>
    <w:rsid w:val="0046278E"/>
    <w:rsid w:val="004639C4"/>
    <w:rsid w:val="00463D64"/>
    <w:rsid w:val="00464461"/>
    <w:rsid w:val="00465D8C"/>
    <w:rsid w:val="00467229"/>
    <w:rsid w:val="004737B6"/>
    <w:rsid w:val="00474371"/>
    <w:rsid w:val="0047481D"/>
    <w:rsid w:val="004777A7"/>
    <w:rsid w:val="004801DA"/>
    <w:rsid w:val="00481102"/>
    <w:rsid w:val="00481934"/>
    <w:rsid w:val="00482C51"/>
    <w:rsid w:val="004C010E"/>
    <w:rsid w:val="004C0F70"/>
    <w:rsid w:val="004C18DC"/>
    <w:rsid w:val="004C48E6"/>
    <w:rsid w:val="004C5732"/>
    <w:rsid w:val="004D405C"/>
    <w:rsid w:val="004E57CB"/>
    <w:rsid w:val="004F0232"/>
    <w:rsid w:val="004F2E41"/>
    <w:rsid w:val="004F5858"/>
    <w:rsid w:val="0050733E"/>
    <w:rsid w:val="005116C5"/>
    <w:rsid w:val="005165FC"/>
    <w:rsid w:val="00516829"/>
    <w:rsid w:val="00520541"/>
    <w:rsid w:val="00520AF2"/>
    <w:rsid w:val="00524081"/>
    <w:rsid w:val="00524EA2"/>
    <w:rsid w:val="0053138A"/>
    <w:rsid w:val="00535A86"/>
    <w:rsid w:val="0053673E"/>
    <w:rsid w:val="00542477"/>
    <w:rsid w:val="00543BBF"/>
    <w:rsid w:val="00551235"/>
    <w:rsid w:val="00554393"/>
    <w:rsid w:val="00554DBD"/>
    <w:rsid w:val="005555E3"/>
    <w:rsid w:val="00556833"/>
    <w:rsid w:val="005600D2"/>
    <w:rsid w:val="0057092C"/>
    <w:rsid w:val="005735B7"/>
    <w:rsid w:val="0057406C"/>
    <w:rsid w:val="00575EFB"/>
    <w:rsid w:val="00576C01"/>
    <w:rsid w:val="005850F9"/>
    <w:rsid w:val="00593D73"/>
    <w:rsid w:val="005955AE"/>
    <w:rsid w:val="00596FE2"/>
    <w:rsid w:val="005A5556"/>
    <w:rsid w:val="005A63F2"/>
    <w:rsid w:val="005A76B3"/>
    <w:rsid w:val="005B2727"/>
    <w:rsid w:val="005B4172"/>
    <w:rsid w:val="005C2387"/>
    <w:rsid w:val="005C24BA"/>
    <w:rsid w:val="005D18DA"/>
    <w:rsid w:val="005D6F1D"/>
    <w:rsid w:val="005E0C8B"/>
    <w:rsid w:val="005E2D57"/>
    <w:rsid w:val="005F481E"/>
    <w:rsid w:val="0060156B"/>
    <w:rsid w:val="00605D8F"/>
    <w:rsid w:val="00605E93"/>
    <w:rsid w:val="0061028C"/>
    <w:rsid w:val="00610BCF"/>
    <w:rsid w:val="00612FD8"/>
    <w:rsid w:val="00614D1E"/>
    <w:rsid w:val="00622675"/>
    <w:rsid w:val="00633E07"/>
    <w:rsid w:val="00635AFB"/>
    <w:rsid w:val="00645990"/>
    <w:rsid w:val="0064633A"/>
    <w:rsid w:val="00653A7A"/>
    <w:rsid w:val="00656CAB"/>
    <w:rsid w:val="00662A30"/>
    <w:rsid w:val="0066305D"/>
    <w:rsid w:val="00666CFE"/>
    <w:rsid w:val="006719E7"/>
    <w:rsid w:val="00671A2B"/>
    <w:rsid w:val="00672C57"/>
    <w:rsid w:val="00674583"/>
    <w:rsid w:val="00677708"/>
    <w:rsid w:val="00682F83"/>
    <w:rsid w:val="006863D7"/>
    <w:rsid w:val="00690D53"/>
    <w:rsid w:val="00696E66"/>
    <w:rsid w:val="006A7CCE"/>
    <w:rsid w:val="006B6A78"/>
    <w:rsid w:val="006B717C"/>
    <w:rsid w:val="006C173F"/>
    <w:rsid w:val="006C1BD3"/>
    <w:rsid w:val="006C3E5D"/>
    <w:rsid w:val="006C476C"/>
    <w:rsid w:val="006C4A6D"/>
    <w:rsid w:val="006D29E7"/>
    <w:rsid w:val="006D3043"/>
    <w:rsid w:val="006D7009"/>
    <w:rsid w:val="006D7BB3"/>
    <w:rsid w:val="006E0F1B"/>
    <w:rsid w:val="006E35C1"/>
    <w:rsid w:val="006E5904"/>
    <w:rsid w:val="006E7CDA"/>
    <w:rsid w:val="006F0538"/>
    <w:rsid w:val="00702F54"/>
    <w:rsid w:val="00710160"/>
    <w:rsid w:val="00713958"/>
    <w:rsid w:val="00715AA7"/>
    <w:rsid w:val="00716CDC"/>
    <w:rsid w:val="00722045"/>
    <w:rsid w:val="00722C84"/>
    <w:rsid w:val="00727E72"/>
    <w:rsid w:val="00733291"/>
    <w:rsid w:val="00733561"/>
    <w:rsid w:val="00734F72"/>
    <w:rsid w:val="00743E59"/>
    <w:rsid w:val="00743F9F"/>
    <w:rsid w:val="00751331"/>
    <w:rsid w:val="00751718"/>
    <w:rsid w:val="00752854"/>
    <w:rsid w:val="00760D21"/>
    <w:rsid w:val="00763692"/>
    <w:rsid w:val="00771C6D"/>
    <w:rsid w:val="00771FCD"/>
    <w:rsid w:val="007803AD"/>
    <w:rsid w:val="00783E91"/>
    <w:rsid w:val="00786B2B"/>
    <w:rsid w:val="00787498"/>
    <w:rsid w:val="0079248A"/>
    <w:rsid w:val="007A2573"/>
    <w:rsid w:val="007B280B"/>
    <w:rsid w:val="007B357B"/>
    <w:rsid w:val="007C1FFB"/>
    <w:rsid w:val="007C48D4"/>
    <w:rsid w:val="007C550A"/>
    <w:rsid w:val="007D5298"/>
    <w:rsid w:val="007D77E1"/>
    <w:rsid w:val="007E5799"/>
    <w:rsid w:val="007E68FC"/>
    <w:rsid w:val="007F4A38"/>
    <w:rsid w:val="007F604C"/>
    <w:rsid w:val="007F640F"/>
    <w:rsid w:val="008029EB"/>
    <w:rsid w:val="0080706F"/>
    <w:rsid w:val="008150BC"/>
    <w:rsid w:val="00817701"/>
    <w:rsid w:val="00830ABE"/>
    <w:rsid w:val="00840084"/>
    <w:rsid w:val="008414E8"/>
    <w:rsid w:val="008436A5"/>
    <w:rsid w:val="00852285"/>
    <w:rsid w:val="00854052"/>
    <w:rsid w:val="00856997"/>
    <w:rsid w:val="008612AD"/>
    <w:rsid w:val="008645DC"/>
    <w:rsid w:val="00865B90"/>
    <w:rsid w:val="00872B8A"/>
    <w:rsid w:val="00873D1D"/>
    <w:rsid w:val="00887150"/>
    <w:rsid w:val="0089024E"/>
    <w:rsid w:val="00890EF9"/>
    <w:rsid w:val="00890F80"/>
    <w:rsid w:val="00891A89"/>
    <w:rsid w:val="00894530"/>
    <w:rsid w:val="008A0086"/>
    <w:rsid w:val="008A1705"/>
    <w:rsid w:val="008B2945"/>
    <w:rsid w:val="008B7462"/>
    <w:rsid w:val="008B7713"/>
    <w:rsid w:val="008C0E82"/>
    <w:rsid w:val="008C6327"/>
    <w:rsid w:val="008C7BB2"/>
    <w:rsid w:val="008D2803"/>
    <w:rsid w:val="008D4BCF"/>
    <w:rsid w:val="008D618B"/>
    <w:rsid w:val="008E15E5"/>
    <w:rsid w:val="008E371B"/>
    <w:rsid w:val="008F011F"/>
    <w:rsid w:val="008F347B"/>
    <w:rsid w:val="008F5543"/>
    <w:rsid w:val="00901AE8"/>
    <w:rsid w:val="00901B7A"/>
    <w:rsid w:val="0090512D"/>
    <w:rsid w:val="00911898"/>
    <w:rsid w:val="009151CB"/>
    <w:rsid w:val="0092472A"/>
    <w:rsid w:val="00924AAC"/>
    <w:rsid w:val="009355B8"/>
    <w:rsid w:val="00937C61"/>
    <w:rsid w:val="00941789"/>
    <w:rsid w:val="0094248B"/>
    <w:rsid w:val="00943E8D"/>
    <w:rsid w:val="009466A7"/>
    <w:rsid w:val="00951733"/>
    <w:rsid w:val="009534B6"/>
    <w:rsid w:val="009560F8"/>
    <w:rsid w:val="0096141F"/>
    <w:rsid w:val="009636D2"/>
    <w:rsid w:val="00964CE7"/>
    <w:rsid w:val="00966754"/>
    <w:rsid w:val="009674E0"/>
    <w:rsid w:val="0097409D"/>
    <w:rsid w:val="00980D8C"/>
    <w:rsid w:val="009907C1"/>
    <w:rsid w:val="009A461D"/>
    <w:rsid w:val="009A47BF"/>
    <w:rsid w:val="009A48C1"/>
    <w:rsid w:val="009A5751"/>
    <w:rsid w:val="009A6D0F"/>
    <w:rsid w:val="009B1F68"/>
    <w:rsid w:val="009B49FE"/>
    <w:rsid w:val="009B4C79"/>
    <w:rsid w:val="009B56F5"/>
    <w:rsid w:val="009B61AA"/>
    <w:rsid w:val="009B65CD"/>
    <w:rsid w:val="009B6D11"/>
    <w:rsid w:val="009C041D"/>
    <w:rsid w:val="009C4636"/>
    <w:rsid w:val="009C5FA2"/>
    <w:rsid w:val="009C7320"/>
    <w:rsid w:val="009C7562"/>
    <w:rsid w:val="009D10CE"/>
    <w:rsid w:val="009D190C"/>
    <w:rsid w:val="009D1AFE"/>
    <w:rsid w:val="009D25AD"/>
    <w:rsid w:val="009D383E"/>
    <w:rsid w:val="009E183F"/>
    <w:rsid w:val="009E1C02"/>
    <w:rsid w:val="009E355D"/>
    <w:rsid w:val="009E56D8"/>
    <w:rsid w:val="009E5F98"/>
    <w:rsid w:val="009E6B9E"/>
    <w:rsid w:val="009E7A7A"/>
    <w:rsid w:val="009F2F96"/>
    <w:rsid w:val="009F7CD4"/>
    <w:rsid w:val="00A01783"/>
    <w:rsid w:val="00A025BE"/>
    <w:rsid w:val="00A035BA"/>
    <w:rsid w:val="00A03F18"/>
    <w:rsid w:val="00A046B7"/>
    <w:rsid w:val="00A10A19"/>
    <w:rsid w:val="00A13E3F"/>
    <w:rsid w:val="00A1494D"/>
    <w:rsid w:val="00A15F14"/>
    <w:rsid w:val="00A16459"/>
    <w:rsid w:val="00A22378"/>
    <w:rsid w:val="00A22394"/>
    <w:rsid w:val="00A272CB"/>
    <w:rsid w:val="00A27D4E"/>
    <w:rsid w:val="00A34008"/>
    <w:rsid w:val="00A3478E"/>
    <w:rsid w:val="00A34E2E"/>
    <w:rsid w:val="00A42ED9"/>
    <w:rsid w:val="00A431B3"/>
    <w:rsid w:val="00A577BB"/>
    <w:rsid w:val="00A61058"/>
    <w:rsid w:val="00A654F4"/>
    <w:rsid w:val="00A72A4B"/>
    <w:rsid w:val="00A73822"/>
    <w:rsid w:val="00A751AB"/>
    <w:rsid w:val="00A96AE2"/>
    <w:rsid w:val="00AA045A"/>
    <w:rsid w:val="00AA152D"/>
    <w:rsid w:val="00AA3A2A"/>
    <w:rsid w:val="00AA5AF5"/>
    <w:rsid w:val="00AA6FF4"/>
    <w:rsid w:val="00AB2C48"/>
    <w:rsid w:val="00AB64FB"/>
    <w:rsid w:val="00AB6F6F"/>
    <w:rsid w:val="00AB7562"/>
    <w:rsid w:val="00AC1281"/>
    <w:rsid w:val="00AC6E68"/>
    <w:rsid w:val="00AD419A"/>
    <w:rsid w:val="00AD795E"/>
    <w:rsid w:val="00AE3633"/>
    <w:rsid w:val="00AE438E"/>
    <w:rsid w:val="00AE622E"/>
    <w:rsid w:val="00AF3C08"/>
    <w:rsid w:val="00AF4B89"/>
    <w:rsid w:val="00AF5773"/>
    <w:rsid w:val="00B00971"/>
    <w:rsid w:val="00B07791"/>
    <w:rsid w:val="00B153C9"/>
    <w:rsid w:val="00B246F0"/>
    <w:rsid w:val="00B278F3"/>
    <w:rsid w:val="00B32D9A"/>
    <w:rsid w:val="00B33CB8"/>
    <w:rsid w:val="00B37316"/>
    <w:rsid w:val="00B41196"/>
    <w:rsid w:val="00B44216"/>
    <w:rsid w:val="00B443FE"/>
    <w:rsid w:val="00B47767"/>
    <w:rsid w:val="00B51533"/>
    <w:rsid w:val="00B530F2"/>
    <w:rsid w:val="00B56B46"/>
    <w:rsid w:val="00B57EAD"/>
    <w:rsid w:val="00B65A6D"/>
    <w:rsid w:val="00B65B3A"/>
    <w:rsid w:val="00B65F5A"/>
    <w:rsid w:val="00B67586"/>
    <w:rsid w:val="00B67D6A"/>
    <w:rsid w:val="00B70B73"/>
    <w:rsid w:val="00B720D7"/>
    <w:rsid w:val="00B76A51"/>
    <w:rsid w:val="00B76F15"/>
    <w:rsid w:val="00B77CF2"/>
    <w:rsid w:val="00B82D78"/>
    <w:rsid w:val="00B83D84"/>
    <w:rsid w:val="00B84C03"/>
    <w:rsid w:val="00B91446"/>
    <w:rsid w:val="00B91ED4"/>
    <w:rsid w:val="00BA0E8E"/>
    <w:rsid w:val="00BA14C5"/>
    <w:rsid w:val="00BB136F"/>
    <w:rsid w:val="00BB4709"/>
    <w:rsid w:val="00BB614D"/>
    <w:rsid w:val="00BC05D6"/>
    <w:rsid w:val="00BC0A3F"/>
    <w:rsid w:val="00BC1A4B"/>
    <w:rsid w:val="00BC4A71"/>
    <w:rsid w:val="00BC53CD"/>
    <w:rsid w:val="00BD4280"/>
    <w:rsid w:val="00BD558B"/>
    <w:rsid w:val="00BE3CF7"/>
    <w:rsid w:val="00BE4A11"/>
    <w:rsid w:val="00BE5EFC"/>
    <w:rsid w:val="00BF2467"/>
    <w:rsid w:val="00BF3CCB"/>
    <w:rsid w:val="00C1016F"/>
    <w:rsid w:val="00C148BA"/>
    <w:rsid w:val="00C17018"/>
    <w:rsid w:val="00C22AE4"/>
    <w:rsid w:val="00C23EF2"/>
    <w:rsid w:val="00C421B1"/>
    <w:rsid w:val="00C4325E"/>
    <w:rsid w:val="00C47277"/>
    <w:rsid w:val="00C5049B"/>
    <w:rsid w:val="00C52E7B"/>
    <w:rsid w:val="00C542B5"/>
    <w:rsid w:val="00C57EF1"/>
    <w:rsid w:val="00C600AD"/>
    <w:rsid w:val="00C60673"/>
    <w:rsid w:val="00C61BD2"/>
    <w:rsid w:val="00C626CE"/>
    <w:rsid w:val="00C6429B"/>
    <w:rsid w:val="00C649AA"/>
    <w:rsid w:val="00C64DD3"/>
    <w:rsid w:val="00C64F17"/>
    <w:rsid w:val="00C65822"/>
    <w:rsid w:val="00C66646"/>
    <w:rsid w:val="00C708C0"/>
    <w:rsid w:val="00C70A08"/>
    <w:rsid w:val="00C73E0C"/>
    <w:rsid w:val="00C75343"/>
    <w:rsid w:val="00C8605C"/>
    <w:rsid w:val="00C93488"/>
    <w:rsid w:val="00C975D5"/>
    <w:rsid w:val="00CA1A95"/>
    <w:rsid w:val="00CA21FB"/>
    <w:rsid w:val="00CA22C4"/>
    <w:rsid w:val="00CA6406"/>
    <w:rsid w:val="00CA6B95"/>
    <w:rsid w:val="00CB52BD"/>
    <w:rsid w:val="00CB54E4"/>
    <w:rsid w:val="00CB77C5"/>
    <w:rsid w:val="00CC7604"/>
    <w:rsid w:val="00CD0D18"/>
    <w:rsid w:val="00CD1618"/>
    <w:rsid w:val="00CD40A9"/>
    <w:rsid w:val="00CD63D6"/>
    <w:rsid w:val="00CD6DCC"/>
    <w:rsid w:val="00CE4FD6"/>
    <w:rsid w:val="00CE6D97"/>
    <w:rsid w:val="00CE7B07"/>
    <w:rsid w:val="00CF2F78"/>
    <w:rsid w:val="00D0269C"/>
    <w:rsid w:val="00D03F5E"/>
    <w:rsid w:val="00D04212"/>
    <w:rsid w:val="00D043DA"/>
    <w:rsid w:val="00D04D25"/>
    <w:rsid w:val="00D14259"/>
    <w:rsid w:val="00D1547C"/>
    <w:rsid w:val="00D21BDC"/>
    <w:rsid w:val="00D2341A"/>
    <w:rsid w:val="00D24427"/>
    <w:rsid w:val="00D32C61"/>
    <w:rsid w:val="00D371A9"/>
    <w:rsid w:val="00D4094E"/>
    <w:rsid w:val="00D44077"/>
    <w:rsid w:val="00D50DA9"/>
    <w:rsid w:val="00D545FD"/>
    <w:rsid w:val="00D574F7"/>
    <w:rsid w:val="00D577AA"/>
    <w:rsid w:val="00D61BA8"/>
    <w:rsid w:val="00D623EF"/>
    <w:rsid w:val="00D642D8"/>
    <w:rsid w:val="00D70C6C"/>
    <w:rsid w:val="00D7540E"/>
    <w:rsid w:val="00D75B8E"/>
    <w:rsid w:val="00D769F5"/>
    <w:rsid w:val="00D77208"/>
    <w:rsid w:val="00D918B7"/>
    <w:rsid w:val="00D93935"/>
    <w:rsid w:val="00D96037"/>
    <w:rsid w:val="00DA0677"/>
    <w:rsid w:val="00DA7A09"/>
    <w:rsid w:val="00DB27A1"/>
    <w:rsid w:val="00DB2AEA"/>
    <w:rsid w:val="00DB6262"/>
    <w:rsid w:val="00DC1454"/>
    <w:rsid w:val="00DD0E89"/>
    <w:rsid w:val="00DD64C1"/>
    <w:rsid w:val="00DE22D0"/>
    <w:rsid w:val="00DE5F5F"/>
    <w:rsid w:val="00DF0188"/>
    <w:rsid w:val="00DF0247"/>
    <w:rsid w:val="00DF2865"/>
    <w:rsid w:val="00DF3A31"/>
    <w:rsid w:val="00E008EF"/>
    <w:rsid w:val="00E03615"/>
    <w:rsid w:val="00E064E1"/>
    <w:rsid w:val="00E12B5C"/>
    <w:rsid w:val="00E14EDD"/>
    <w:rsid w:val="00E15DC4"/>
    <w:rsid w:val="00E22259"/>
    <w:rsid w:val="00E22BCC"/>
    <w:rsid w:val="00E242A1"/>
    <w:rsid w:val="00E2749E"/>
    <w:rsid w:val="00E3643A"/>
    <w:rsid w:val="00E43D5A"/>
    <w:rsid w:val="00E4680B"/>
    <w:rsid w:val="00E50260"/>
    <w:rsid w:val="00E514C1"/>
    <w:rsid w:val="00E52ED3"/>
    <w:rsid w:val="00E61231"/>
    <w:rsid w:val="00E64938"/>
    <w:rsid w:val="00E71832"/>
    <w:rsid w:val="00E721C0"/>
    <w:rsid w:val="00E72A1C"/>
    <w:rsid w:val="00E72D92"/>
    <w:rsid w:val="00E82BAD"/>
    <w:rsid w:val="00E8317B"/>
    <w:rsid w:val="00E86D2A"/>
    <w:rsid w:val="00E931FD"/>
    <w:rsid w:val="00E97DC7"/>
    <w:rsid w:val="00EA1F31"/>
    <w:rsid w:val="00EA27B4"/>
    <w:rsid w:val="00EA61C0"/>
    <w:rsid w:val="00EB5DB9"/>
    <w:rsid w:val="00EC2A70"/>
    <w:rsid w:val="00EC2E53"/>
    <w:rsid w:val="00EC375C"/>
    <w:rsid w:val="00EC4775"/>
    <w:rsid w:val="00EC70E4"/>
    <w:rsid w:val="00EC7EB0"/>
    <w:rsid w:val="00ED1FD1"/>
    <w:rsid w:val="00ED63BB"/>
    <w:rsid w:val="00EE3BE9"/>
    <w:rsid w:val="00EE4031"/>
    <w:rsid w:val="00EE56C1"/>
    <w:rsid w:val="00EE7B2E"/>
    <w:rsid w:val="00EF07CC"/>
    <w:rsid w:val="00EF1FD3"/>
    <w:rsid w:val="00EF4140"/>
    <w:rsid w:val="00EF4AA5"/>
    <w:rsid w:val="00F00B94"/>
    <w:rsid w:val="00F01CC4"/>
    <w:rsid w:val="00F05851"/>
    <w:rsid w:val="00F06010"/>
    <w:rsid w:val="00F07FB9"/>
    <w:rsid w:val="00F134EC"/>
    <w:rsid w:val="00F14B3C"/>
    <w:rsid w:val="00F20040"/>
    <w:rsid w:val="00F21A9B"/>
    <w:rsid w:val="00F21DA0"/>
    <w:rsid w:val="00F226C6"/>
    <w:rsid w:val="00F252CF"/>
    <w:rsid w:val="00F27C05"/>
    <w:rsid w:val="00F31942"/>
    <w:rsid w:val="00F371C0"/>
    <w:rsid w:val="00F37BE7"/>
    <w:rsid w:val="00F37E33"/>
    <w:rsid w:val="00F477CF"/>
    <w:rsid w:val="00F5000D"/>
    <w:rsid w:val="00F52AEB"/>
    <w:rsid w:val="00F560E4"/>
    <w:rsid w:val="00F561AA"/>
    <w:rsid w:val="00F576CE"/>
    <w:rsid w:val="00F57A8C"/>
    <w:rsid w:val="00F62B85"/>
    <w:rsid w:val="00F63858"/>
    <w:rsid w:val="00F731C2"/>
    <w:rsid w:val="00F756CC"/>
    <w:rsid w:val="00F758DC"/>
    <w:rsid w:val="00FA0075"/>
    <w:rsid w:val="00FA54A6"/>
    <w:rsid w:val="00FA56FD"/>
    <w:rsid w:val="00FA7A53"/>
    <w:rsid w:val="00FA7B5D"/>
    <w:rsid w:val="00FB66A0"/>
    <w:rsid w:val="00FB6DA4"/>
    <w:rsid w:val="00FB7064"/>
    <w:rsid w:val="00FD0DF4"/>
    <w:rsid w:val="00FD5E2F"/>
    <w:rsid w:val="00FD70D5"/>
    <w:rsid w:val="00FD7654"/>
    <w:rsid w:val="00FD7AFE"/>
    <w:rsid w:val="00FF1591"/>
    <w:rsid w:val="00FF1C80"/>
    <w:rsid w:val="00FF3899"/>
    <w:rsid w:val="00FF38CF"/>
    <w:rsid w:val="00FF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3D6DD89"/>
  <w15:chartTrackingRefBased/>
  <w15:docId w15:val="{9D2D6226-2BE0-498C-AFD7-2E364F5A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9151CB"/>
    <w:pPr>
      <w:spacing w:before="240" w:beforeAutospacing="0" w:after="240" w:afterAutospacing="0" w:line="480" w:lineRule="auto"/>
      <w:outlineLvl w:val="0"/>
    </w:pPr>
    <w:rPr>
      <w:color w:val="000000"/>
    </w:rPr>
  </w:style>
  <w:style w:type="paragraph" w:styleId="Heading2">
    <w:name w:val="heading 2"/>
    <w:basedOn w:val="NormalWeb"/>
    <w:next w:val="Normal"/>
    <w:link w:val="Heading2Char"/>
    <w:uiPriority w:val="9"/>
    <w:unhideWhenUsed/>
    <w:qFormat/>
    <w:rsid w:val="009151CB"/>
    <w:pPr>
      <w:spacing w:before="240" w:beforeAutospacing="0" w:after="240" w:afterAutospacing="0" w:line="480" w:lineRule="auto"/>
      <w:outlineLvl w:val="1"/>
    </w:pPr>
    <w:rPr>
      <w:i/>
      <w:iCs/>
      <w:color w:val="000000"/>
    </w:rPr>
  </w:style>
  <w:style w:type="paragraph" w:styleId="Heading3">
    <w:name w:val="heading 3"/>
    <w:basedOn w:val="NormalWeb"/>
    <w:next w:val="Normal"/>
    <w:link w:val="Heading3Char"/>
    <w:uiPriority w:val="9"/>
    <w:unhideWhenUsed/>
    <w:qFormat/>
    <w:rsid w:val="009151CB"/>
    <w:pPr>
      <w:spacing w:before="240" w:beforeAutospacing="0" w:after="240" w:afterAutospacing="0" w:line="480" w:lineRule="auto"/>
      <w:outlineLvl w:val="2"/>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0A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23676"/>
    <w:rPr>
      <w:color w:val="0000FF"/>
      <w:u w:val="single"/>
    </w:rPr>
  </w:style>
  <w:style w:type="table" w:styleId="TableGrid">
    <w:name w:val="Table Grid"/>
    <w:basedOn w:val="TableNormal"/>
    <w:uiPriority w:val="39"/>
    <w:rsid w:val="00734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3D84"/>
    <w:rPr>
      <w:sz w:val="16"/>
      <w:szCs w:val="16"/>
    </w:rPr>
  </w:style>
  <w:style w:type="paragraph" w:styleId="CommentText">
    <w:name w:val="annotation text"/>
    <w:basedOn w:val="Normal"/>
    <w:link w:val="CommentTextChar"/>
    <w:uiPriority w:val="99"/>
    <w:unhideWhenUsed/>
    <w:rsid w:val="00B83D84"/>
    <w:pPr>
      <w:spacing w:line="240" w:lineRule="auto"/>
    </w:pPr>
    <w:rPr>
      <w:sz w:val="20"/>
      <w:szCs w:val="20"/>
    </w:rPr>
  </w:style>
  <w:style w:type="character" w:customStyle="1" w:styleId="CommentTextChar">
    <w:name w:val="Comment Text Char"/>
    <w:basedOn w:val="DefaultParagraphFont"/>
    <w:link w:val="CommentText"/>
    <w:uiPriority w:val="99"/>
    <w:rsid w:val="00B83D84"/>
    <w:rPr>
      <w:sz w:val="20"/>
      <w:szCs w:val="20"/>
    </w:rPr>
  </w:style>
  <w:style w:type="paragraph" w:styleId="CommentSubject">
    <w:name w:val="annotation subject"/>
    <w:basedOn w:val="CommentText"/>
    <w:next w:val="CommentText"/>
    <w:link w:val="CommentSubjectChar"/>
    <w:uiPriority w:val="99"/>
    <w:semiHidden/>
    <w:unhideWhenUsed/>
    <w:rsid w:val="00B83D84"/>
    <w:rPr>
      <w:b/>
      <w:bCs/>
    </w:rPr>
  </w:style>
  <w:style w:type="character" w:customStyle="1" w:styleId="CommentSubjectChar">
    <w:name w:val="Comment Subject Char"/>
    <w:basedOn w:val="CommentTextChar"/>
    <w:link w:val="CommentSubject"/>
    <w:uiPriority w:val="99"/>
    <w:semiHidden/>
    <w:rsid w:val="00B83D84"/>
    <w:rPr>
      <w:b/>
      <w:bCs/>
      <w:sz w:val="20"/>
      <w:szCs w:val="20"/>
    </w:rPr>
  </w:style>
  <w:style w:type="paragraph" w:styleId="BalloonText">
    <w:name w:val="Balloon Text"/>
    <w:basedOn w:val="Normal"/>
    <w:link w:val="BalloonTextChar"/>
    <w:uiPriority w:val="99"/>
    <w:semiHidden/>
    <w:unhideWhenUsed/>
    <w:rsid w:val="00DA06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0677"/>
    <w:rPr>
      <w:rFonts w:ascii="Segoe UI" w:hAnsi="Segoe UI" w:cs="Segoe UI"/>
      <w:sz w:val="18"/>
      <w:szCs w:val="18"/>
    </w:rPr>
  </w:style>
  <w:style w:type="paragraph" w:styleId="Header">
    <w:name w:val="header"/>
    <w:basedOn w:val="Normal"/>
    <w:link w:val="HeaderChar"/>
    <w:uiPriority w:val="99"/>
    <w:unhideWhenUsed/>
    <w:rsid w:val="00C542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2B5"/>
  </w:style>
  <w:style w:type="paragraph" w:styleId="Footer">
    <w:name w:val="footer"/>
    <w:basedOn w:val="Normal"/>
    <w:link w:val="FooterChar"/>
    <w:uiPriority w:val="99"/>
    <w:unhideWhenUsed/>
    <w:rsid w:val="00C542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2B5"/>
  </w:style>
  <w:style w:type="character" w:customStyle="1" w:styleId="Heading1Char">
    <w:name w:val="Heading 1 Char"/>
    <w:basedOn w:val="DefaultParagraphFont"/>
    <w:link w:val="Heading1"/>
    <w:uiPriority w:val="9"/>
    <w:rsid w:val="009151CB"/>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9151CB"/>
    <w:pPr>
      <w:outlineLvl w:val="9"/>
    </w:pPr>
  </w:style>
  <w:style w:type="paragraph" w:styleId="TOC2">
    <w:name w:val="toc 2"/>
    <w:basedOn w:val="Normal"/>
    <w:next w:val="Normal"/>
    <w:autoRedefine/>
    <w:uiPriority w:val="39"/>
    <w:unhideWhenUsed/>
    <w:rsid w:val="009151CB"/>
    <w:pPr>
      <w:spacing w:after="100"/>
      <w:ind w:left="220"/>
    </w:pPr>
    <w:rPr>
      <w:rFonts w:eastAsiaTheme="minorEastAsia" w:cs="Times New Roman"/>
    </w:rPr>
  </w:style>
  <w:style w:type="paragraph" w:styleId="TOC1">
    <w:name w:val="toc 1"/>
    <w:basedOn w:val="Normal"/>
    <w:next w:val="Normal"/>
    <w:autoRedefine/>
    <w:uiPriority w:val="39"/>
    <w:unhideWhenUsed/>
    <w:rsid w:val="009151CB"/>
    <w:pPr>
      <w:spacing w:after="100"/>
    </w:pPr>
    <w:rPr>
      <w:rFonts w:eastAsiaTheme="minorEastAsia" w:cs="Times New Roman"/>
    </w:rPr>
  </w:style>
  <w:style w:type="paragraph" w:styleId="TOC3">
    <w:name w:val="toc 3"/>
    <w:basedOn w:val="Normal"/>
    <w:next w:val="Normal"/>
    <w:autoRedefine/>
    <w:uiPriority w:val="39"/>
    <w:unhideWhenUsed/>
    <w:rsid w:val="009151CB"/>
    <w:pPr>
      <w:spacing w:after="100"/>
      <w:ind w:left="440"/>
    </w:pPr>
    <w:rPr>
      <w:rFonts w:eastAsiaTheme="minorEastAsia" w:cs="Times New Roman"/>
    </w:rPr>
  </w:style>
  <w:style w:type="paragraph" w:styleId="NoSpacing">
    <w:name w:val="No Spacing"/>
    <w:uiPriority w:val="1"/>
    <w:qFormat/>
    <w:rsid w:val="009151CB"/>
    <w:pPr>
      <w:spacing w:after="0" w:line="240" w:lineRule="auto"/>
    </w:pPr>
  </w:style>
  <w:style w:type="character" w:customStyle="1" w:styleId="Heading2Char">
    <w:name w:val="Heading 2 Char"/>
    <w:basedOn w:val="DefaultParagraphFont"/>
    <w:link w:val="Heading2"/>
    <w:uiPriority w:val="9"/>
    <w:rsid w:val="009151CB"/>
    <w:rPr>
      <w:rFonts w:ascii="Times New Roman" w:eastAsia="Times New Roman" w:hAnsi="Times New Roman" w:cs="Times New Roman"/>
      <w:i/>
      <w:iCs/>
      <w:color w:val="000000"/>
      <w:sz w:val="24"/>
      <w:szCs w:val="24"/>
    </w:rPr>
  </w:style>
  <w:style w:type="character" w:customStyle="1" w:styleId="Heading3Char">
    <w:name w:val="Heading 3 Char"/>
    <w:basedOn w:val="DefaultParagraphFont"/>
    <w:link w:val="Heading3"/>
    <w:uiPriority w:val="9"/>
    <w:rsid w:val="009151CB"/>
    <w:rPr>
      <w:rFonts w:ascii="Times New Roman" w:eastAsia="Times New Roman" w:hAnsi="Times New Roman" w:cs="Times New Roman"/>
      <w:i/>
      <w:iCs/>
      <w:color w:val="000000"/>
      <w:sz w:val="24"/>
      <w:szCs w:val="24"/>
    </w:rPr>
  </w:style>
  <w:style w:type="paragraph" w:styleId="HTMLPreformatted">
    <w:name w:val="HTML Preformatted"/>
    <w:basedOn w:val="Normal"/>
    <w:link w:val="HTMLPreformattedChar"/>
    <w:uiPriority w:val="99"/>
    <w:semiHidden/>
    <w:unhideWhenUsed/>
    <w:rsid w:val="009A4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461D"/>
    <w:rPr>
      <w:rFonts w:ascii="Courier New" w:eastAsia="Times New Roman" w:hAnsi="Courier New" w:cs="Courier New"/>
      <w:sz w:val="20"/>
      <w:szCs w:val="20"/>
    </w:rPr>
  </w:style>
  <w:style w:type="paragraph" w:styleId="Revision">
    <w:name w:val="Revision"/>
    <w:hidden/>
    <w:uiPriority w:val="99"/>
    <w:semiHidden/>
    <w:rsid w:val="001A3E7E"/>
    <w:pPr>
      <w:spacing w:after="0" w:line="240" w:lineRule="auto"/>
    </w:pPr>
  </w:style>
  <w:style w:type="paragraph" w:styleId="Title">
    <w:name w:val="Title"/>
    <w:basedOn w:val="Normal"/>
    <w:next w:val="Normal"/>
    <w:link w:val="TitleChar"/>
    <w:uiPriority w:val="10"/>
    <w:qFormat/>
    <w:rsid w:val="003161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18F"/>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605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687534">
      <w:bodyDiv w:val="1"/>
      <w:marLeft w:val="0"/>
      <w:marRight w:val="0"/>
      <w:marTop w:val="0"/>
      <w:marBottom w:val="0"/>
      <w:divBdr>
        <w:top w:val="none" w:sz="0" w:space="0" w:color="auto"/>
        <w:left w:val="none" w:sz="0" w:space="0" w:color="auto"/>
        <w:bottom w:val="none" w:sz="0" w:space="0" w:color="auto"/>
        <w:right w:val="none" w:sz="0" w:space="0" w:color="auto"/>
      </w:divBdr>
    </w:div>
    <w:div w:id="214121993">
      <w:bodyDiv w:val="1"/>
      <w:marLeft w:val="0"/>
      <w:marRight w:val="0"/>
      <w:marTop w:val="0"/>
      <w:marBottom w:val="0"/>
      <w:divBdr>
        <w:top w:val="none" w:sz="0" w:space="0" w:color="auto"/>
        <w:left w:val="none" w:sz="0" w:space="0" w:color="auto"/>
        <w:bottom w:val="none" w:sz="0" w:space="0" w:color="auto"/>
        <w:right w:val="none" w:sz="0" w:space="0" w:color="auto"/>
      </w:divBdr>
    </w:div>
    <w:div w:id="346636383">
      <w:bodyDiv w:val="1"/>
      <w:marLeft w:val="0"/>
      <w:marRight w:val="0"/>
      <w:marTop w:val="0"/>
      <w:marBottom w:val="0"/>
      <w:divBdr>
        <w:top w:val="none" w:sz="0" w:space="0" w:color="auto"/>
        <w:left w:val="none" w:sz="0" w:space="0" w:color="auto"/>
        <w:bottom w:val="none" w:sz="0" w:space="0" w:color="auto"/>
        <w:right w:val="none" w:sz="0" w:space="0" w:color="auto"/>
      </w:divBdr>
    </w:div>
    <w:div w:id="440808621">
      <w:bodyDiv w:val="1"/>
      <w:marLeft w:val="0"/>
      <w:marRight w:val="0"/>
      <w:marTop w:val="0"/>
      <w:marBottom w:val="0"/>
      <w:divBdr>
        <w:top w:val="none" w:sz="0" w:space="0" w:color="auto"/>
        <w:left w:val="none" w:sz="0" w:space="0" w:color="auto"/>
        <w:bottom w:val="none" w:sz="0" w:space="0" w:color="auto"/>
        <w:right w:val="none" w:sz="0" w:space="0" w:color="auto"/>
      </w:divBdr>
    </w:div>
    <w:div w:id="489831198">
      <w:bodyDiv w:val="1"/>
      <w:marLeft w:val="0"/>
      <w:marRight w:val="0"/>
      <w:marTop w:val="0"/>
      <w:marBottom w:val="0"/>
      <w:divBdr>
        <w:top w:val="none" w:sz="0" w:space="0" w:color="auto"/>
        <w:left w:val="none" w:sz="0" w:space="0" w:color="auto"/>
        <w:bottom w:val="none" w:sz="0" w:space="0" w:color="auto"/>
        <w:right w:val="none" w:sz="0" w:space="0" w:color="auto"/>
      </w:divBdr>
    </w:div>
    <w:div w:id="923420022">
      <w:bodyDiv w:val="1"/>
      <w:marLeft w:val="0"/>
      <w:marRight w:val="0"/>
      <w:marTop w:val="0"/>
      <w:marBottom w:val="0"/>
      <w:divBdr>
        <w:top w:val="none" w:sz="0" w:space="0" w:color="auto"/>
        <w:left w:val="none" w:sz="0" w:space="0" w:color="auto"/>
        <w:bottom w:val="none" w:sz="0" w:space="0" w:color="auto"/>
        <w:right w:val="none" w:sz="0" w:space="0" w:color="auto"/>
      </w:divBdr>
      <w:divsChild>
        <w:div w:id="1518423510">
          <w:marLeft w:val="480"/>
          <w:marRight w:val="0"/>
          <w:marTop w:val="0"/>
          <w:marBottom w:val="0"/>
          <w:divBdr>
            <w:top w:val="none" w:sz="0" w:space="0" w:color="auto"/>
            <w:left w:val="none" w:sz="0" w:space="0" w:color="auto"/>
            <w:bottom w:val="none" w:sz="0" w:space="0" w:color="auto"/>
            <w:right w:val="none" w:sz="0" w:space="0" w:color="auto"/>
          </w:divBdr>
          <w:divsChild>
            <w:div w:id="1581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98652">
      <w:bodyDiv w:val="1"/>
      <w:marLeft w:val="0"/>
      <w:marRight w:val="0"/>
      <w:marTop w:val="0"/>
      <w:marBottom w:val="0"/>
      <w:divBdr>
        <w:top w:val="none" w:sz="0" w:space="0" w:color="auto"/>
        <w:left w:val="none" w:sz="0" w:space="0" w:color="auto"/>
        <w:bottom w:val="none" w:sz="0" w:space="0" w:color="auto"/>
        <w:right w:val="none" w:sz="0" w:space="0" w:color="auto"/>
      </w:divBdr>
    </w:div>
    <w:div w:id="1397242327">
      <w:bodyDiv w:val="1"/>
      <w:marLeft w:val="0"/>
      <w:marRight w:val="0"/>
      <w:marTop w:val="0"/>
      <w:marBottom w:val="0"/>
      <w:divBdr>
        <w:top w:val="none" w:sz="0" w:space="0" w:color="auto"/>
        <w:left w:val="none" w:sz="0" w:space="0" w:color="auto"/>
        <w:bottom w:val="none" w:sz="0" w:space="0" w:color="auto"/>
        <w:right w:val="none" w:sz="0" w:space="0" w:color="auto"/>
      </w:divBdr>
    </w:div>
    <w:div w:id="1443724238">
      <w:bodyDiv w:val="1"/>
      <w:marLeft w:val="0"/>
      <w:marRight w:val="0"/>
      <w:marTop w:val="0"/>
      <w:marBottom w:val="0"/>
      <w:divBdr>
        <w:top w:val="none" w:sz="0" w:space="0" w:color="auto"/>
        <w:left w:val="none" w:sz="0" w:space="0" w:color="auto"/>
        <w:bottom w:val="none" w:sz="0" w:space="0" w:color="auto"/>
        <w:right w:val="none" w:sz="0" w:space="0" w:color="auto"/>
      </w:divBdr>
    </w:div>
    <w:div w:id="1446466723">
      <w:bodyDiv w:val="1"/>
      <w:marLeft w:val="0"/>
      <w:marRight w:val="0"/>
      <w:marTop w:val="0"/>
      <w:marBottom w:val="0"/>
      <w:divBdr>
        <w:top w:val="none" w:sz="0" w:space="0" w:color="auto"/>
        <w:left w:val="none" w:sz="0" w:space="0" w:color="auto"/>
        <w:bottom w:val="none" w:sz="0" w:space="0" w:color="auto"/>
        <w:right w:val="none" w:sz="0" w:space="0" w:color="auto"/>
      </w:divBdr>
      <w:divsChild>
        <w:div w:id="67653203">
          <w:marLeft w:val="480"/>
          <w:marRight w:val="0"/>
          <w:marTop w:val="0"/>
          <w:marBottom w:val="0"/>
          <w:divBdr>
            <w:top w:val="none" w:sz="0" w:space="0" w:color="auto"/>
            <w:left w:val="none" w:sz="0" w:space="0" w:color="auto"/>
            <w:bottom w:val="none" w:sz="0" w:space="0" w:color="auto"/>
            <w:right w:val="none" w:sz="0" w:space="0" w:color="auto"/>
          </w:divBdr>
          <w:divsChild>
            <w:div w:id="663436764">
              <w:marLeft w:val="0"/>
              <w:marRight w:val="0"/>
              <w:marTop w:val="0"/>
              <w:marBottom w:val="240"/>
              <w:divBdr>
                <w:top w:val="none" w:sz="0" w:space="0" w:color="auto"/>
                <w:left w:val="none" w:sz="0" w:space="0" w:color="auto"/>
                <w:bottom w:val="none" w:sz="0" w:space="0" w:color="auto"/>
                <w:right w:val="none" w:sz="0" w:space="0" w:color="auto"/>
              </w:divBdr>
            </w:div>
            <w:div w:id="1081565616">
              <w:marLeft w:val="0"/>
              <w:marRight w:val="0"/>
              <w:marTop w:val="0"/>
              <w:marBottom w:val="240"/>
              <w:divBdr>
                <w:top w:val="none" w:sz="0" w:space="0" w:color="auto"/>
                <w:left w:val="none" w:sz="0" w:space="0" w:color="auto"/>
                <w:bottom w:val="none" w:sz="0" w:space="0" w:color="auto"/>
                <w:right w:val="none" w:sz="0" w:space="0" w:color="auto"/>
              </w:divBdr>
            </w:div>
            <w:div w:id="1258097946">
              <w:marLeft w:val="0"/>
              <w:marRight w:val="0"/>
              <w:marTop w:val="0"/>
              <w:marBottom w:val="240"/>
              <w:divBdr>
                <w:top w:val="none" w:sz="0" w:space="0" w:color="auto"/>
                <w:left w:val="none" w:sz="0" w:space="0" w:color="auto"/>
                <w:bottom w:val="none" w:sz="0" w:space="0" w:color="auto"/>
                <w:right w:val="none" w:sz="0" w:space="0" w:color="auto"/>
              </w:divBdr>
            </w:div>
            <w:div w:id="582178621">
              <w:marLeft w:val="0"/>
              <w:marRight w:val="0"/>
              <w:marTop w:val="0"/>
              <w:marBottom w:val="240"/>
              <w:divBdr>
                <w:top w:val="none" w:sz="0" w:space="0" w:color="auto"/>
                <w:left w:val="none" w:sz="0" w:space="0" w:color="auto"/>
                <w:bottom w:val="none" w:sz="0" w:space="0" w:color="auto"/>
                <w:right w:val="none" w:sz="0" w:space="0" w:color="auto"/>
              </w:divBdr>
            </w:div>
            <w:div w:id="1731883809">
              <w:marLeft w:val="0"/>
              <w:marRight w:val="0"/>
              <w:marTop w:val="0"/>
              <w:marBottom w:val="240"/>
              <w:divBdr>
                <w:top w:val="none" w:sz="0" w:space="0" w:color="auto"/>
                <w:left w:val="none" w:sz="0" w:space="0" w:color="auto"/>
                <w:bottom w:val="none" w:sz="0" w:space="0" w:color="auto"/>
                <w:right w:val="none" w:sz="0" w:space="0" w:color="auto"/>
              </w:divBdr>
            </w:div>
            <w:div w:id="1504279753">
              <w:marLeft w:val="0"/>
              <w:marRight w:val="0"/>
              <w:marTop w:val="0"/>
              <w:marBottom w:val="240"/>
              <w:divBdr>
                <w:top w:val="none" w:sz="0" w:space="0" w:color="auto"/>
                <w:left w:val="none" w:sz="0" w:space="0" w:color="auto"/>
                <w:bottom w:val="none" w:sz="0" w:space="0" w:color="auto"/>
                <w:right w:val="none" w:sz="0" w:space="0" w:color="auto"/>
              </w:divBdr>
            </w:div>
            <w:div w:id="1385442386">
              <w:marLeft w:val="0"/>
              <w:marRight w:val="0"/>
              <w:marTop w:val="0"/>
              <w:marBottom w:val="240"/>
              <w:divBdr>
                <w:top w:val="none" w:sz="0" w:space="0" w:color="auto"/>
                <w:left w:val="none" w:sz="0" w:space="0" w:color="auto"/>
                <w:bottom w:val="none" w:sz="0" w:space="0" w:color="auto"/>
                <w:right w:val="none" w:sz="0" w:space="0" w:color="auto"/>
              </w:divBdr>
            </w:div>
            <w:div w:id="1595019421">
              <w:marLeft w:val="0"/>
              <w:marRight w:val="0"/>
              <w:marTop w:val="0"/>
              <w:marBottom w:val="240"/>
              <w:divBdr>
                <w:top w:val="none" w:sz="0" w:space="0" w:color="auto"/>
                <w:left w:val="none" w:sz="0" w:space="0" w:color="auto"/>
                <w:bottom w:val="none" w:sz="0" w:space="0" w:color="auto"/>
                <w:right w:val="none" w:sz="0" w:space="0" w:color="auto"/>
              </w:divBdr>
            </w:div>
            <w:div w:id="1420567498">
              <w:marLeft w:val="0"/>
              <w:marRight w:val="0"/>
              <w:marTop w:val="0"/>
              <w:marBottom w:val="240"/>
              <w:divBdr>
                <w:top w:val="none" w:sz="0" w:space="0" w:color="auto"/>
                <w:left w:val="none" w:sz="0" w:space="0" w:color="auto"/>
                <w:bottom w:val="none" w:sz="0" w:space="0" w:color="auto"/>
                <w:right w:val="none" w:sz="0" w:space="0" w:color="auto"/>
              </w:divBdr>
            </w:div>
            <w:div w:id="349188771">
              <w:marLeft w:val="0"/>
              <w:marRight w:val="0"/>
              <w:marTop w:val="0"/>
              <w:marBottom w:val="240"/>
              <w:divBdr>
                <w:top w:val="none" w:sz="0" w:space="0" w:color="auto"/>
                <w:left w:val="none" w:sz="0" w:space="0" w:color="auto"/>
                <w:bottom w:val="none" w:sz="0" w:space="0" w:color="auto"/>
                <w:right w:val="none" w:sz="0" w:space="0" w:color="auto"/>
              </w:divBdr>
            </w:div>
            <w:div w:id="894780947">
              <w:marLeft w:val="0"/>
              <w:marRight w:val="0"/>
              <w:marTop w:val="0"/>
              <w:marBottom w:val="240"/>
              <w:divBdr>
                <w:top w:val="none" w:sz="0" w:space="0" w:color="auto"/>
                <w:left w:val="none" w:sz="0" w:space="0" w:color="auto"/>
                <w:bottom w:val="none" w:sz="0" w:space="0" w:color="auto"/>
                <w:right w:val="none" w:sz="0" w:space="0" w:color="auto"/>
              </w:divBdr>
            </w:div>
            <w:div w:id="1354068863">
              <w:marLeft w:val="0"/>
              <w:marRight w:val="0"/>
              <w:marTop w:val="0"/>
              <w:marBottom w:val="240"/>
              <w:divBdr>
                <w:top w:val="none" w:sz="0" w:space="0" w:color="auto"/>
                <w:left w:val="none" w:sz="0" w:space="0" w:color="auto"/>
                <w:bottom w:val="none" w:sz="0" w:space="0" w:color="auto"/>
                <w:right w:val="none" w:sz="0" w:space="0" w:color="auto"/>
              </w:divBdr>
            </w:div>
            <w:div w:id="69352108">
              <w:marLeft w:val="0"/>
              <w:marRight w:val="0"/>
              <w:marTop w:val="0"/>
              <w:marBottom w:val="240"/>
              <w:divBdr>
                <w:top w:val="none" w:sz="0" w:space="0" w:color="auto"/>
                <w:left w:val="none" w:sz="0" w:space="0" w:color="auto"/>
                <w:bottom w:val="none" w:sz="0" w:space="0" w:color="auto"/>
                <w:right w:val="none" w:sz="0" w:space="0" w:color="auto"/>
              </w:divBdr>
            </w:div>
            <w:div w:id="1976911786">
              <w:marLeft w:val="0"/>
              <w:marRight w:val="0"/>
              <w:marTop w:val="0"/>
              <w:marBottom w:val="240"/>
              <w:divBdr>
                <w:top w:val="none" w:sz="0" w:space="0" w:color="auto"/>
                <w:left w:val="none" w:sz="0" w:space="0" w:color="auto"/>
                <w:bottom w:val="none" w:sz="0" w:space="0" w:color="auto"/>
                <w:right w:val="none" w:sz="0" w:space="0" w:color="auto"/>
              </w:divBdr>
            </w:div>
            <w:div w:id="1583299909">
              <w:marLeft w:val="0"/>
              <w:marRight w:val="0"/>
              <w:marTop w:val="0"/>
              <w:marBottom w:val="240"/>
              <w:divBdr>
                <w:top w:val="none" w:sz="0" w:space="0" w:color="auto"/>
                <w:left w:val="none" w:sz="0" w:space="0" w:color="auto"/>
                <w:bottom w:val="none" w:sz="0" w:space="0" w:color="auto"/>
                <w:right w:val="none" w:sz="0" w:space="0" w:color="auto"/>
              </w:divBdr>
            </w:div>
            <w:div w:id="238055028">
              <w:marLeft w:val="0"/>
              <w:marRight w:val="0"/>
              <w:marTop w:val="0"/>
              <w:marBottom w:val="240"/>
              <w:divBdr>
                <w:top w:val="none" w:sz="0" w:space="0" w:color="auto"/>
                <w:left w:val="none" w:sz="0" w:space="0" w:color="auto"/>
                <w:bottom w:val="none" w:sz="0" w:space="0" w:color="auto"/>
                <w:right w:val="none" w:sz="0" w:space="0" w:color="auto"/>
              </w:divBdr>
            </w:div>
            <w:div w:id="183448106">
              <w:marLeft w:val="0"/>
              <w:marRight w:val="0"/>
              <w:marTop w:val="0"/>
              <w:marBottom w:val="240"/>
              <w:divBdr>
                <w:top w:val="none" w:sz="0" w:space="0" w:color="auto"/>
                <w:left w:val="none" w:sz="0" w:space="0" w:color="auto"/>
                <w:bottom w:val="none" w:sz="0" w:space="0" w:color="auto"/>
                <w:right w:val="none" w:sz="0" w:space="0" w:color="auto"/>
              </w:divBdr>
            </w:div>
            <w:div w:id="36126854">
              <w:marLeft w:val="0"/>
              <w:marRight w:val="0"/>
              <w:marTop w:val="0"/>
              <w:marBottom w:val="240"/>
              <w:divBdr>
                <w:top w:val="none" w:sz="0" w:space="0" w:color="auto"/>
                <w:left w:val="none" w:sz="0" w:space="0" w:color="auto"/>
                <w:bottom w:val="none" w:sz="0" w:space="0" w:color="auto"/>
                <w:right w:val="none" w:sz="0" w:space="0" w:color="auto"/>
              </w:divBdr>
            </w:div>
            <w:div w:id="1955818959">
              <w:marLeft w:val="0"/>
              <w:marRight w:val="0"/>
              <w:marTop w:val="0"/>
              <w:marBottom w:val="240"/>
              <w:divBdr>
                <w:top w:val="none" w:sz="0" w:space="0" w:color="auto"/>
                <w:left w:val="none" w:sz="0" w:space="0" w:color="auto"/>
                <w:bottom w:val="none" w:sz="0" w:space="0" w:color="auto"/>
                <w:right w:val="none" w:sz="0" w:space="0" w:color="auto"/>
              </w:divBdr>
            </w:div>
            <w:div w:id="1489983519">
              <w:marLeft w:val="0"/>
              <w:marRight w:val="0"/>
              <w:marTop w:val="0"/>
              <w:marBottom w:val="240"/>
              <w:divBdr>
                <w:top w:val="none" w:sz="0" w:space="0" w:color="auto"/>
                <w:left w:val="none" w:sz="0" w:space="0" w:color="auto"/>
                <w:bottom w:val="none" w:sz="0" w:space="0" w:color="auto"/>
                <w:right w:val="none" w:sz="0" w:space="0" w:color="auto"/>
              </w:divBdr>
            </w:div>
            <w:div w:id="1217232012">
              <w:marLeft w:val="0"/>
              <w:marRight w:val="0"/>
              <w:marTop w:val="0"/>
              <w:marBottom w:val="240"/>
              <w:divBdr>
                <w:top w:val="none" w:sz="0" w:space="0" w:color="auto"/>
                <w:left w:val="none" w:sz="0" w:space="0" w:color="auto"/>
                <w:bottom w:val="none" w:sz="0" w:space="0" w:color="auto"/>
                <w:right w:val="none" w:sz="0" w:space="0" w:color="auto"/>
              </w:divBdr>
            </w:div>
            <w:div w:id="1008563029">
              <w:marLeft w:val="0"/>
              <w:marRight w:val="0"/>
              <w:marTop w:val="0"/>
              <w:marBottom w:val="240"/>
              <w:divBdr>
                <w:top w:val="none" w:sz="0" w:space="0" w:color="auto"/>
                <w:left w:val="none" w:sz="0" w:space="0" w:color="auto"/>
                <w:bottom w:val="none" w:sz="0" w:space="0" w:color="auto"/>
                <w:right w:val="none" w:sz="0" w:space="0" w:color="auto"/>
              </w:divBdr>
            </w:div>
            <w:div w:id="636765303">
              <w:marLeft w:val="0"/>
              <w:marRight w:val="0"/>
              <w:marTop w:val="0"/>
              <w:marBottom w:val="240"/>
              <w:divBdr>
                <w:top w:val="none" w:sz="0" w:space="0" w:color="auto"/>
                <w:left w:val="none" w:sz="0" w:space="0" w:color="auto"/>
                <w:bottom w:val="none" w:sz="0" w:space="0" w:color="auto"/>
                <w:right w:val="none" w:sz="0" w:space="0" w:color="auto"/>
              </w:divBdr>
            </w:div>
            <w:div w:id="6790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08536">
      <w:bodyDiv w:val="1"/>
      <w:marLeft w:val="0"/>
      <w:marRight w:val="0"/>
      <w:marTop w:val="0"/>
      <w:marBottom w:val="0"/>
      <w:divBdr>
        <w:top w:val="none" w:sz="0" w:space="0" w:color="auto"/>
        <w:left w:val="none" w:sz="0" w:space="0" w:color="auto"/>
        <w:bottom w:val="none" w:sz="0" w:space="0" w:color="auto"/>
        <w:right w:val="none" w:sz="0" w:space="0" w:color="auto"/>
      </w:divBdr>
    </w:div>
    <w:div w:id="1582451119">
      <w:bodyDiv w:val="1"/>
      <w:marLeft w:val="0"/>
      <w:marRight w:val="0"/>
      <w:marTop w:val="0"/>
      <w:marBottom w:val="0"/>
      <w:divBdr>
        <w:top w:val="none" w:sz="0" w:space="0" w:color="auto"/>
        <w:left w:val="none" w:sz="0" w:space="0" w:color="auto"/>
        <w:bottom w:val="none" w:sz="0" w:space="0" w:color="auto"/>
        <w:right w:val="none" w:sz="0" w:space="0" w:color="auto"/>
      </w:divBdr>
    </w:div>
    <w:div w:id="1593582082">
      <w:bodyDiv w:val="1"/>
      <w:marLeft w:val="0"/>
      <w:marRight w:val="0"/>
      <w:marTop w:val="0"/>
      <w:marBottom w:val="0"/>
      <w:divBdr>
        <w:top w:val="none" w:sz="0" w:space="0" w:color="auto"/>
        <w:left w:val="none" w:sz="0" w:space="0" w:color="auto"/>
        <w:bottom w:val="none" w:sz="0" w:space="0" w:color="auto"/>
        <w:right w:val="none" w:sz="0" w:space="0" w:color="auto"/>
      </w:divBdr>
      <w:divsChild>
        <w:div w:id="814684514">
          <w:marLeft w:val="480"/>
          <w:marRight w:val="0"/>
          <w:marTop w:val="0"/>
          <w:marBottom w:val="0"/>
          <w:divBdr>
            <w:top w:val="none" w:sz="0" w:space="0" w:color="auto"/>
            <w:left w:val="none" w:sz="0" w:space="0" w:color="auto"/>
            <w:bottom w:val="none" w:sz="0" w:space="0" w:color="auto"/>
            <w:right w:val="none" w:sz="0" w:space="0" w:color="auto"/>
          </w:divBdr>
          <w:divsChild>
            <w:div w:id="4715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5014">
      <w:bodyDiv w:val="1"/>
      <w:marLeft w:val="0"/>
      <w:marRight w:val="0"/>
      <w:marTop w:val="0"/>
      <w:marBottom w:val="0"/>
      <w:divBdr>
        <w:top w:val="none" w:sz="0" w:space="0" w:color="auto"/>
        <w:left w:val="none" w:sz="0" w:space="0" w:color="auto"/>
        <w:bottom w:val="none" w:sz="0" w:space="0" w:color="auto"/>
        <w:right w:val="none" w:sz="0" w:space="0" w:color="auto"/>
      </w:divBdr>
    </w:div>
    <w:div w:id="2007203520">
      <w:bodyDiv w:val="1"/>
      <w:marLeft w:val="0"/>
      <w:marRight w:val="0"/>
      <w:marTop w:val="0"/>
      <w:marBottom w:val="0"/>
      <w:divBdr>
        <w:top w:val="none" w:sz="0" w:space="0" w:color="auto"/>
        <w:left w:val="none" w:sz="0" w:space="0" w:color="auto"/>
        <w:bottom w:val="none" w:sz="0" w:space="0" w:color="auto"/>
        <w:right w:val="none" w:sz="0" w:space="0" w:color="auto"/>
      </w:divBdr>
      <w:divsChild>
        <w:div w:id="466361549">
          <w:marLeft w:val="480"/>
          <w:marRight w:val="0"/>
          <w:marTop w:val="0"/>
          <w:marBottom w:val="0"/>
          <w:divBdr>
            <w:top w:val="none" w:sz="0" w:space="0" w:color="auto"/>
            <w:left w:val="none" w:sz="0" w:space="0" w:color="auto"/>
            <w:bottom w:val="none" w:sz="0" w:space="0" w:color="auto"/>
            <w:right w:val="none" w:sz="0" w:space="0" w:color="auto"/>
          </w:divBdr>
          <w:divsChild>
            <w:div w:id="2711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cholesp2/refugee-thesis" TargetMode="External"/><Relationship Id="rId13" Type="http://schemas.openxmlformats.org/officeDocument/2006/relationships/hyperlink" Target="https://doi.org/10.1037/0003-066x.44.3.513" TargetMode="External"/><Relationship Id="rId18" Type="http://schemas.openxmlformats.org/officeDocument/2006/relationships/hyperlink" Target="https://doi.org/10.1111/j.1467-8624.2012.01790.x"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7758/RSF.2020.6.3.06" TargetMode="External"/><Relationship Id="rId7" Type="http://schemas.openxmlformats.org/officeDocument/2006/relationships/endnotes" Target="endnotes.xml"/><Relationship Id="rId12" Type="http://schemas.openxmlformats.org/officeDocument/2006/relationships/hyperlink" Target="https://doi.org/10.1177/0003122416684777" TargetMode="External"/><Relationship Id="rId17" Type="http://schemas.openxmlformats.org/officeDocument/2006/relationships/hyperlink" Target="https://doi.org/10.1177/0002716293530001006" TargetMode="External"/><Relationship Id="rId25" Type="http://schemas.openxmlformats.org/officeDocument/2006/relationships/hyperlink" Target="https://doi.org/10.1007/s12134-019-00673-0" TargetMode="External"/><Relationship Id="rId2" Type="http://schemas.openxmlformats.org/officeDocument/2006/relationships/numbering" Target="numbering.xml"/><Relationship Id="rId16" Type="http://schemas.openxmlformats.org/officeDocument/2006/relationships/hyperlink" Target="https://doi.org/10.1093/jrs/feaa012" TargetMode="External"/><Relationship Id="rId20" Type="http://schemas.openxmlformats.org/officeDocument/2006/relationships/hyperlink" Target="https://doi.org/10.1093/jrs/feq046"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86/w23498" TargetMode="External"/><Relationship Id="rId24" Type="http://schemas.openxmlformats.org/officeDocument/2006/relationships/hyperlink" Target="https://doi.org/10.1177/0020872815580049" TargetMode="External"/><Relationship Id="rId5" Type="http://schemas.openxmlformats.org/officeDocument/2006/relationships/webSettings" Target="webSettings.xml"/><Relationship Id="rId15" Type="http://schemas.openxmlformats.org/officeDocument/2006/relationships/hyperlink" Target="https://doi.org/10.1080/15562948.2021.1923880" TargetMode="External"/><Relationship Id="rId23" Type="http://schemas.openxmlformats.org/officeDocument/2006/relationships/hyperlink" Target="https://www.state.gov/refugee-admissions/reception-and-placement/" TargetMode="External"/><Relationship Id="rId28" Type="http://schemas.microsoft.com/office/2011/relationships/people" Target="people.xml"/><Relationship Id="rId10" Type="http://schemas.openxmlformats.org/officeDocument/2006/relationships/hyperlink" Target="https://doi.org/10.1111/josi.12027" TargetMode="External"/><Relationship Id="rId19" Type="http://schemas.openxmlformats.org/officeDocument/2006/relationships/hyperlink" Target="https://doi.org/10.1093/jrs/fem003" TargetMode="External"/><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doi.org/10.1177/019791839703100403" TargetMode="External"/><Relationship Id="rId14" Type="http://schemas.openxmlformats.org/officeDocument/2006/relationships/hyperlink" Target="https://doi.org/10.1080/10402659.2017.1272316" TargetMode="External"/><Relationship Id="rId22" Type="http://schemas.openxmlformats.org/officeDocument/2006/relationships/hyperlink" Target="https://web.archive.org/web/20150824010152/https:/www.donaldjtrump.com/positions/immigration-reform" TargetMode="External"/><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D8EA37B693D486D9A141554004FAD90"/>
        <w:category>
          <w:name w:val="General"/>
          <w:gallery w:val="placeholder"/>
        </w:category>
        <w:types>
          <w:type w:val="bbPlcHdr"/>
        </w:types>
        <w:behaviors>
          <w:behavior w:val="content"/>
        </w:behaviors>
        <w:guid w:val="{93F4484E-2694-4BC1-8726-288DDBB5336F}"/>
      </w:docPartPr>
      <w:docPartBody>
        <w:p w:rsidR="00B42666" w:rsidRDefault="00765DED" w:rsidP="00765DED">
          <w:pPr>
            <w:pStyle w:val="FD8EA37B693D486D9A141554004FAD90"/>
          </w:pPr>
          <w:r>
            <w:rPr>
              <w:rStyle w:val="PlaceholderText"/>
            </w:rPr>
            <w:t>Click here to enter text.</w:t>
          </w:r>
        </w:p>
      </w:docPartBody>
    </w:docPart>
    <w:docPart>
      <w:docPartPr>
        <w:name w:val="646E926DC2B34F85BD389748075E8953"/>
        <w:category>
          <w:name w:val="General"/>
          <w:gallery w:val="placeholder"/>
        </w:category>
        <w:types>
          <w:type w:val="bbPlcHdr"/>
        </w:types>
        <w:behaviors>
          <w:behavior w:val="content"/>
        </w:behaviors>
        <w:guid w:val="{3AB55B6D-DEE2-4863-A780-E73D0B46E539}"/>
      </w:docPartPr>
      <w:docPartBody>
        <w:p w:rsidR="00003314" w:rsidRDefault="00003314" w:rsidP="00003314">
          <w:pPr>
            <w:pStyle w:val="646E926DC2B34F85BD389748075E8953"/>
          </w:pPr>
          <w:r>
            <w:rPr>
              <w:rStyle w:val="PlaceholderText"/>
            </w:rPr>
            <w:t>Click here to enter text.</w:t>
          </w:r>
        </w:p>
      </w:docPartBody>
    </w:docPart>
    <w:docPart>
      <w:docPartPr>
        <w:name w:val="C9118E208C57473EADC04E92F71E1DA1"/>
        <w:category>
          <w:name w:val="General"/>
          <w:gallery w:val="placeholder"/>
        </w:category>
        <w:types>
          <w:type w:val="bbPlcHdr"/>
        </w:types>
        <w:behaviors>
          <w:behavior w:val="content"/>
        </w:behaviors>
        <w:guid w:val="{83DAC55F-B95B-413B-9646-BB4D3FF6D943}"/>
      </w:docPartPr>
      <w:docPartBody>
        <w:p w:rsidR="00003314" w:rsidRDefault="00003314" w:rsidP="00003314">
          <w:pPr>
            <w:pStyle w:val="C9118E208C57473EADC04E92F71E1DA1"/>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DED"/>
    <w:rsid w:val="00000578"/>
    <w:rsid w:val="00003314"/>
    <w:rsid w:val="00055F36"/>
    <w:rsid w:val="000D344D"/>
    <w:rsid w:val="00407EBB"/>
    <w:rsid w:val="00765DED"/>
    <w:rsid w:val="008668DC"/>
    <w:rsid w:val="009555F9"/>
    <w:rsid w:val="009B1D5A"/>
    <w:rsid w:val="00A04169"/>
    <w:rsid w:val="00A936FF"/>
    <w:rsid w:val="00A951A0"/>
    <w:rsid w:val="00B42666"/>
    <w:rsid w:val="00BE3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3314"/>
  </w:style>
  <w:style w:type="paragraph" w:customStyle="1" w:styleId="FD8EA37B693D486D9A141554004FAD90">
    <w:name w:val="FD8EA37B693D486D9A141554004FAD90"/>
    <w:rsid w:val="00765DED"/>
  </w:style>
  <w:style w:type="paragraph" w:customStyle="1" w:styleId="646E926DC2B34F85BD389748075E8953">
    <w:name w:val="646E926DC2B34F85BD389748075E8953"/>
    <w:rsid w:val="00003314"/>
  </w:style>
  <w:style w:type="paragraph" w:customStyle="1" w:styleId="C9118E208C57473EADC04E92F71E1DA1">
    <w:name w:val="C9118E208C57473EADC04E92F71E1DA1"/>
    <w:rsid w:val="000033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54A8C-618A-4714-BED6-E12D4A4BC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65</Pages>
  <Words>15503</Words>
  <Characters>88369</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UNC Charlotte</Company>
  <LinksUpToDate>false</LinksUpToDate>
  <CharactersWithSpaces>103665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4</cp:revision>
  <cp:lastPrinted>2022-01-08T17:23:00Z</cp:lastPrinted>
  <dcterms:created xsi:type="dcterms:W3CDTF">2022-04-23T00:28:00Z</dcterms:created>
  <dcterms:modified xsi:type="dcterms:W3CDTF">2022-04-23T17:31:00Z</dcterms:modified>
</cp:coreProperties>
</file>