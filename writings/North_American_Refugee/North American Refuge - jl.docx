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169E" w14:textId="77777777" w:rsidR="00E8756F" w:rsidRDefault="00E8756F">
      <w:pPr>
        <w:jc w:val="center"/>
      </w:pPr>
    </w:p>
    <w:p w14:paraId="77D8169F" w14:textId="77777777" w:rsidR="00E8756F" w:rsidRDefault="00E8756F">
      <w:pPr>
        <w:jc w:val="center"/>
      </w:pPr>
    </w:p>
    <w:p w14:paraId="77D816A0" w14:textId="77777777" w:rsidR="00E8756F" w:rsidRDefault="00E8756F">
      <w:pPr>
        <w:spacing w:line="480" w:lineRule="auto"/>
      </w:pPr>
    </w:p>
    <w:p w14:paraId="77D816A1" w14:textId="77777777" w:rsidR="00E8756F" w:rsidRDefault="00A076DC">
      <w:pPr>
        <w:spacing w:line="480" w:lineRule="auto"/>
        <w:jc w:val="center"/>
      </w:pPr>
      <w:r>
        <w:t>North American Refuge: Comparing U.S. Canadian Refugee Economic Self-Sufficiency</w:t>
      </w:r>
    </w:p>
    <w:p w14:paraId="77D816A2" w14:textId="77777777" w:rsidR="00E8756F" w:rsidRDefault="00A076DC">
      <w:pPr>
        <w:spacing w:line="480" w:lineRule="auto"/>
        <w:jc w:val="center"/>
      </w:pPr>
      <w:r>
        <w:t>Paul Scholes</w:t>
      </w:r>
    </w:p>
    <w:p w14:paraId="77D816A3" w14:textId="77777777" w:rsidR="00E8756F" w:rsidRDefault="00A076DC">
      <w:pPr>
        <w:spacing w:line="480" w:lineRule="auto"/>
        <w:jc w:val="center"/>
      </w:pPr>
      <w:r>
        <w:t>Texas A&amp;M University</w:t>
      </w:r>
    </w:p>
    <w:p w14:paraId="77D816A4" w14:textId="77777777" w:rsidR="00E8756F" w:rsidRDefault="00E8756F">
      <w:pPr>
        <w:jc w:val="center"/>
      </w:pPr>
    </w:p>
    <w:p w14:paraId="77D816A5" w14:textId="77B6DE82" w:rsidR="00E8756F" w:rsidRDefault="00A076DC">
      <w:pPr>
        <w:jc w:val="center"/>
        <w:rPr>
          <w:i/>
          <w:iCs/>
        </w:rPr>
      </w:pPr>
      <w:r>
        <w:rPr>
          <w:i/>
          <w:iCs/>
        </w:rPr>
        <w:t xml:space="preserve">This paper compares refugee resettlement outcomes in the United States and Canada, focusing on public assistance usage. Using data from the U.S. Annual Survey of Refugees and Canada’s Longitudinal Immigration </w:t>
      </w:r>
      <w:proofErr w:type="spellStart"/>
      <w:r>
        <w:rPr>
          <w:i/>
          <w:iCs/>
        </w:rPr>
        <w:t>DataBase</w:t>
      </w:r>
      <w:proofErr w:type="spellEnd"/>
      <w:r>
        <w:rPr>
          <w:i/>
          <w:iCs/>
        </w:rPr>
        <w:t xml:space="preserve">, I compare the effectiveness of </w:t>
      </w:r>
      <w:r w:rsidR="009223B7">
        <w:rPr>
          <w:i/>
          <w:iCs/>
        </w:rPr>
        <w:t>private groups</w:t>
      </w:r>
      <w:r>
        <w:rPr>
          <w:i/>
          <w:iCs/>
        </w:rPr>
        <w:t xml:space="preserve">, government-directed-nonprofit-implemented, and a blend of government and private resettlement systems. The findings indicate that government-assisted refugees in both countries have similar public assistance usage rates, with an average 2.24 percentage point difference at the end of five years. Government-led programs in both countries had the highest rates of public assistance use. Canada’s private sponsorship resettlement program shows the lowest public assistance rates. A gender gap exists, with female-headed households more likely to use public assistance. The U.S. achieves comparable outcomes to Canada despite typically investing less in resettlement per household. These results suggest that the structure of resettlement programs, especially the private sponsorship program in Canada, plays a crucial role in refugee integration and short-term public assistance reliance. This is </w:t>
      </w:r>
      <w:proofErr w:type="gramStart"/>
      <w:r>
        <w:rPr>
          <w:i/>
          <w:iCs/>
        </w:rPr>
        <w:t>an</w:t>
      </w:r>
      <w:proofErr w:type="gramEnd"/>
      <w:r w:rsidR="007732A4">
        <w:rPr>
          <w:i/>
          <w:iCs/>
        </w:rPr>
        <w:t xml:space="preserve"> </w:t>
      </w:r>
      <w:r w:rsidR="00F34BCD">
        <w:rPr>
          <w:i/>
          <w:iCs/>
        </w:rPr>
        <w:t>timely</w:t>
      </w:r>
      <w:r w:rsidR="007732A4">
        <w:rPr>
          <w:i/>
          <w:iCs/>
        </w:rPr>
        <w:t xml:space="preserve"> and pertinent</w:t>
      </w:r>
      <w:r>
        <w:rPr>
          <w:i/>
          <w:iCs/>
        </w:rPr>
        <w:t xml:space="preserve"> finding for the recent </w:t>
      </w:r>
      <w:r w:rsidR="007732A4">
        <w:rPr>
          <w:i/>
          <w:iCs/>
        </w:rPr>
        <w:t>suspension and review</w:t>
      </w:r>
      <w:r>
        <w:rPr>
          <w:i/>
          <w:iCs/>
        </w:rPr>
        <w:t xml:space="preserve"> of the American private resettlement system based on the Canadian model: the Welcome Corps.</w:t>
      </w:r>
    </w:p>
    <w:p w14:paraId="77D816A6" w14:textId="77777777" w:rsidR="00E8756F" w:rsidRDefault="00E8756F">
      <w:pPr>
        <w:rPr>
          <w:i/>
          <w:iCs/>
        </w:rPr>
      </w:pPr>
    </w:p>
    <w:p w14:paraId="77D816A7" w14:textId="77777777" w:rsidR="00E8756F" w:rsidRDefault="00A076DC">
      <w:pPr>
        <w:rPr>
          <w:i/>
          <w:iCs/>
        </w:rPr>
      </w:pPr>
      <w:r>
        <w:br w:type="page"/>
      </w:r>
    </w:p>
    <w:p w14:paraId="77D816AB" w14:textId="0199CB6B" w:rsidR="00E8756F" w:rsidRPr="00FF371D" w:rsidRDefault="00CD2B01" w:rsidP="00FF371D">
      <w:pPr>
        <w:spacing w:line="480" w:lineRule="auto"/>
        <w:ind w:firstLine="720"/>
        <w:rPr>
          <w:rFonts w:ascii="Times New Roman" w:hAnsi="Times New Roman" w:cs="Times New Roman"/>
        </w:rPr>
      </w:pPr>
      <w:r w:rsidRPr="00FF371D">
        <w:rPr>
          <w:rFonts w:ascii="Times New Roman" w:hAnsi="Times New Roman" w:cs="Times New Roman"/>
        </w:rPr>
        <w:lastRenderedPageBreak/>
        <w:t>Countries can have multiple paths for immigration and migrants. One of particular emphasis in North America are the refugee resettlement systems</w:t>
      </w:r>
      <w:r w:rsidR="00CE2BA4" w:rsidRPr="00FF371D">
        <w:rPr>
          <w:rFonts w:ascii="Times New Roman" w:hAnsi="Times New Roman" w:cs="Times New Roman"/>
        </w:rPr>
        <w:t xml:space="preserve">. </w:t>
      </w:r>
      <w:r w:rsidRPr="00FF371D">
        <w:rPr>
          <w:rFonts w:ascii="Times New Roman" w:hAnsi="Times New Roman" w:cs="Times New Roman"/>
        </w:rPr>
        <w:t xml:space="preserve">The United States and Canada have (permanently) resettled more refugees every year than the rest of the world combined since </w:t>
      </w:r>
      <w:r w:rsidR="00B4077B" w:rsidRPr="00FF371D">
        <w:rPr>
          <w:rFonts w:ascii="Times New Roman" w:hAnsi="Times New Roman" w:cs="Times New Roman"/>
        </w:rPr>
        <w:t xml:space="preserve">at least </w:t>
      </w:r>
      <w:r w:rsidRPr="00FF371D">
        <w:rPr>
          <w:rFonts w:ascii="Times New Roman" w:hAnsi="Times New Roman" w:cs="Times New Roman"/>
        </w:rPr>
        <w:t xml:space="preserve">1982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{"citationID":"NU49Kz2A","properties":{"formattedCitation":"(Connor 2019)","plainCitation":"(Connor 2019)","noteIndex":0},"citationItems":[{"id":1276,"uris":["http://zotero.org/users/6152647/items/3C5V32E8"],"itemData":{"id":1276,"type":"post-weblog","abstract":"Canada resettled 28,000 refugees in 2018, similar to its 2017 total. Meanwhile, the U.S. resettled 23,000, down from the previous year.","container-title":"Pew Research Center","language":"en-US","title":"Canada now leads the world in refugee resettlement, surpassing the U.S.","URL":"https://www.pewresearch.org/short-reads/2019/06/19/canada-now-leads-the-world-in-refugee-resettlement-surpassing-the-u-s/","author":[{"family":"Connor","given":"Jynnah Radford and Phillip"}],"accessed":{"date-parts":[["2024",9,28]]},"issued":{"date-parts":[["2019",6,19]]}}}],"schema":"https://github.com/citation-style-language/schema/raw/master/csl-citation.json"}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(Connor 2019)</w:t>
      </w:r>
      <w:r w:rsidRPr="00FF371D">
        <w:rPr>
          <w:rFonts w:ascii="Times New Roman" w:hAnsi="Times New Roman" w:cs="Times New Roman"/>
        </w:rPr>
        <w:fldChar w:fldCharType="end"/>
      </w:r>
      <w:r w:rsidRPr="00FF371D">
        <w:rPr>
          <w:rFonts w:ascii="Times New Roman" w:hAnsi="Times New Roman" w:cs="Times New Roman"/>
        </w:rPr>
        <w:t>.</w:t>
      </w:r>
      <w:r w:rsidR="00CE2BA4" w:rsidRPr="00FF371D">
        <w:rPr>
          <w:rFonts w:ascii="Times New Roman" w:hAnsi="Times New Roman" w:cs="Times New Roman"/>
        </w:rPr>
        <w:t xml:space="preserve"> The United States and Canada resettled about 80,000 of the approximately 114,000 refugees permanently resettled throughout the world in 2022 </w:t>
      </w:r>
      <w:r w:rsidR="00CE2BA4"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{"citationID":"vKLMM9H2","properties":{"formattedCitation":"(International Organization For Migration 2023)","plainCitation":"(International Organization For Migration 2023)","noteIndex":0},"citationItems":[{"id":1274,"uris":["http://zotero.org/users/6152647/items/T9F3ZQ8X"],"itemData":{"id":1274,"type":"webpage","container-title":"World Migration Report","language":"en","title":"Refugees and asylum-seekers","URL":"https://worldmigrationreport.iom.int/what-we-do/world-migration-report-2024-chapter-2/refugees-and-asylum-seekers","author":[{"literal":"International Organization For Migration"}],"accessed":{"date-parts":[["2024",9,28]]},"issued":{"date-parts":[["2023"]]}}}],"schema":"https://github.com/citation-style-language/schema/raw/master/csl-citation.json"} </w:instrText>
      </w:r>
      <w:r w:rsidR="00CE2BA4" w:rsidRPr="00FF371D">
        <w:rPr>
          <w:rFonts w:ascii="Times New Roman" w:hAnsi="Times New Roman" w:cs="Times New Roman"/>
        </w:rPr>
        <w:fldChar w:fldCharType="separate"/>
      </w:r>
      <w:r w:rsidR="00CE2BA4" w:rsidRPr="00FF371D">
        <w:rPr>
          <w:rFonts w:ascii="Times New Roman" w:hAnsi="Times New Roman" w:cs="Times New Roman"/>
        </w:rPr>
        <w:t>(International Organization For Migration 2023)</w:t>
      </w:r>
      <w:r w:rsidR="00CE2BA4" w:rsidRPr="00FF371D">
        <w:rPr>
          <w:rFonts w:ascii="Times New Roman" w:hAnsi="Times New Roman" w:cs="Times New Roman"/>
        </w:rPr>
        <w:fldChar w:fldCharType="end"/>
      </w:r>
      <w:r w:rsidR="00CE2BA4" w:rsidRPr="00FF371D">
        <w:rPr>
          <w:rFonts w:ascii="Times New Roman" w:hAnsi="Times New Roman" w:cs="Times New Roman"/>
        </w:rPr>
        <w:t xml:space="preserve">. </w:t>
      </w:r>
      <w:r w:rsidRPr="00FF371D">
        <w:rPr>
          <w:rFonts w:ascii="Times New Roman" w:hAnsi="Times New Roman" w:cs="Times New Roman"/>
        </w:rPr>
        <w:t xml:space="preserve"> The U.S. alone resettles more refugees than the rest of the world combined for</w:t>
      </w:r>
      <w:r w:rsidR="009F2AAA" w:rsidRPr="00FF371D">
        <w:rPr>
          <w:rFonts w:ascii="Times New Roman" w:hAnsi="Times New Roman" w:cs="Times New Roman"/>
        </w:rPr>
        <w:t xml:space="preserve"> all the years from 1982-2024</w:t>
      </w:r>
      <w:r w:rsidRPr="00FF371D">
        <w:rPr>
          <w:rFonts w:ascii="Times New Roman" w:hAnsi="Times New Roman" w:cs="Times New Roman"/>
        </w:rPr>
        <w:t xml:space="preserve"> but two</w:t>
      </w:r>
      <w:r w:rsidR="00CE2BA4" w:rsidRPr="00FF371D">
        <w:rPr>
          <w:rFonts w:ascii="Times New Roman" w:hAnsi="Times New Roman" w:cs="Times New Roman"/>
        </w:rPr>
        <w:t xml:space="preserve">. </w:t>
      </w:r>
      <w:r w:rsidRPr="00FF371D">
        <w:rPr>
          <w:rFonts w:ascii="Times New Roman" w:hAnsi="Times New Roman" w:cs="Times New Roman"/>
        </w:rPr>
        <w:t>While Canada does not resettle nearly as many refugees in absolute terms, it lead</w:t>
      </w:r>
      <w:r w:rsidR="00060039" w:rsidRPr="00FF371D">
        <w:rPr>
          <w:rFonts w:ascii="Times New Roman" w:hAnsi="Times New Roman" w:cs="Times New Roman"/>
        </w:rPr>
        <w:t>s</w:t>
      </w:r>
      <w:r w:rsidRPr="00FF371D">
        <w:rPr>
          <w:rFonts w:ascii="Times New Roman" w:hAnsi="Times New Roman" w:cs="Times New Roman"/>
        </w:rPr>
        <w:t xml:space="preserve"> the world on refugee resettlement per resident for several years, fluctuating around 756 refugees per million residents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{"citationID":"19EBnHjF","properties":{"formattedCitation":"(Connor 2019)","plainCitation":"(Connor 2019)","noteIndex":0},"citationItems":[{"id":1276,"uris":["http://zotero.org/users/6152647/items/3C5V32E8"],"itemData":{"id":1276,"type":"post-weblog","abstract":"Canada resettled 28,000 refugees in 2018, similar to its 2017 total. Meanwhile, the U.S. resettled 23,000, down from the previous year.","container-title":"Pew Research Center","language":"en-US","title":"Canada now leads the world in refugee resettlement, surpassing the U.S.","URL":"https://www.pewresearch.org/short-reads/2019/06/19/canada-now-leads-the-world-in-refugee-resettlement-surpassing-the-u-s/","author":[{"family":"Connor","given":"Jynnah Radford and Phillip"}],"accessed":{"date-parts":[["2024",9,28]]},"issued":{"date-parts":[["2019",6,19]]}}}],"schema":"https://github.com/citation-style-language/schema/raw/master/csl-citation.json"}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(Connor 2019)</w:t>
      </w:r>
      <w:r w:rsidRPr="00FF371D">
        <w:rPr>
          <w:rFonts w:ascii="Times New Roman" w:hAnsi="Times New Roman" w:cs="Times New Roman"/>
        </w:rPr>
        <w:fldChar w:fldCharType="end"/>
      </w:r>
      <w:r w:rsidRPr="00FF371D">
        <w:rPr>
          <w:rFonts w:ascii="Times New Roman" w:hAnsi="Times New Roman" w:cs="Times New Roman"/>
        </w:rPr>
        <w:t>. North America is the center of permanent resettlement of refugees to new countries. Note this does not include the many countries who host many more refugees on a temporary basis. When refugees are given permanent residence, it is usually to North America. Despite the broad applicability and unique geographic clumping of North American resettlement, research typically explores resettlement at smaller levels of analysis. This paper fills a gap by providing a comparison of refugee household outcomes across the U.S. and Canada, particularly focusing on public assistance usage.</w:t>
      </w:r>
    </w:p>
    <w:p w14:paraId="77D816AC" w14:textId="384395A1" w:rsidR="00E8756F" w:rsidRPr="00FF371D" w:rsidRDefault="00A076DC" w:rsidP="00FF371D">
      <w:pPr>
        <w:spacing w:line="480" w:lineRule="auto"/>
        <w:ind w:firstLine="720"/>
        <w:rPr>
          <w:rFonts w:ascii="Times New Roman" w:hAnsi="Times New Roman" w:cs="Times New Roman"/>
        </w:rPr>
      </w:pPr>
      <w:r w:rsidRPr="00FF371D">
        <w:rPr>
          <w:rFonts w:ascii="Times New Roman" w:hAnsi="Times New Roman" w:cs="Times New Roman"/>
        </w:rPr>
        <w:t xml:space="preserve">While much work has focused on the resettlement experience on an individual level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{"citationID":"g4CxtXCT","properties":{"formattedCitation":"(Teixeira and Li 2009)","plainCitation":"(Teixeira and Li 2009)","noteIndex":0},"citationItems":[{"id":1280,"uris":["http://zotero.org/users/6152647/items/QCWVQ8N4"],"itemData":{"id":1280,"type":"article-journal","abstract":"The U.S. and Canada are countries that have been shaped and defined by immigration. In recent decades, however, changes in the immigration policies of both countries have resulted in more heterogeneous immigrant flows than ever before. These new waves of immigration have transformed the demography, as well as social, economic, and political structures of North American urban and suburban areas. Given the importance of immigration as an engine of social and political change as well as economic development, it is imperative that scholarship addresses these new realities in our metropolitan areas. This theme issue on “Immigrant and Refugee Experiences in North American Cities” explores some of the important links between immigration and the opportunities and challenges in two complex multicultural societies—the U.S. and Canada. The six articles that comprise this special issue are organized around three broad themes: (a) immigration, discrimination, and identity; (b) settlement and life experiences; and (c) housing incorporation and economic integration.","container-title":"Journal of Immigrant &amp; Refugee Studies","DOI":"10.1080/15562940903150030","ISSN":"1556-2948","issue":"3","note":"publisher: Routledge\n_eprint: https://doi.org/10.1080/15562940903150030","page":"221-227","source":"Taylor and Francis+NEJM","title":"Immigrant and Refugee Experiences in North American Cities","volume":"7","author":[{"family":"Teixeira","given":"Carlos"},{"family":"Li","given":"Wei"}],"issued":{"date-parts":[["2009",9,25]]}}}],"schema":"https://github.com/citation-style-language/schema/raw/master/csl-citation.json"}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(Teixeira and Li 2009)</w:t>
      </w:r>
      <w:r w:rsidRPr="00FF371D">
        <w:rPr>
          <w:rFonts w:ascii="Times New Roman" w:hAnsi="Times New Roman" w:cs="Times New Roman"/>
        </w:rPr>
        <w:fldChar w:fldCharType="end"/>
      </w:r>
      <w:r w:rsidRPr="00FF371D">
        <w:rPr>
          <w:rFonts w:ascii="Times New Roman" w:hAnsi="Times New Roman" w:cs="Times New Roman"/>
        </w:rPr>
        <w:t>, comparisons between the U.S. and Canadian resettlement systems have been limited mostly to analysis of policies between or affecting both countries (e.g.</w:t>
      </w:r>
      <w:r w:rsidR="007302C2">
        <w:rPr>
          <w:rFonts w:ascii="Times New Roman" w:hAnsi="Times New Roman" w:cs="Times New Roman"/>
        </w:rPr>
        <w:t>,</w:t>
      </w:r>
      <w:r w:rsidRPr="00FF371D">
        <w:rPr>
          <w:rFonts w:ascii="Times New Roman" w:hAnsi="Times New Roman" w:cs="Times New Roman"/>
        </w:rPr>
        <w:t xml:space="preserve"> the Safe Third Country Agreement)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{"citationID":"zeB1W1o7","properties":{"formattedCitation":"(Donato and Ferris 2020; Kneebone and Rawlings-Sanaei 2007)","plainCitation":"(Donato and Ferris 2020; Kneebone and Rawlings-Sanaei 2007)","dontUpdate":true,"noteIndex":0},"citationItems":[{"id":126,"uris":["http://zotero.org/users/6152647/items/8FEBWRCV"],"itemData":{"id":126,"type":"article-journal","abstract":"As the number of migrants, refugees, and asylum seekers have grown worldwide, intense debate has emerged about how long and how well they integrate into host countries. Although integration is a complex process, realized differently by different groups at different times, most prior studies capture, at best, disparate parts of the process. Overcoming this limitation is a tall task because it requires data and research that capture how integration is both dynamic and contextual and requires focusing on conceptual issues, emphasizing how integration varies across spatial scales, and including perspectives of the process through the eyes of both scholars and practitioners. This article reviews recent key studies about refugees in Canada, Europe, and the United States, as a way of putting into context the scholarship presented in this special issue ofThe ANNALS. We analyze whether and how prior studies capture integration as a dynamic process that unfolds in various aspects of life, such as education, employment, and health. We also consider the extent to which prior studies are shaped by long-standing divides between the termsrefugeeandmigrant, andintegrationandassimilation, and what those divides mean for research on refugee and migrant integration in the twenty-first century. Throughout, we assess the data needed for researchers to address a wide variety of questions about refugee integration and understand the long-term consequences of the ever-growing number of displaced persons seeking refuge. This volume presents research that uniquely enhances our understanding about the breadth of the integration process in the United States, Canada, and European countries.","container-title":"Annals of the American Academy of Political and Social Science","DOI":"10.1177/0002716220943169","ISSN":"0002-7162","issue":"1","journalAbbreviation":"Ann. Am. Acad. Polit. Soc. Sci.","language":"English","note":"publisher-place: Thousand Oaks\npublisher: Sage Publications Inc\nWOS:000555865600001","page":"7-35","source":"Web of Science","title":"Refugee Integration in Canada, Europe, and the United States: Perspectives from Research","title-short":"Refugee Integration in Canada, Europe, and the United States","volume":"690","author":[{"family":"Donato","given":"Katharine M."},{"family":"Ferris","given":"Elizabeth"}],"issued":{"date-parts":[["2020",7]]}}},{"id":1278,"uris":["http://zotero.org/users/6152647/items/T4IVT786"],"itemData":{"id":1278,"type":"book","abstract":"Taking the context of forced migration, this book addresses the role that regional, in contrast to national or global, institutions and relationships play in shaping asylum policies and procedures. It examines the causes of forced migration movements; the direction of forced migration flows and its effect upon the immediate region; policy responses towards forced migration (in particular ASEAN and the European Community); cooperative arrangements and agreements between regional states; and the protection of human rights. The book also considers the role that regional responses are likely to play in determining the direction of asylum policy in receiving states and procedures in the future.","edition":"1st edition","event-place":"New York","ISBN":"978-1-84545-344-2","language":"English","number-of-pages":"256","publisher":"Berghahn Books","publisher-place":"New York","source":"Amazon","title":"New Regionalism and Asylum Seekers: Challenges Ahead","title-short":"New Regionalism and Asylum Seekers","editor":[{"family":"Kneebone","given":"Susan"},{"family":"Rawlings-Sanaei","given":"Felicity"}],"issued":{"date-parts":[["2007",10,1]]}}}],"schema":"https://github.com/citation-style-language/schema/raw/master/csl-citation.json"}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(Kneebone and Rawlings-Sanaei 2007)</w:t>
      </w:r>
      <w:r w:rsidRPr="00FF371D">
        <w:rPr>
          <w:rFonts w:ascii="Times New Roman" w:hAnsi="Times New Roman" w:cs="Times New Roman"/>
        </w:rPr>
        <w:fldChar w:fldCharType="end"/>
      </w:r>
      <w:r w:rsidRPr="00FF371D">
        <w:rPr>
          <w:rFonts w:ascii="Times New Roman" w:hAnsi="Times New Roman" w:cs="Times New Roman"/>
        </w:rPr>
        <w:t xml:space="preserve"> or highlighting the differences between policies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{"citationID":"TrgMUoL7","properties":{"formattedCitation":"(Donato and Ferris 2020)","plainCitation":"(Donato and Ferris 2020)","noteIndex":0},"citationItems":[{"id":126,"uris":["http://zotero.org/users/6152647/items/8FEBWRCV"],"itemData":{"id":126,"type":"article-journal","abstract":"As the number of migrants, refugees, and asylum seekers have grown worldwide, intense debate has emerged about how long and how well they integrate into host countries. Although integration is a complex process, realized differently by different groups at different times, most prior studies capture, at best, disparate parts of the process. Overcoming this limitation is a tall task because it requires data and research that capture how integration is both dynamic and contextual and requires focusing on conceptual issues, emphasizing how integration varies across spatial scales, and including perspectives of the process through the eyes of both scholars and practitioners. This article reviews recent key studies about refugees in Canada, Europe, and the United States, as a way of putting into context the scholarship presented in this special issue ofThe ANNALS. We analyze whether and how prior studies capture integration as a dynamic process that unfolds in various aspects of life, such as education, employment, and health. We also consider the extent to which prior studies are shaped by long-standing divides between the termsrefugeeandmigrant, andintegrationandassimilation, and what those divides mean for research on refugee and migrant integration in the twenty-first century. Throughout, we assess the data needed for researchers to address a wide variety of questions about refugee integration and understand the long-term consequences of the ever-growing number of displaced persons seeking refuge. This volume presents research that uniquely enhances our understanding about the breadth of the integration process in the United States, Canada, and European countries.","container-title":"Annals of the American Academy of Political and Social Science","DOI":"10.1177/0002716220943169","ISSN":"0002-7162","issue":"1","journalAbbreviation":"Ann. Am. Acad. Polit. Soc. Sci.","language":"English","note":"publisher-place: Thousand Oaks\npublisher: Sage Publications Inc\nWOS:000555865600001","page":"7-35","source":"Web of Science","title":"Refugee Integration in Canada, Europe, and the United States: Perspectives from Research","title-short":"Refugee Integration in Canada, Europe, and the United States","volume":"690","author":[{"family":"Donato","given":"Katharine M."},{"family":"Ferris","given":"Elizabeth"}],"issued":{"date-parts":[["2020",7]]}}}],"schema":"https://github.com/citation-style-language/schema/raw/master/csl-citation.json"}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(Donato and Ferris 2020)</w:t>
      </w:r>
      <w:r w:rsidRPr="00FF371D">
        <w:rPr>
          <w:rFonts w:ascii="Times New Roman" w:hAnsi="Times New Roman" w:cs="Times New Roman"/>
        </w:rPr>
        <w:fldChar w:fldCharType="end"/>
      </w:r>
      <w:r w:rsidRPr="00FF371D">
        <w:rPr>
          <w:rFonts w:ascii="Times New Roman" w:hAnsi="Times New Roman" w:cs="Times New Roman"/>
        </w:rPr>
        <w:t>.</w:t>
      </w:r>
      <w:r w:rsidR="000D6A86" w:rsidRPr="00FF371D">
        <w:rPr>
          <w:rFonts w:ascii="Times New Roman" w:hAnsi="Times New Roman" w:cs="Times New Roman"/>
        </w:rPr>
        <w:t xml:space="preserve"> Little is known about</w:t>
      </w:r>
      <w:r w:rsidRPr="00FF371D">
        <w:rPr>
          <w:rFonts w:ascii="Times New Roman" w:hAnsi="Times New Roman" w:cs="Times New Roman"/>
        </w:rPr>
        <w:t xml:space="preserve"> </w:t>
      </w:r>
      <w:r w:rsidR="000D3DBA" w:rsidRPr="00FF371D">
        <w:rPr>
          <w:rFonts w:ascii="Times New Roman" w:hAnsi="Times New Roman" w:cs="Times New Roman"/>
        </w:rPr>
        <w:t>economic self-sufficiency</w:t>
      </w:r>
      <w:r w:rsidRPr="00FF371D">
        <w:rPr>
          <w:rFonts w:ascii="Times New Roman" w:hAnsi="Times New Roman" w:cs="Times New Roman"/>
        </w:rPr>
        <w:t xml:space="preserve"> outcomes </w:t>
      </w:r>
      <w:r w:rsidR="000426CF" w:rsidRPr="00FF371D">
        <w:rPr>
          <w:rFonts w:ascii="Times New Roman" w:hAnsi="Times New Roman" w:cs="Times New Roman"/>
        </w:rPr>
        <w:t xml:space="preserve">across countries, </w:t>
      </w:r>
      <w:r w:rsidRPr="00FF371D">
        <w:rPr>
          <w:rFonts w:ascii="Times New Roman" w:hAnsi="Times New Roman" w:cs="Times New Roman"/>
        </w:rPr>
        <w:t>though work has analyzed refugee outcomes in either country</w:t>
      </w:r>
      <w:r w:rsidR="000426CF" w:rsidRPr="00FF371D">
        <w:rPr>
          <w:rFonts w:ascii="Times New Roman" w:hAnsi="Times New Roman" w:cs="Times New Roman"/>
        </w:rPr>
        <w:t xml:space="preserve"> alone</w:t>
      </w:r>
      <w:r w:rsidRPr="00FF371D">
        <w:rPr>
          <w:rFonts w:ascii="Times New Roman" w:hAnsi="Times New Roman" w:cs="Times New Roman"/>
        </w:rPr>
        <w:t xml:space="preserve">. While some researchers encourage “juxtaposing Canada and the United States, </w:t>
      </w:r>
      <w:r w:rsidRPr="00FF371D">
        <w:rPr>
          <w:rFonts w:ascii="Times New Roman" w:hAnsi="Times New Roman" w:cs="Times New Roman"/>
        </w:rPr>
        <w:lastRenderedPageBreak/>
        <w:t>two countries more similar to each other than any other, … to probe how particular variations can produce consequential differences”</w:t>
      </w:r>
      <w:r w:rsidR="007302C2">
        <w:rPr>
          <w:rFonts w:ascii="Times New Roman" w:hAnsi="Times New Roman" w:cs="Times New Roman"/>
        </w:rPr>
        <w:t xml:space="preserve">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{"citationID":"ty5unR8i","properties":{"formattedCitation":"(Bloemraad 2011)","plainCitation":"(Bloemraad 2011)","dontUpdate":true,"noteIndex":0},"citationItems":[{"id":1207,"uris":["http://zotero.org/users/6152647/items/LVDHY8HZ"],"itemData":{"id":1207,"type":"article-journal","abstract":"Cross-national comparison increases the complexity of data collection and analysis but offers the promise of innovative new knowledge; it is hard to know what is noteworthy about an outcome or process without a comparative reference point. Juxtaposing Canada and the United States, two countries more similar to each other than to any other, allows researchers to probe how particular variations can produce consequential differences. The article outlines key historic and contemporary similarities and differences that can affect immigrant political incorporation in North America, including different foundational minority conflicts and variations in current migrant flows. The author discusses the importance of specifying outcomes and how these outcomes can be approached from different levels of analysis. Finally, the author identifies several understudied questions, including cross-national variation in local political responses to immigration—significant in the United States, more muted in Canada—and the differential use of law and rights framing to advance immigrant causes.","container-title":"American Behavioral Scientist","DOI":"10.1177/0002764211407844","ISSN":"0002-7642","issue":"9","language":"en","note":"publisher: SAGE Publications Inc","page":"1131-1159","source":"SAGE Journals","title":"“Two Peas in a Pod,” “Apples and Oranges,” and Other Food Metaphors: Comparing Canada and the United States","title-short":"“Two Peas in a Pod,” “Apples and Oranges,” and Other Food Metaphors","volume":"55","author":[{"family":"Bloemraad","given":"Irene"}],"issued":{"date-parts":[["2011",9,1]]}}}],"schema":"https://github.com/citation-style-language/schema/raw/master/csl-citation.json"}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(Bloemraad 2011:1131)</w:t>
      </w:r>
      <w:r w:rsidRPr="00FF371D">
        <w:rPr>
          <w:rFonts w:ascii="Times New Roman" w:hAnsi="Times New Roman" w:cs="Times New Roman"/>
        </w:rPr>
        <w:fldChar w:fldCharType="end"/>
      </w:r>
      <w:r w:rsidRPr="00FF371D">
        <w:rPr>
          <w:rFonts w:ascii="Times New Roman" w:hAnsi="Times New Roman" w:cs="Times New Roman"/>
        </w:rPr>
        <w:t xml:space="preserve"> others worry that similarities are only superficial and so comparisons between the U.S. and Canada are not wise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{"citationID":"UYBIbzY6","properties":{"formattedCitation":"(DeSipio 2011)","plainCitation":"(DeSipio 2011)","noteIndex":0},"citationItems":[{"id":1211,"uris":["http://zotero.org/users/6152647/items/V2ZHJF8K"],"itemData":{"id":1211,"type":"article-journal","abstract":"In this article, the author analyzes five domains of immigrant incorporation and participation in the United States—civic and community engagement among immigrants; naturalization patterns; immigrant (and co-ethnic) partisanship and electoral behaviors; the election of naturalized citizens, and their U.S.-born co-ethnics, as elective officeholders; and immigrant transnational efforts to influence the civic or political life of their communities or countries of origin—in an effort to highlight both the opportunities immigrants and naturalized citizens have seized in U.S. politics and the barriers, particularly, institutional barriers, they continue to face. Although the primary analytical focus is immigrants in the United States, the author is attentive to the challenge raised by Irene Bloemraad (2011 [this issue]) in her introductory article to identify opportunities for comparative insights from the Canadian case. As will be evident, the author ultimately identifies more apples and oranges in the comparison of the U.S. and Canadian cases than peas sharing an analytical pod.","container-title":"American Behavioral Scientist","issue":"9","note":"type: 10.1177/0002764211407842","page":"1189–1213","title":"Immigrant Incorporation in an Era of Weak Civic Institutions: Immigrant Civic and Political Participation in the United States","volume":"55","author":[{"family":"DeSipio","given":"Louis"}],"issued":{"date-parts":[["2011"]]}}}],"schema":"https://github.com/citation-style-language/schema/raw/master/csl-citation.json"}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(DeSipio 2011)</w:t>
      </w:r>
      <w:r w:rsidRPr="00FF371D">
        <w:rPr>
          <w:rFonts w:ascii="Times New Roman" w:hAnsi="Times New Roman" w:cs="Times New Roman"/>
        </w:rPr>
        <w:fldChar w:fldCharType="end"/>
      </w:r>
      <w:r w:rsidRPr="00FF371D">
        <w:rPr>
          <w:rFonts w:ascii="Times New Roman" w:hAnsi="Times New Roman" w:cs="Times New Roman"/>
        </w:rPr>
        <w:t xml:space="preserve">. </w:t>
      </w:r>
      <w:commentRangeStart w:id="0"/>
      <w:r w:rsidRPr="00FF371D">
        <w:rPr>
          <w:rFonts w:ascii="Times New Roman" w:hAnsi="Times New Roman" w:cs="Times New Roman"/>
        </w:rPr>
        <w:t xml:space="preserve">I find that U.S. and Canadian government-led </w:t>
      </w:r>
      <w:r w:rsidR="00F0620E" w:rsidRPr="00FF371D">
        <w:rPr>
          <w:rFonts w:ascii="Times New Roman" w:hAnsi="Times New Roman" w:cs="Times New Roman"/>
        </w:rPr>
        <w:t>resettlement system</w:t>
      </w:r>
      <w:r w:rsidR="00D91A0D">
        <w:rPr>
          <w:rFonts w:ascii="Times New Roman" w:hAnsi="Times New Roman" w:cs="Times New Roman"/>
        </w:rPr>
        <w:t xml:space="preserve"> outcomes</w:t>
      </w:r>
      <w:r w:rsidRPr="00FF371D">
        <w:rPr>
          <w:rFonts w:ascii="Times New Roman" w:hAnsi="Times New Roman" w:cs="Times New Roman"/>
        </w:rPr>
        <w:t xml:space="preserve"> cannot be differentiated statistically from each other</w:t>
      </w:r>
      <w:r w:rsidR="00F0620E" w:rsidRPr="00FF371D">
        <w:rPr>
          <w:rFonts w:ascii="Times New Roman" w:hAnsi="Times New Roman" w:cs="Times New Roman"/>
        </w:rPr>
        <w:t xml:space="preserve"> (after accounting for demographic factors)</w:t>
      </w:r>
      <w:r w:rsidR="00ED7C39" w:rsidRPr="00FF371D">
        <w:rPr>
          <w:rFonts w:ascii="Times New Roman" w:hAnsi="Times New Roman" w:cs="Times New Roman"/>
        </w:rPr>
        <w:t xml:space="preserve">. </w:t>
      </w:r>
      <w:r w:rsidR="005265F4" w:rsidRPr="00FF371D">
        <w:rPr>
          <w:rFonts w:ascii="Times New Roman" w:hAnsi="Times New Roman" w:cs="Times New Roman"/>
        </w:rPr>
        <w:t>I also find that r</w:t>
      </w:r>
      <w:r w:rsidRPr="00FF371D">
        <w:rPr>
          <w:rFonts w:ascii="Times New Roman" w:hAnsi="Times New Roman" w:cs="Times New Roman"/>
        </w:rPr>
        <w:t xml:space="preserve">esettlement systems that include a private sponsor initiative have </w:t>
      </w:r>
      <w:r w:rsidR="005265F4" w:rsidRPr="00FF371D">
        <w:rPr>
          <w:rFonts w:ascii="Times New Roman" w:hAnsi="Times New Roman" w:cs="Times New Roman"/>
        </w:rPr>
        <w:t>lower</w:t>
      </w:r>
      <w:r w:rsidRPr="00FF371D">
        <w:rPr>
          <w:rFonts w:ascii="Times New Roman" w:hAnsi="Times New Roman" w:cs="Times New Roman"/>
        </w:rPr>
        <w:t xml:space="preserve"> </w:t>
      </w:r>
      <w:r w:rsidR="005265F4" w:rsidRPr="00FF371D">
        <w:rPr>
          <w:rFonts w:ascii="Times New Roman" w:hAnsi="Times New Roman" w:cs="Times New Roman"/>
        </w:rPr>
        <w:t xml:space="preserve">public assistance use </w:t>
      </w:r>
      <w:r w:rsidRPr="00FF371D">
        <w:rPr>
          <w:rFonts w:ascii="Times New Roman" w:hAnsi="Times New Roman" w:cs="Times New Roman"/>
        </w:rPr>
        <w:t>outcomes than government-led systems.</w:t>
      </w:r>
      <w:commentRangeEnd w:id="0"/>
      <w:r w:rsidR="007302C2">
        <w:rPr>
          <w:rStyle w:val="CommentReference"/>
        </w:rPr>
        <w:commentReference w:id="0"/>
      </w:r>
      <w:r w:rsidRPr="00FF371D">
        <w:rPr>
          <w:rFonts w:ascii="Times New Roman" w:hAnsi="Times New Roman" w:cs="Times New Roman"/>
        </w:rPr>
        <w:t xml:space="preserve"> </w:t>
      </w:r>
    </w:p>
    <w:p w14:paraId="77D816AE" w14:textId="72229140" w:rsidR="00E8756F" w:rsidRPr="00FF371D" w:rsidRDefault="00A076DC" w:rsidP="00FF371D">
      <w:pPr>
        <w:spacing w:line="480" w:lineRule="auto"/>
        <w:ind w:firstLine="720"/>
        <w:rPr>
          <w:rFonts w:ascii="Times New Roman" w:hAnsi="Times New Roman" w:cs="Times New Roman"/>
        </w:rPr>
      </w:pPr>
      <w:r w:rsidRPr="00FF371D">
        <w:rPr>
          <w:rFonts w:ascii="Times New Roman" w:hAnsi="Times New Roman" w:cs="Times New Roman"/>
        </w:rPr>
        <w:t xml:space="preserve">This project analyzes refugee households resettled to the United States or Canada and their public assistance program usage. I estimate the effects of arrival cohort, resettlement system, country of resettlement, sex of household head, and country-level funding. To do this, I use multi-level models supplemented with a life table analysis for comparisons of outcomes between the two countries. I also investigate the comparability of U.S. and Canadian refugee data. </w:t>
      </w:r>
      <w:r w:rsidR="000062AA" w:rsidRPr="00FF371D">
        <w:rPr>
          <w:rFonts w:ascii="Times New Roman" w:hAnsi="Times New Roman" w:cs="Times New Roman"/>
        </w:rPr>
        <w:t xml:space="preserve">I find that multilevel models </w:t>
      </w:r>
      <w:r w:rsidR="00101D5D" w:rsidRPr="00FF371D">
        <w:rPr>
          <w:rFonts w:ascii="Times New Roman" w:hAnsi="Times New Roman" w:cs="Times New Roman"/>
        </w:rPr>
        <w:t xml:space="preserve">are better than OLS models in this case because of the clustering inside of each country and additionally inside of each resettlement program. </w:t>
      </w:r>
    </w:p>
    <w:p w14:paraId="77D816AF" w14:textId="0B6CF44C" w:rsidR="00E8756F" w:rsidRPr="00FF371D" w:rsidRDefault="00A076DC" w:rsidP="00FF371D">
      <w:pPr>
        <w:spacing w:line="480" w:lineRule="auto"/>
        <w:ind w:firstLine="720"/>
        <w:rPr>
          <w:rFonts w:ascii="Times New Roman" w:hAnsi="Times New Roman" w:cs="Times New Roman"/>
        </w:rPr>
      </w:pPr>
      <w:r w:rsidRPr="00FF371D">
        <w:rPr>
          <w:rFonts w:ascii="Times New Roman" w:hAnsi="Times New Roman" w:cs="Times New Roman"/>
        </w:rPr>
        <w:t xml:space="preserve">I use the Annual Survey of Refugees to obtain estimates for refugees resettled to the United States. This survey samples refugees who arrived in the past five years and has publicly available data for years 2016-2020. I obtain the complementary Canadian refugee cohorts from the </w:t>
      </w:r>
      <w:r w:rsidR="008E5843">
        <w:rPr>
          <w:rFonts w:ascii="Times New Roman" w:hAnsi="Times New Roman" w:cs="Times New Roman"/>
        </w:rPr>
        <w:t>l</w:t>
      </w:r>
      <w:r w:rsidRPr="00FF371D">
        <w:rPr>
          <w:rFonts w:ascii="Times New Roman" w:hAnsi="Times New Roman" w:cs="Times New Roman"/>
        </w:rPr>
        <w:t xml:space="preserve">ongitudinal Immigration </w:t>
      </w:r>
      <w:proofErr w:type="spellStart"/>
      <w:r w:rsidRPr="00FF371D">
        <w:rPr>
          <w:rFonts w:ascii="Times New Roman" w:hAnsi="Times New Roman" w:cs="Times New Roman"/>
        </w:rPr>
        <w:t>DataBase</w:t>
      </w:r>
      <w:proofErr w:type="spellEnd"/>
      <w:r w:rsidRPr="00FF371D">
        <w:rPr>
          <w:rFonts w:ascii="Times New Roman" w:hAnsi="Times New Roman" w:cs="Times New Roman"/>
        </w:rPr>
        <w:t xml:space="preserve"> along with information on program funding available from U.S. and Canadian government expenditure reports.</w:t>
      </w:r>
      <w:commentRangeStart w:id="1"/>
      <w:commentRangeEnd w:id="1"/>
      <w:r w:rsidR="003B5407">
        <w:rPr>
          <w:rStyle w:val="CommentReference"/>
        </w:rPr>
        <w:commentReference w:id="1"/>
      </w:r>
    </w:p>
    <w:p w14:paraId="62F0E877" w14:textId="0852DDFE" w:rsidR="00074972" w:rsidRPr="00FF371D" w:rsidRDefault="00074972" w:rsidP="00D973BA">
      <w:pPr>
        <w:spacing w:line="480" w:lineRule="auto"/>
        <w:ind w:firstLine="720"/>
        <w:rPr>
          <w:rFonts w:ascii="Times New Roman" w:hAnsi="Times New Roman" w:cs="Times New Roman"/>
        </w:rPr>
      </w:pPr>
      <w:r w:rsidRPr="00FF371D">
        <w:rPr>
          <w:rFonts w:ascii="Times New Roman" w:hAnsi="Times New Roman" w:cs="Times New Roman"/>
        </w:rPr>
        <w:t>The</w:t>
      </w:r>
      <w:r w:rsidR="007258EA" w:rsidRPr="00FF371D">
        <w:rPr>
          <w:rFonts w:ascii="Times New Roman" w:hAnsi="Times New Roman" w:cs="Times New Roman"/>
        </w:rPr>
        <w:t>re are reasons to expect that Canadian and U.S. outcomes would be different.</w:t>
      </w:r>
      <w:r w:rsidRPr="00FF371D">
        <w:rPr>
          <w:rFonts w:ascii="Times New Roman" w:hAnsi="Times New Roman" w:cs="Times New Roman"/>
        </w:rPr>
        <w:t xml:space="preserve"> Canada supports their refugees with </w:t>
      </w:r>
      <w:r w:rsidR="00D769B9" w:rsidRPr="00FF371D">
        <w:rPr>
          <w:rFonts w:ascii="Times New Roman" w:hAnsi="Times New Roman" w:cs="Times New Roman"/>
        </w:rPr>
        <w:t>refugee-specific</w:t>
      </w:r>
      <w:r w:rsidRPr="00FF371D">
        <w:rPr>
          <w:rFonts w:ascii="Times New Roman" w:hAnsi="Times New Roman" w:cs="Times New Roman"/>
        </w:rPr>
        <w:t xml:space="preserve"> support for a </w:t>
      </w:r>
      <w:r w:rsidR="007258EA" w:rsidRPr="00FF371D">
        <w:rPr>
          <w:rFonts w:ascii="Times New Roman" w:hAnsi="Times New Roman" w:cs="Times New Roman"/>
        </w:rPr>
        <w:t>year,</w:t>
      </w:r>
      <w:r w:rsidRPr="00FF371D">
        <w:rPr>
          <w:rFonts w:ascii="Times New Roman" w:hAnsi="Times New Roman" w:cs="Times New Roman"/>
        </w:rPr>
        <w:t xml:space="preserve"> </w:t>
      </w:r>
      <w:r w:rsidR="00F23AA6" w:rsidRPr="00FF371D">
        <w:rPr>
          <w:rFonts w:ascii="Times New Roman" w:hAnsi="Times New Roman" w:cs="Times New Roman"/>
        </w:rPr>
        <w:t>but</w:t>
      </w:r>
      <w:r w:rsidRPr="00FF371D">
        <w:rPr>
          <w:rFonts w:ascii="Times New Roman" w:hAnsi="Times New Roman" w:cs="Times New Roman"/>
        </w:rPr>
        <w:t xml:space="preserve"> the U.S.</w:t>
      </w:r>
      <w:r w:rsidR="00F23AA6" w:rsidRPr="00FF371D">
        <w:rPr>
          <w:rFonts w:ascii="Times New Roman" w:hAnsi="Times New Roman" w:cs="Times New Roman"/>
        </w:rPr>
        <w:t xml:space="preserve"> only has automatic refugee-specific assistance</w:t>
      </w:r>
      <w:r w:rsidRPr="00FF371D">
        <w:rPr>
          <w:rFonts w:ascii="Times New Roman" w:hAnsi="Times New Roman" w:cs="Times New Roman"/>
        </w:rPr>
        <w:t xml:space="preserve"> for 90 days. Afterwards refugees resettled through the U.S. have access to the social safety net available to any other citizen (and cash assistance may be available </w:t>
      </w:r>
      <w:r w:rsidRPr="00FF371D">
        <w:rPr>
          <w:rFonts w:ascii="Times New Roman" w:hAnsi="Times New Roman" w:cs="Times New Roman"/>
        </w:rPr>
        <w:lastRenderedPageBreak/>
        <w:t xml:space="preserve">at the state level), but no automatic monetary assistance. In addition to its government-led system, Canada also has a private system where private groups sponsor and support refugees. Researchers have hypothesized the advantage having local and social supports may have on the resettlement process </w:t>
      </w:r>
      <w:r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{"citationID":"GrERJVNG","properties":{"formattedCitation":"(Phillimore 2020; Strang and Ager 2010)","plainCitation":"(Phillimore 2020; Strang and Ager 2010)","noteIndex":0},"citationItems":[{"id":262,"uris":["http://zotero.org/users/6152647/items/T32M7KNN"],"itemData":{"id":262,"type":"article-journal","abstract":"Whilst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id":123,"uris":["http://zotero.org/users/6152647/items/UNL8Y5IH"],"itemData":{"id":123,"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Integration","volume":"23","author":[{"family":"Strang","given":"Alison"},{"family":"Ager","given":"Alastair"}],"issued":{"date-parts":[["2010",12,1]]}}}],"schema":"https://github.com/citation-style-language/schema/raw/master/csl-citation.json"}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(Phillimore 2020; Strang and Ager 2010)</w:t>
      </w:r>
      <w:r w:rsidRPr="00FF371D">
        <w:rPr>
          <w:rFonts w:ascii="Times New Roman" w:hAnsi="Times New Roman" w:cs="Times New Roman"/>
        </w:rPr>
        <w:fldChar w:fldCharType="end"/>
      </w:r>
      <w:r w:rsidRPr="00FF371D">
        <w:rPr>
          <w:rFonts w:ascii="Times New Roman" w:hAnsi="Times New Roman" w:cs="Times New Roman"/>
        </w:rPr>
        <w:t xml:space="preserve">. Additionally, Canada has a blended resettlement program where households receive two rounds of </w:t>
      </w:r>
      <w:commentRangeStart w:id="2"/>
      <w:r w:rsidR="007302C2">
        <w:rPr>
          <w:rFonts w:ascii="Times New Roman" w:hAnsi="Times New Roman" w:cs="Times New Roman"/>
        </w:rPr>
        <w:t>six</w:t>
      </w:r>
      <w:commentRangeEnd w:id="2"/>
      <w:r w:rsidR="007302C2">
        <w:rPr>
          <w:rStyle w:val="CommentReference"/>
        </w:rPr>
        <w:commentReference w:id="2"/>
      </w:r>
      <w:r w:rsidRPr="00FF371D">
        <w:rPr>
          <w:rFonts w:ascii="Times New Roman" w:hAnsi="Times New Roman" w:cs="Times New Roman"/>
        </w:rPr>
        <w:t xml:space="preserve">-month support from government and private sources respectively. I find that more financial support per capita did not predict better economic self-sufficiency rates at the end of five years. The resettlement systems that supported households for longer also did not have better outcomes at the end of five years. </w:t>
      </w:r>
    </w:p>
    <w:p w14:paraId="24E653F1" w14:textId="2FCF8A12" w:rsidR="00C929EC" w:rsidRDefault="00C929EC" w:rsidP="00FF371D">
      <w:pPr>
        <w:spacing w:line="480" w:lineRule="auto"/>
        <w:ind w:firstLine="720"/>
        <w:rPr>
          <w:rFonts w:ascii="Times New Roman" w:hAnsi="Times New Roman" w:cs="Times New Roman"/>
        </w:rPr>
      </w:pPr>
      <w:r w:rsidRPr="00FF371D">
        <w:rPr>
          <w:rFonts w:ascii="Times New Roman" w:hAnsi="Times New Roman" w:cs="Times New Roman"/>
        </w:rPr>
        <w:t xml:space="preserve">This analysis has implications for policy and theory. While many researchers are concerned that U.S. refugees may not be </w:t>
      </w:r>
      <w:r w:rsidR="00AA2F82" w:rsidRPr="00FF371D">
        <w:rPr>
          <w:rFonts w:ascii="Times New Roman" w:hAnsi="Times New Roman" w:cs="Times New Roman"/>
        </w:rPr>
        <w:t>achieving their full potential because they do not have the resources up front to invest in their full potential</w:t>
      </w:r>
      <w:r w:rsidR="00CB6842" w:rsidRPr="00FF371D">
        <w:rPr>
          <w:rFonts w:ascii="Times New Roman" w:hAnsi="Times New Roman" w:cs="Times New Roman"/>
        </w:rPr>
        <w:t xml:space="preserve"> </w:t>
      </w:r>
      <w:r w:rsidR="00053438" w:rsidRPr="00FF371D">
        <w:rPr>
          <w:rFonts w:ascii="Times New Roman" w:hAnsi="Times New Roman" w:cs="Times New Roman"/>
        </w:rPr>
        <w:fldChar w:fldCharType="begin"/>
      </w:r>
      <w:r w:rsidR="00763841" w:rsidRPr="00FF371D">
        <w:rPr>
          <w:rFonts w:ascii="Times New Roman" w:hAnsi="Times New Roman" w:cs="Times New Roman"/>
        </w:rPr>
        <w:instrText xml:space="preserve"> ADDIN ZOTERO_ITEM CSL_CITATION {"citationID":"2zHA1h7r","properties":{"formattedCitation":"(Capps et al. 2015; Evans and Fitzgerald 2017; Fix et al. 2017)","plainCitation":"(Capps et al. 2015; Evans and Fitzgerald 2017; Fix et al. 2017)","dontUpdate":true,"noteIndex":0},"citationItems":[{"id":107,"uris":["http://zotero.org/users/6152647/items/ZYDJ9EM5"],"itemData":{"id":107,"type":"report","abstract":"Using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id":108,"uris":["http://zotero.org/users/6152647/items/K2FLMLVY"],"itemData":{"id":108,"type":"report","abstract":"Founded in 1920, the NBER is a private, non-profit, non-partisan organization dedicated to conducting economic research and to disseminating research findings among academics, public policy makers, and business professionals.","language":"en","note":"DOI: 10.3386/w23498","number":"w23498","publisher":"National Bureau of Economic Research","source":"www.nber.org","title":"The Economic and Social Outcomes of Refugees in the United States: Evidence from the ACS","title-short":"The Economic and Social Outcomes of Refugees in the United States","URL":"https://www.nber.org/papers/w23498","author":[{"family":"Evans","given":"William N."},{"family":"Fitzgerald","given":"Daniel"}],"accessed":{"date-parts":[["2020",12,9]]},"issued":{"date-parts":[["2017",6,12]]}}},{"id":220,"uris":["http://zotero.org/users/6152647/items/7ESL2XNT"],"itemData":{"id":220,"type":"document","abstract":"Approximately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053438" w:rsidRPr="00FF371D">
        <w:rPr>
          <w:rFonts w:ascii="Times New Roman" w:hAnsi="Times New Roman" w:cs="Times New Roman"/>
        </w:rPr>
        <w:fldChar w:fldCharType="separate"/>
      </w:r>
      <w:r w:rsidR="00053438" w:rsidRPr="00FF371D">
        <w:rPr>
          <w:rFonts w:ascii="Times New Roman" w:hAnsi="Times New Roman" w:cs="Times New Roman"/>
        </w:rPr>
        <w:t>(Capps et al. 2015; Fix et al. 2017)</w:t>
      </w:r>
      <w:r w:rsidR="00053438" w:rsidRPr="00FF371D">
        <w:rPr>
          <w:rFonts w:ascii="Times New Roman" w:hAnsi="Times New Roman" w:cs="Times New Roman"/>
        </w:rPr>
        <w:fldChar w:fldCharType="end"/>
      </w:r>
      <w:r w:rsidR="00AA2F82" w:rsidRPr="00FF371D">
        <w:rPr>
          <w:rFonts w:ascii="Times New Roman" w:hAnsi="Times New Roman" w:cs="Times New Roman"/>
        </w:rPr>
        <w:t xml:space="preserve">, </w:t>
      </w:r>
      <w:r w:rsidR="001A46AB" w:rsidRPr="00FF371D">
        <w:rPr>
          <w:rFonts w:ascii="Times New Roman" w:hAnsi="Times New Roman" w:cs="Times New Roman"/>
        </w:rPr>
        <w:t xml:space="preserve">the Canadian case does not suggest that </w:t>
      </w:r>
      <w:r w:rsidR="00A858B3" w:rsidRPr="00FF371D">
        <w:rPr>
          <w:rFonts w:ascii="Times New Roman" w:hAnsi="Times New Roman" w:cs="Times New Roman"/>
        </w:rPr>
        <w:t>more spending per household, nor longer duration of refugee specific support</w:t>
      </w:r>
      <w:r w:rsidR="003B5407">
        <w:rPr>
          <w:rFonts w:ascii="Times New Roman" w:hAnsi="Times New Roman" w:cs="Times New Roman"/>
        </w:rPr>
        <w:t>,</w:t>
      </w:r>
      <w:r w:rsidR="00A858B3" w:rsidRPr="00FF371D">
        <w:rPr>
          <w:rFonts w:ascii="Times New Roman" w:hAnsi="Times New Roman" w:cs="Times New Roman"/>
        </w:rPr>
        <w:t xml:space="preserve"> </w:t>
      </w:r>
      <w:r w:rsidR="0076238D" w:rsidRPr="00FF371D">
        <w:rPr>
          <w:rFonts w:ascii="Times New Roman" w:hAnsi="Times New Roman" w:cs="Times New Roman"/>
        </w:rPr>
        <w:t>is related to better</w:t>
      </w:r>
      <w:r w:rsidR="00495F2E" w:rsidRPr="00FF371D">
        <w:rPr>
          <w:rFonts w:ascii="Times New Roman" w:hAnsi="Times New Roman" w:cs="Times New Roman"/>
        </w:rPr>
        <w:t xml:space="preserve"> economic self-sufficiency</w:t>
      </w:r>
      <w:r w:rsidR="0076238D" w:rsidRPr="00FF371D">
        <w:rPr>
          <w:rFonts w:ascii="Times New Roman" w:hAnsi="Times New Roman" w:cs="Times New Roman"/>
        </w:rPr>
        <w:t xml:space="preserve"> outcomes at the end of five years.</w:t>
      </w:r>
      <w:r w:rsidR="00495F2E" w:rsidRPr="00FF371D">
        <w:rPr>
          <w:rFonts w:ascii="Times New Roman" w:hAnsi="Times New Roman" w:cs="Times New Roman"/>
        </w:rPr>
        <w:t xml:space="preserve"> It is important to note that these assertions</w:t>
      </w:r>
      <w:r w:rsidR="000E6A9F" w:rsidRPr="00FF371D">
        <w:rPr>
          <w:rFonts w:ascii="Times New Roman" w:hAnsi="Times New Roman" w:cs="Times New Roman"/>
        </w:rPr>
        <w:t xml:space="preserve"> are usually applied to the long term, which is not </w:t>
      </w:r>
      <w:r w:rsidR="00C70EB8" w:rsidRPr="00FF371D">
        <w:rPr>
          <w:rFonts w:ascii="Times New Roman" w:hAnsi="Times New Roman" w:cs="Times New Roman"/>
        </w:rPr>
        <w:t xml:space="preserve">within the scope of this study. In other words, this study only examines the relationship of variables in the short </w:t>
      </w:r>
      <w:r w:rsidR="00CB2D4A" w:rsidRPr="00FF371D">
        <w:rPr>
          <w:rFonts w:ascii="Times New Roman" w:hAnsi="Times New Roman" w:cs="Times New Roman"/>
        </w:rPr>
        <w:t>term,</w:t>
      </w:r>
      <w:r w:rsidR="00C70EB8" w:rsidRPr="00FF371D">
        <w:rPr>
          <w:rFonts w:ascii="Times New Roman" w:hAnsi="Times New Roman" w:cs="Times New Roman"/>
        </w:rPr>
        <w:t xml:space="preserve"> and it is</w:t>
      </w:r>
      <w:r w:rsidR="00235A27" w:rsidRPr="00FF371D">
        <w:rPr>
          <w:rFonts w:ascii="Times New Roman" w:hAnsi="Times New Roman" w:cs="Times New Roman"/>
        </w:rPr>
        <w:t xml:space="preserve"> p</w:t>
      </w:r>
      <w:r w:rsidR="00543078" w:rsidRPr="00FF371D">
        <w:rPr>
          <w:rFonts w:ascii="Times New Roman" w:hAnsi="Times New Roman" w:cs="Times New Roman"/>
        </w:rPr>
        <w:t>robable</w:t>
      </w:r>
      <w:r w:rsidR="00235A27" w:rsidRPr="00FF371D">
        <w:rPr>
          <w:rFonts w:ascii="Times New Roman" w:hAnsi="Times New Roman" w:cs="Times New Roman"/>
        </w:rPr>
        <w:t xml:space="preserve"> that long term public assistance use is predicted by spending per capita or </w:t>
      </w:r>
      <w:r w:rsidR="00543078" w:rsidRPr="00FF371D">
        <w:rPr>
          <w:rFonts w:ascii="Times New Roman" w:hAnsi="Times New Roman" w:cs="Times New Roman"/>
        </w:rPr>
        <w:t xml:space="preserve">duration of refugee-specific support in the long run. </w:t>
      </w:r>
    </w:p>
    <w:p w14:paraId="7AB08F3F" w14:textId="66ED488D" w:rsidR="008E5843" w:rsidRPr="00FF371D" w:rsidRDefault="008E5843" w:rsidP="00FF371D">
      <w:pPr>
        <w:spacing w:line="480" w:lineRule="auto"/>
        <w:ind w:firstLine="720"/>
        <w:rPr>
          <w:rFonts w:ascii="Times New Roman" w:hAnsi="Times New Roman" w:cs="Times New Roman"/>
        </w:rPr>
      </w:pPr>
      <w:r>
        <w:rPr>
          <w:rFonts w:ascii="Times New Roman" w:hAnsi="Times New Roman" w:cs="Times New Roman"/>
        </w:rPr>
        <w:t>The Trump administration recently suspended the U.S. Refugee Admissions Program to review whether its existence is aligned with U.S. interests</w:t>
      </w:r>
      <w:r w:rsidR="006806CA">
        <w:rPr>
          <w:rFonts w:ascii="Times New Roman" w:hAnsi="Times New Roman" w:cs="Times New Roman"/>
        </w:rPr>
        <w:t xml:space="preserve"> </w:t>
      </w:r>
      <w:r w:rsidR="006806CA">
        <w:rPr>
          <w:rFonts w:ascii="Times New Roman" w:hAnsi="Times New Roman" w:cs="Times New Roman"/>
        </w:rPr>
        <w:fldChar w:fldCharType="begin"/>
      </w:r>
      <w:r w:rsidR="006806CA">
        <w:rPr>
          <w:rFonts w:ascii="Times New Roman" w:hAnsi="Times New Roman" w:cs="Times New Roman"/>
        </w:rPr>
        <w:instrText xml:space="preserve"> ADDIN ZOTERO_ITEM CSL_CITATION {"citationID":"4FWuY6K7","properties":{"formattedCitation":"(The White House 2025)","plainCitation":"(The White House 2025)","noteIndex":0},"citationItems":[{"id":1374,"uris":["http://zotero.org/users/6152647/items/7VEVPZLJ"],"itemData":{"id":1374,"type":"webpage","abstract":"REALIGNING THE United States REFUGEE ADMISSIONS PROGRAM By the authority vested in me as President by the Constitution and the laws of the United States","container-title":"The White House","language":"en-US","title":"Realigning the United States Refugee Admissions Program","URL":"https://www.whitehouse.gov/presidential-actions/2025/01/realigning-the-united-states-refugee-admissions-program/","author":[{"literal":"The White House"}],"accessed":{"date-parts":[["2025",1,24]]},"issued":{"date-parts":[["2025",1,21]]}}}],"schema":"https://github.com/citation-style-language/schema/raw/master/csl-citation.json"} </w:instrText>
      </w:r>
      <w:r w:rsidR="006806CA">
        <w:rPr>
          <w:rFonts w:ascii="Times New Roman" w:hAnsi="Times New Roman" w:cs="Times New Roman"/>
        </w:rPr>
        <w:fldChar w:fldCharType="separate"/>
      </w:r>
      <w:r w:rsidR="006806CA" w:rsidRPr="006806CA">
        <w:rPr>
          <w:rFonts w:ascii="Times New Roman" w:hAnsi="Times New Roman" w:cs="Times New Roman"/>
        </w:rPr>
        <w:t>(The White House 2025)</w:t>
      </w:r>
      <w:r w:rsidR="006806CA">
        <w:rPr>
          <w:rFonts w:ascii="Times New Roman" w:hAnsi="Times New Roman" w:cs="Times New Roman"/>
        </w:rPr>
        <w:fldChar w:fldCharType="end"/>
      </w:r>
      <w:r>
        <w:rPr>
          <w:rFonts w:ascii="Times New Roman" w:hAnsi="Times New Roman" w:cs="Times New Roman"/>
        </w:rPr>
        <w:t xml:space="preserve">. The U.S. </w:t>
      </w:r>
      <w:r w:rsidR="006806CA">
        <w:rPr>
          <w:rFonts w:ascii="Times New Roman" w:hAnsi="Times New Roman" w:cs="Times New Roman"/>
        </w:rPr>
        <w:t xml:space="preserve">government-led </w:t>
      </w:r>
      <w:r>
        <w:rPr>
          <w:rFonts w:ascii="Times New Roman" w:hAnsi="Times New Roman" w:cs="Times New Roman"/>
        </w:rPr>
        <w:t>resettlement system is</w:t>
      </w:r>
      <w:r w:rsidR="006806CA">
        <w:rPr>
          <w:rFonts w:ascii="Times New Roman" w:hAnsi="Times New Roman" w:cs="Times New Roman"/>
        </w:rPr>
        <w:t xml:space="preserve"> often the</w:t>
      </w:r>
      <w:r>
        <w:rPr>
          <w:rFonts w:ascii="Times New Roman" w:hAnsi="Times New Roman" w:cs="Times New Roman"/>
        </w:rPr>
        <w:t xml:space="preserve"> largest and most efficient resettlement program in the world. The U.S. Welcome Corps, based on the Canadian private-led program, is likely even more efficient in conserving tax dollars and</w:t>
      </w:r>
      <w:r w:rsidR="006806CA">
        <w:rPr>
          <w:rFonts w:ascii="Times New Roman" w:hAnsi="Times New Roman" w:cs="Times New Roman"/>
        </w:rPr>
        <w:t xml:space="preserve"> helping refugees become independent contributors to the tax base and their communities. </w:t>
      </w:r>
    </w:p>
    <w:p w14:paraId="77D816B1" w14:textId="4EC7801B" w:rsidR="00E8756F" w:rsidRPr="00FF371D" w:rsidRDefault="00F87438" w:rsidP="00FF371D">
      <w:pPr>
        <w:spacing w:line="480" w:lineRule="auto"/>
        <w:rPr>
          <w:rFonts w:ascii="Times New Roman" w:hAnsi="Times New Roman" w:cs="Times New Roman"/>
        </w:rPr>
      </w:pPr>
      <w:r w:rsidRPr="00FF371D">
        <w:rPr>
          <w:rFonts w:ascii="Times New Roman" w:hAnsi="Times New Roman" w:cs="Times New Roman"/>
        </w:rPr>
        <w:lastRenderedPageBreak/>
        <w:t>BACKGROUND</w:t>
      </w:r>
    </w:p>
    <w:p w14:paraId="60BEAD04" w14:textId="7910898A" w:rsidR="000224CF" w:rsidRPr="00FF371D" w:rsidRDefault="0021376A" w:rsidP="00FF371D">
      <w:pPr>
        <w:spacing w:line="480" w:lineRule="auto"/>
        <w:rPr>
          <w:rFonts w:ascii="Times New Roman" w:hAnsi="Times New Roman" w:cs="Times New Roman"/>
          <w:i/>
          <w:iCs/>
        </w:rPr>
      </w:pPr>
      <w:r w:rsidRPr="00FF371D">
        <w:rPr>
          <w:rFonts w:ascii="Times New Roman" w:hAnsi="Times New Roman" w:cs="Times New Roman"/>
          <w:i/>
          <w:iCs/>
        </w:rPr>
        <w:t>Economic Self-Sufficiency</w:t>
      </w:r>
      <w:r w:rsidR="00467996">
        <w:rPr>
          <w:rFonts w:ascii="Times New Roman" w:hAnsi="Times New Roman" w:cs="Times New Roman"/>
          <w:i/>
          <w:iCs/>
        </w:rPr>
        <w:t xml:space="preserve"> among Refugees</w:t>
      </w:r>
    </w:p>
    <w:p w14:paraId="11D50D8C" w14:textId="12A46D54" w:rsidR="00A246AF" w:rsidRPr="00FF371D" w:rsidRDefault="00A246AF" w:rsidP="00FF371D">
      <w:pPr>
        <w:spacing w:line="480" w:lineRule="auto"/>
        <w:rPr>
          <w:rFonts w:ascii="Times New Roman" w:hAnsi="Times New Roman" w:cs="Times New Roman"/>
        </w:rPr>
      </w:pPr>
      <w:r w:rsidRPr="00FF371D">
        <w:rPr>
          <w:rFonts w:ascii="Times New Roman" w:hAnsi="Times New Roman" w:cs="Times New Roman"/>
        </w:rPr>
        <w:tab/>
        <w:t xml:space="preserve">Economic self-sufficiency is when someone or a household of people </w:t>
      </w:r>
      <w:r w:rsidR="00CD3761" w:rsidRPr="00FF371D">
        <w:rPr>
          <w:rFonts w:ascii="Times New Roman" w:hAnsi="Times New Roman" w:cs="Times New Roman"/>
        </w:rPr>
        <w:t>can live on their own funds and do not use public assistance program</w:t>
      </w:r>
      <w:r w:rsidR="006C7E6E" w:rsidRPr="00FF371D">
        <w:rPr>
          <w:rFonts w:ascii="Times New Roman" w:hAnsi="Times New Roman" w:cs="Times New Roman"/>
        </w:rPr>
        <w:t>s. Economic</w:t>
      </w:r>
      <w:r w:rsidR="00480F3B" w:rsidRPr="00FF371D">
        <w:rPr>
          <w:rFonts w:ascii="Times New Roman" w:hAnsi="Times New Roman" w:cs="Times New Roman"/>
        </w:rPr>
        <w:t xml:space="preserve"> self-sufficiency</w:t>
      </w:r>
      <w:r w:rsidR="006C7E6E" w:rsidRPr="00FF371D">
        <w:rPr>
          <w:rFonts w:ascii="Times New Roman" w:hAnsi="Times New Roman" w:cs="Times New Roman"/>
        </w:rPr>
        <w:t xml:space="preserve"> is </w:t>
      </w:r>
      <w:r w:rsidR="00876FBF" w:rsidRPr="00FF371D">
        <w:rPr>
          <w:rFonts w:ascii="Times New Roman" w:hAnsi="Times New Roman" w:cs="Times New Roman"/>
        </w:rPr>
        <w:t>a central goal of the U.S. resettlement system: “</w:t>
      </w:r>
      <w:r w:rsidR="00763841" w:rsidRPr="00FF371D">
        <w:rPr>
          <w:rFonts w:ascii="Times New Roman" w:hAnsi="Times New Roman" w:cs="Times New Roman"/>
        </w:rPr>
        <w:t>resettlement agencies focus on assisting refugees to achieve economic self-sufficiency</w:t>
      </w:r>
      <w:r w:rsidR="00876FBF" w:rsidRPr="00FF371D">
        <w:rPr>
          <w:rFonts w:ascii="Times New Roman" w:hAnsi="Times New Roman" w:cs="Times New Roman"/>
        </w:rPr>
        <w:t>”</w:t>
      </w:r>
      <w:r w:rsidR="00763841" w:rsidRPr="00FF371D">
        <w:rPr>
          <w:rFonts w:ascii="Times New Roman" w:hAnsi="Times New Roman" w:cs="Times New Roman"/>
        </w:rPr>
        <w:t xml:space="preserve"> </w:t>
      </w:r>
      <w:r w:rsidR="00763841" w:rsidRPr="00FF371D">
        <w:rPr>
          <w:rFonts w:ascii="Times New Roman" w:hAnsi="Times New Roman" w:cs="Times New Roman"/>
        </w:rPr>
        <w:fldChar w:fldCharType="begin"/>
      </w:r>
      <w:r w:rsidR="00A13415" w:rsidRPr="00FF371D">
        <w:rPr>
          <w:rFonts w:ascii="Times New Roman" w:hAnsi="Times New Roman" w:cs="Times New Roman"/>
        </w:rPr>
        <w:instrText xml:space="preserve"> ADDIN ZOTERO_ITEM CSL_CITATION {"citationID":"S9eU6z79","properties":{"formattedCitation":"(United States Department of State 2021)","plainCitation":"(United States Department of State 2021)","dontUpdate":true,"noteIndex":0},"citationItems":[{"id":69,"uris":["http://zotero.org/users/6152647/items/HLUJ9Y4I"],"itemData":{"id":69,"type":"post-weblog","abstract":"U.S. Refugee Admissions Program:  Reception and Placement Refugees selected for resettlement through U.S. Refugee Admissions Program are eligible for Reception and Placement (R&amp;P) assistance, unlike asylees, who arrive in the United States on their own.  Each refugee approved for admission to the United States is sponsored by a non-profit resettlement agency  participating in the R&amp;P […]","container-title":"United States Department of State","language":"en-US","title":"Reception and Placement","URL":"https://www.state.gov/refugee-admissions/reception-and-placement/","author":[{"literal":"United States Department of State"}],"accessed":{"date-parts":[["2021",10,28]]},"issued":{"date-parts":[["2021"]]}}}],"schema":"https://github.com/citation-style-language/schema/raw/master/csl-citation.json"} </w:instrText>
      </w:r>
      <w:r w:rsidR="00763841" w:rsidRPr="00FF371D">
        <w:rPr>
          <w:rFonts w:ascii="Times New Roman" w:hAnsi="Times New Roman" w:cs="Times New Roman"/>
        </w:rPr>
        <w:fldChar w:fldCharType="separate"/>
      </w:r>
      <w:r w:rsidR="00763841" w:rsidRPr="00FF371D">
        <w:rPr>
          <w:rFonts w:ascii="Times New Roman" w:hAnsi="Times New Roman" w:cs="Times New Roman"/>
        </w:rPr>
        <w:t>(United States Department of State 2021</w:t>
      </w:r>
      <w:r w:rsidR="00480F3B" w:rsidRPr="00FF371D">
        <w:rPr>
          <w:rFonts w:ascii="Times New Roman" w:hAnsi="Times New Roman" w:cs="Times New Roman"/>
        </w:rPr>
        <w:t>:1</w:t>
      </w:r>
      <w:r w:rsidR="00763841" w:rsidRPr="00FF371D">
        <w:rPr>
          <w:rFonts w:ascii="Times New Roman" w:hAnsi="Times New Roman" w:cs="Times New Roman"/>
        </w:rPr>
        <w:t>)</w:t>
      </w:r>
      <w:r w:rsidR="00763841" w:rsidRPr="00FF371D">
        <w:rPr>
          <w:rFonts w:ascii="Times New Roman" w:hAnsi="Times New Roman" w:cs="Times New Roman"/>
        </w:rPr>
        <w:fldChar w:fldCharType="end"/>
      </w:r>
      <w:r w:rsidR="00480F3B" w:rsidRPr="00FF371D">
        <w:rPr>
          <w:rFonts w:ascii="Times New Roman" w:hAnsi="Times New Roman" w:cs="Times New Roman"/>
        </w:rPr>
        <w:t xml:space="preserve">. </w:t>
      </w:r>
      <w:r w:rsidR="001E6AEF" w:rsidRPr="00FF371D">
        <w:rPr>
          <w:rFonts w:ascii="Times New Roman" w:hAnsi="Times New Roman" w:cs="Times New Roman"/>
        </w:rPr>
        <w:t xml:space="preserve"> Immigration, Refugees, and Citizenship Canada </w:t>
      </w:r>
      <w:r w:rsidR="00D11A63" w:rsidRPr="00FF371D">
        <w:rPr>
          <w:rFonts w:ascii="Times New Roman" w:hAnsi="Times New Roman" w:cs="Times New Roman"/>
        </w:rPr>
        <w:t>“Core Responsibility #2” is</w:t>
      </w:r>
      <w:r w:rsidR="007719B4" w:rsidRPr="00FF371D">
        <w:rPr>
          <w:rFonts w:ascii="Times New Roman" w:hAnsi="Times New Roman" w:cs="Times New Roman"/>
        </w:rPr>
        <w:t xml:space="preserve"> (in part)</w:t>
      </w:r>
      <w:r w:rsidR="00D11A63" w:rsidRPr="00FF371D">
        <w:rPr>
          <w:rFonts w:ascii="Times New Roman" w:hAnsi="Times New Roman" w:cs="Times New Roman"/>
        </w:rPr>
        <w:t xml:space="preserve"> “</w:t>
      </w:r>
      <w:r w:rsidR="002F033F" w:rsidRPr="00FF371D">
        <w:rPr>
          <w:rFonts w:ascii="Times New Roman" w:hAnsi="Times New Roman" w:cs="Times New Roman"/>
        </w:rPr>
        <w:t>the admission and economic and social integration of immigrants and refugees…</w:t>
      </w:r>
      <w:r w:rsidR="00D11A63" w:rsidRPr="00FF371D">
        <w:rPr>
          <w:rFonts w:ascii="Times New Roman" w:hAnsi="Times New Roman" w:cs="Times New Roman"/>
        </w:rPr>
        <w:t>”</w:t>
      </w:r>
      <w:r w:rsidR="002F033F" w:rsidRPr="00FF371D">
        <w:rPr>
          <w:rFonts w:ascii="Times New Roman" w:hAnsi="Times New Roman" w:cs="Times New Roman"/>
        </w:rPr>
        <w:t xml:space="preserve"> </w:t>
      </w:r>
      <w:r w:rsidR="00CF2413" w:rsidRPr="00FF371D">
        <w:rPr>
          <w:rFonts w:ascii="Times New Roman" w:hAnsi="Times New Roman" w:cs="Times New Roman"/>
        </w:rPr>
        <w:fldChar w:fldCharType="begin"/>
      </w:r>
      <w:r w:rsidR="00A13415" w:rsidRPr="00FF371D">
        <w:rPr>
          <w:rFonts w:ascii="Times New Roman" w:hAnsi="Times New Roman" w:cs="Times New Roman"/>
        </w:rPr>
        <w:instrText xml:space="preserve"> ADDIN ZOTERO_ITEM CSL_CITATION {"citationID":"XRcyXPQp","properties":{"formattedCitation":"(Immigration 2023)","plainCitation":"(Immigration 2023)","dontUpdate":true,"noteIndex":0},"citationItems":[{"id":1331,"uris":["http://zotero.org/users/6152647/items/88B8XG4S"],"itemData":{"id":1331,"type":"webpage","abstract":"Departmental Plan","genre":"report on plans and priorities","language":"eng","note":"Last Modified: 2023-11-24","title":"Immigration, Refugees and Citizenship Canada Departmental Plan 2019-2020","URL":"https://www.canada.ca/en/immigration-refugees-citizenship/corporate/publications-manuals/departmental-plan-2019-2020/departmental-plan.html","author":[{"family":"Immigration","given":"Refugees and Citizenship Canada"}],"accessed":{"date-parts":[["2024",12,10]]},"issued":{"date-parts":[["2023",7,27]]}}}],"schema":"https://github.com/citation-style-language/schema/raw/master/csl-citation.json"} </w:instrText>
      </w:r>
      <w:r w:rsidR="00CF2413" w:rsidRPr="00FF371D">
        <w:rPr>
          <w:rFonts w:ascii="Times New Roman" w:hAnsi="Times New Roman" w:cs="Times New Roman"/>
        </w:rPr>
        <w:fldChar w:fldCharType="separate"/>
      </w:r>
      <w:r w:rsidR="00CF2413" w:rsidRPr="00FF371D">
        <w:rPr>
          <w:rFonts w:ascii="Times New Roman" w:hAnsi="Times New Roman" w:cs="Times New Roman"/>
        </w:rPr>
        <w:t>(Immigration</w:t>
      </w:r>
      <w:r w:rsidR="00A076DC" w:rsidRPr="00FF371D">
        <w:rPr>
          <w:rFonts w:ascii="Times New Roman" w:hAnsi="Times New Roman" w:cs="Times New Roman"/>
        </w:rPr>
        <w:t>, Refugees, and Citizenship Canada</w:t>
      </w:r>
      <w:r w:rsidR="00CF2413" w:rsidRPr="00FF371D">
        <w:rPr>
          <w:rFonts w:ascii="Times New Roman" w:hAnsi="Times New Roman" w:cs="Times New Roman"/>
        </w:rPr>
        <w:t xml:space="preserve"> 2023</w:t>
      </w:r>
      <w:r w:rsidR="00A076DC" w:rsidRPr="00FF371D">
        <w:rPr>
          <w:rFonts w:ascii="Times New Roman" w:hAnsi="Times New Roman" w:cs="Times New Roman"/>
        </w:rPr>
        <w:t>:20</w:t>
      </w:r>
      <w:r w:rsidR="00CF2413" w:rsidRPr="00FF371D">
        <w:rPr>
          <w:rFonts w:ascii="Times New Roman" w:hAnsi="Times New Roman" w:cs="Times New Roman"/>
        </w:rPr>
        <w:t>)</w:t>
      </w:r>
      <w:r w:rsidR="00CF2413" w:rsidRPr="00FF371D">
        <w:rPr>
          <w:rFonts w:ascii="Times New Roman" w:hAnsi="Times New Roman" w:cs="Times New Roman"/>
        </w:rPr>
        <w:fldChar w:fldCharType="end"/>
      </w:r>
      <w:r w:rsidR="00A076DC" w:rsidRPr="00FF371D">
        <w:rPr>
          <w:rFonts w:ascii="Times New Roman" w:hAnsi="Times New Roman" w:cs="Times New Roman"/>
        </w:rPr>
        <w:t xml:space="preserve">. </w:t>
      </w:r>
    </w:p>
    <w:p w14:paraId="1B05380A" w14:textId="4EF63975" w:rsidR="0021376A" w:rsidRPr="00FF371D" w:rsidRDefault="00E81821" w:rsidP="00FF371D">
      <w:pPr>
        <w:spacing w:line="480" w:lineRule="auto"/>
        <w:ind w:firstLine="720"/>
        <w:rPr>
          <w:rFonts w:ascii="Times New Roman" w:hAnsi="Times New Roman" w:cs="Times New Roman"/>
        </w:rPr>
      </w:pPr>
      <w:r w:rsidRPr="00FF371D">
        <w:rPr>
          <w:rFonts w:ascii="Times New Roman" w:hAnsi="Times New Roman" w:cs="Times New Roman"/>
        </w:rPr>
        <w:t xml:space="preserve">The idea that newcomers would come to a country and </w:t>
      </w:r>
      <w:r w:rsidR="001E13A1" w:rsidRPr="00FF371D">
        <w:rPr>
          <w:rFonts w:ascii="Times New Roman" w:hAnsi="Times New Roman" w:cs="Times New Roman"/>
        </w:rPr>
        <w:t xml:space="preserve">not </w:t>
      </w:r>
      <w:r w:rsidR="00AD5B50" w:rsidRPr="00FF371D">
        <w:rPr>
          <w:rFonts w:ascii="Times New Roman" w:hAnsi="Times New Roman" w:cs="Times New Roman"/>
        </w:rPr>
        <w:t>contribute thei</w:t>
      </w:r>
      <w:r w:rsidR="00630C05" w:rsidRPr="00FF371D">
        <w:rPr>
          <w:rFonts w:ascii="Times New Roman" w:hAnsi="Times New Roman" w:cs="Times New Roman"/>
        </w:rPr>
        <w:t xml:space="preserve">r fair share has been a concern for Americans </w:t>
      </w:r>
      <w:r w:rsidR="00A00003" w:rsidRPr="00FF371D">
        <w:rPr>
          <w:rFonts w:ascii="Times New Roman" w:hAnsi="Times New Roman" w:cs="Times New Roman"/>
        </w:rPr>
        <w:t>since at least the first public charge law of 1882.</w:t>
      </w:r>
      <w:r w:rsidR="0095427D" w:rsidRPr="00FF371D">
        <w:rPr>
          <w:rFonts w:ascii="Times New Roman" w:hAnsi="Times New Roman" w:cs="Times New Roman"/>
        </w:rPr>
        <w:t xml:space="preserve"> Public charge laws continue </w:t>
      </w:r>
      <w:r w:rsidR="00874B54" w:rsidRPr="00FF371D">
        <w:rPr>
          <w:rFonts w:ascii="Times New Roman" w:hAnsi="Times New Roman" w:cs="Times New Roman"/>
        </w:rPr>
        <w:t>to this day in the United Sta</w:t>
      </w:r>
      <w:r w:rsidR="002154DC" w:rsidRPr="00FF371D">
        <w:rPr>
          <w:rFonts w:ascii="Times New Roman" w:hAnsi="Times New Roman" w:cs="Times New Roman"/>
        </w:rPr>
        <w:t xml:space="preserve">tes under the </w:t>
      </w:r>
      <w:r w:rsidR="003D2EB5" w:rsidRPr="00FF371D">
        <w:rPr>
          <w:rFonts w:ascii="Times New Roman" w:hAnsi="Times New Roman" w:cs="Times New Roman"/>
        </w:rPr>
        <w:t xml:space="preserve">Public Charge Grounds Final Rule (2022 Final Rule) </w:t>
      </w:r>
      <w:r w:rsidR="003D2EB5" w:rsidRPr="00FF371D">
        <w:rPr>
          <w:rFonts w:ascii="Times New Roman" w:hAnsi="Times New Roman" w:cs="Times New Roman"/>
        </w:rPr>
        <w:fldChar w:fldCharType="begin"/>
      </w:r>
      <w:r w:rsidR="009D0A5F" w:rsidRPr="00FF371D">
        <w:rPr>
          <w:rFonts w:ascii="Times New Roman" w:hAnsi="Times New Roman" w:cs="Times New Roman"/>
        </w:rPr>
        <w:instrText xml:space="preserve"> ADDIN ZOTERO_ITEM CSL_CITATION {"citationID":"FCehkT57","properties":{"formattedCitation":"(U.S. Department of Homeland Security 2022)","plainCitation":"(U.S. Department of Homeland Security 2022)","noteIndex":0},"citationItems":[{"id":1335,"uris":["http://zotero.org/users/6152647/items/4LMP878M"],"itemData":{"id":1335,"type":"webpage","abstract":"The U.S. Department of Homeland Security (DHS) is amending its regulations to prescribe how it determines whether noncitizens are inadmissible to the United States because they are likely at any time to become a public charge. Noncitizens who are applicants for visas, admission, and adjustment of...","container-title":"Federal Register","language":"en","title":"Public Charge Ground of Inadmissibility","URL":"https://www.federalregister.gov/documents/2022/09/09/2022-18867/public-charge-ground-of-inadmissibility","author":[{"literal":"U.S. Department of Homeland Security"}],"accessed":{"date-parts":[["2024",12,11]]},"issued":{"date-parts":[["2022",9,9]]}}}],"schema":"https://github.com/citation-style-language/schema/raw/master/csl-citation.json"} </w:instrText>
      </w:r>
      <w:r w:rsidR="003D2EB5" w:rsidRPr="00FF371D">
        <w:rPr>
          <w:rFonts w:ascii="Times New Roman" w:hAnsi="Times New Roman" w:cs="Times New Roman"/>
        </w:rPr>
        <w:fldChar w:fldCharType="separate"/>
      </w:r>
      <w:r w:rsidR="009D0A5F" w:rsidRPr="00FF371D">
        <w:rPr>
          <w:rFonts w:ascii="Times New Roman" w:hAnsi="Times New Roman" w:cs="Times New Roman"/>
        </w:rPr>
        <w:t>(U.S. Department of Homeland Security 2022)</w:t>
      </w:r>
      <w:r w:rsidR="003D2EB5" w:rsidRPr="00FF371D">
        <w:rPr>
          <w:rFonts w:ascii="Times New Roman" w:hAnsi="Times New Roman" w:cs="Times New Roman"/>
        </w:rPr>
        <w:fldChar w:fldCharType="end"/>
      </w:r>
      <w:r w:rsidR="00032AF9">
        <w:rPr>
          <w:rFonts w:ascii="Times New Roman" w:hAnsi="Times New Roman" w:cs="Times New Roman"/>
        </w:rPr>
        <w:t>.</w:t>
      </w:r>
      <w:r w:rsidR="007F21FC" w:rsidRPr="00FF371D">
        <w:rPr>
          <w:rFonts w:ascii="Times New Roman" w:hAnsi="Times New Roman" w:cs="Times New Roman"/>
        </w:rPr>
        <w:t xml:space="preserve"> This concern </w:t>
      </w:r>
      <w:r w:rsidR="002C3106" w:rsidRPr="00FF371D">
        <w:rPr>
          <w:rFonts w:ascii="Times New Roman" w:hAnsi="Times New Roman" w:cs="Times New Roman"/>
        </w:rPr>
        <w:t>has motivated the focus on economic self-sufficiency</w:t>
      </w:r>
      <w:r w:rsidR="00933C45" w:rsidRPr="00FF371D">
        <w:rPr>
          <w:rFonts w:ascii="Times New Roman" w:hAnsi="Times New Roman" w:cs="Times New Roman"/>
        </w:rPr>
        <w:t xml:space="preserve"> in migration generally</w:t>
      </w:r>
      <w:r w:rsidR="002C3106" w:rsidRPr="00FF371D">
        <w:rPr>
          <w:rFonts w:ascii="Times New Roman" w:hAnsi="Times New Roman" w:cs="Times New Roman"/>
        </w:rPr>
        <w:t>.</w:t>
      </w:r>
      <w:r w:rsidR="00933C45" w:rsidRPr="00FF371D">
        <w:rPr>
          <w:rFonts w:ascii="Times New Roman" w:hAnsi="Times New Roman" w:cs="Times New Roman"/>
        </w:rPr>
        <w:t xml:space="preserve"> This focus</w:t>
      </w:r>
      <w:r w:rsidR="002640D6" w:rsidRPr="00FF371D">
        <w:rPr>
          <w:rFonts w:ascii="Times New Roman" w:hAnsi="Times New Roman" w:cs="Times New Roman"/>
        </w:rPr>
        <w:t xml:space="preserve"> is often misapplied to other migrants, </w:t>
      </w:r>
      <w:r w:rsidR="00B476DC" w:rsidRPr="00FF371D">
        <w:rPr>
          <w:rFonts w:ascii="Times New Roman" w:hAnsi="Times New Roman" w:cs="Times New Roman"/>
        </w:rPr>
        <w:t>who are not allowed to use public assistance at all</w:t>
      </w:r>
      <w:r w:rsidR="005C73F9" w:rsidRPr="00FF371D">
        <w:rPr>
          <w:rFonts w:ascii="Times New Roman" w:hAnsi="Times New Roman" w:cs="Times New Roman"/>
        </w:rPr>
        <w:t xml:space="preserve">, but refugees are given access to support programs </w:t>
      </w:r>
      <w:r w:rsidR="00C97D12" w:rsidRPr="00FF371D">
        <w:rPr>
          <w:rFonts w:ascii="Times New Roman" w:hAnsi="Times New Roman" w:cs="Times New Roman"/>
        </w:rPr>
        <w:t>upon arrival. Refugees are also unique in that they are</w:t>
      </w:r>
      <w:r w:rsidR="00933C45" w:rsidRPr="00FF371D">
        <w:rPr>
          <w:rFonts w:ascii="Times New Roman" w:hAnsi="Times New Roman" w:cs="Times New Roman"/>
        </w:rPr>
        <w:t xml:space="preserve"> </w:t>
      </w:r>
      <w:r w:rsidR="00A02964" w:rsidRPr="00FF371D">
        <w:rPr>
          <w:rFonts w:ascii="Times New Roman" w:hAnsi="Times New Roman" w:cs="Times New Roman"/>
        </w:rPr>
        <w:t>given permanent residence status at the end of their f</w:t>
      </w:r>
      <w:r w:rsidR="00C97D12" w:rsidRPr="00FF371D">
        <w:rPr>
          <w:rFonts w:ascii="Times New Roman" w:hAnsi="Times New Roman" w:cs="Times New Roman"/>
        </w:rPr>
        <w:t>irst year</w:t>
      </w:r>
      <w:r w:rsidR="00A02964" w:rsidRPr="00FF371D">
        <w:rPr>
          <w:rFonts w:ascii="Times New Roman" w:hAnsi="Times New Roman" w:cs="Times New Roman"/>
        </w:rPr>
        <w:t>.</w:t>
      </w:r>
      <w:r w:rsidR="00A246AF" w:rsidRPr="00FF371D">
        <w:rPr>
          <w:rFonts w:ascii="Times New Roman" w:hAnsi="Times New Roman" w:cs="Times New Roman"/>
        </w:rPr>
        <w:t xml:space="preserve"> </w:t>
      </w:r>
      <w:r w:rsidR="00CC59A0" w:rsidRPr="00FF371D">
        <w:rPr>
          <w:rFonts w:ascii="Times New Roman" w:hAnsi="Times New Roman" w:cs="Times New Roman"/>
        </w:rPr>
        <w:t xml:space="preserve">Refugee households are eligible for </w:t>
      </w:r>
      <w:r w:rsidR="001B6FDF" w:rsidRPr="00FF371D">
        <w:rPr>
          <w:rFonts w:ascii="Times New Roman" w:hAnsi="Times New Roman" w:cs="Times New Roman"/>
        </w:rPr>
        <w:t>public assistance programs upon arrival to the United States and do not have to wait or change their status</w:t>
      </w:r>
      <w:r w:rsidR="009C5D0C" w:rsidRPr="00FF371D">
        <w:rPr>
          <w:rFonts w:ascii="Times New Roman" w:hAnsi="Times New Roman" w:cs="Times New Roman"/>
        </w:rPr>
        <w:t xml:space="preserve"> </w:t>
      </w:r>
      <w:r w:rsidR="00A13415" w:rsidRPr="00FF371D">
        <w:rPr>
          <w:rFonts w:ascii="Times New Roman" w:hAnsi="Times New Roman" w:cs="Times New Roman"/>
        </w:rPr>
        <w:fldChar w:fldCharType="begin"/>
      </w:r>
      <w:r w:rsidR="009C5D0C" w:rsidRPr="00FF371D">
        <w:rPr>
          <w:rFonts w:ascii="Times New Roman" w:hAnsi="Times New Roman" w:cs="Times New Roman"/>
        </w:rPr>
        <w:instrText xml:space="preserve"> ADDIN ZOTERO_ITEM CSL_CITATION {"citationID":"hSa7jiTW","properties":{"formattedCitation":"(Food and Nutrition Service of the U.S. Department of Agriculture 2024)","plainCitation":"(Food and Nutrition Service of the U.S. Department of Agriculture 2024)","noteIndex":0},"citationItems":[{"id":1333,"uris":["http://zotero.org/users/6152647/items/37YL8P7M"],"itemData":{"id":1333,"type":"webpage","title":"SNAP Eligibility for Non-Citizens","URL":"https://www.fns.usda.gov/snap/recipient/eligibility/non-citizen","author":[{"literal":"Food and Nutrition Service of the U.S. Department of Agriculture"}],"accessed":{"date-parts":[["2024",12,11]]},"issued":{"date-parts":[["2024"]]}}}],"schema":"https://github.com/citation-style-language/schema/raw/master/csl-citation.json"} </w:instrText>
      </w:r>
      <w:r w:rsidR="00A13415" w:rsidRPr="00FF371D">
        <w:rPr>
          <w:rFonts w:ascii="Times New Roman" w:hAnsi="Times New Roman" w:cs="Times New Roman"/>
        </w:rPr>
        <w:fldChar w:fldCharType="separate"/>
      </w:r>
      <w:r w:rsidR="009C5D0C" w:rsidRPr="00FF371D">
        <w:rPr>
          <w:rFonts w:ascii="Times New Roman" w:hAnsi="Times New Roman" w:cs="Times New Roman"/>
        </w:rPr>
        <w:t>(Food and Nutrition Service of the U.S. Department of Agriculture 2024)</w:t>
      </w:r>
      <w:r w:rsidR="00A13415" w:rsidRPr="00FF371D">
        <w:rPr>
          <w:rFonts w:ascii="Times New Roman" w:hAnsi="Times New Roman" w:cs="Times New Roman"/>
        </w:rPr>
        <w:fldChar w:fldCharType="end"/>
      </w:r>
      <w:r w:rsidR="001B6FDF" w:rsidRPr="00FF371D">
        <w:rPr>
          <w:rFonts w:ascii="Times New Roman" w:hAnsi="Times New Roman" w:cs="Times New Roman"/>
        </w:rPr>
        <w:t xml:space="preserve">. </w:t>
      </w:r>
    </w:p>
    <w:p w14:paraId="05454832" w14:textId="5A8D785E" w:rsidR="007D11C6" w:rsidRDefault="007D11C6" w:rsidP="00FF371D">
      <w:pPr>
        <w:spacing w:line="480" w:lineRule="auto"/>
        <w:ind w:firstLine="720"/>
        <w:rPr>
          <w:rFonts w:ascii="Times New Roman" w:hAnsi="Times New Roman" w:cs="Times New Roman"/>
        </w:rPr>
      </w:pPr>
      <w:r w:rsidRPr="00FF371D">
        <w:rPr>
          <w:rFonts w:ascii="Times New Roman" w:hAnsi="Times New Roman" w:cs="Times New Roman"/>
        </w:rPr>
        <w:t>Canada is also concerned about public assistance program u</w:t>
      </w:r>
      <w:r w:rsidR="005417AE">
        <w:rPr>
          <w:rFonts w:ascii="Times New Roman" w:hAnsi="Times New Roman" w:cs="Times New Roman"/>
        </w:rPr>
        <w:t>se</w:t>
      </w:r>
      <w:r w:rsidRPr="00FF371D">
        <w:rPr>
          <w:rFonts w:ascii="Times New Roman" w:hAnsi="Times New Roman" w:cs="Times New Roman"/>
        </w:rPr>
        <w:t xml:space="preserve">. Potential immigrants can be found inadmissible </w:t>
      </w:r>
      <w:r w:rsidR="00D25F9C" w:rsidRPr="00FF371D">
        <w:rPr>
          <w:rFonts w:ascii="Times New Roman" w:hAnsi="Times New Roman" w:cs="Times New Roman"/>
        </w:rPr>
        <w:t>if</w:t>
      </w:r>
      <w:r w:rsidR="00711296" w:rsidRPr="00FF371D">
        <w:rPr>
          <w:rFonts w:ascii="Times New Roman" w:hAnsi="Times New Roman" w:cs="Times New Roman"/>
        </w:rPr>
        <w:t xml:space="preserve"> a medical condition </w:t>
      </w:r>
      <w:r w:rsidR="00D25F9C" w:rsidRPr="00FF371D">
        <w:rPr>
          <w:rFonts w:ascii="Times New Roman" w:hAnsi="Times New Roman" w:cs="Times New Roman"/>
        </w:rPr>
        <w:t>“</w:t>
      </w:r>
      <w:r w:rsidR="00711296" w:rsidRPr="00FF371D">
        <w:rPr>
          <w:rFonts w:ascii="Times New Roman" w:hAnsi="Times New Roman" w:cs="Times New Roman"/>
        </w:rPr>
        <w:t xml:space="preserve">causes excessive demand on health or social services”. An immigrant </w:t>
      </w:r>
      <w:r w:rsidR="00C55EFC" w:rsidRPr="00FF371D">
        <w:rPr>
          <w:rFonts w:ascii="Times New Roman" w:hAnsi="Times New Roman" w:cs="Times New Roman"/>
        </w:rPr>
        <w:t xml:space="preserve">can be barred from entry for financial </w:t>
      </w:r>
      <w:r w:rsidR="00711296" w:rsidRPr="00FF371D">
        <w:rPr>
          <w:rFonts w:ascii="Times New Roman" w:hAnsi="Times New Roman" w:cs="Times New Roman"/>
        </w:rPr>
        <w:t xml:space="preserve">reasons – </w:t>
      </w:r>
      <w:r w:rsidR="00C55EFC" w:rsidRPr="00FF371D">
        <w:rPr>
          <w:rFonts w:ascii="Times New Roman" w:hAnsi="Times New Roman" w:cs="Times New Roman"/>
        </w:rPr>
        <w:t>“</w:t>
      </w:r>
      <w:r w:rsidR="00711296" w:rsidRPr="00FF371D">
        <w:rPr>
          <w:rFonts w:ascii="Times New Roman" w:hAnsi="Times New Roman" w:cs="Times New Roman"/>
        </w:rPr>
        <w:t xml:space="preserve">if </w:t>
      </w:r>
      <w:r w:rsidR="00C55EFC" w:rsidRPr="00FF371D">
        <w:rPr>
          <w:rFonts w:ascii="Times New Roman" w:hAnsi="Times New Roman" w:cs="Times New Roman"/>
        </w:rPr>
        <w:t>(they are)</w:t>
      </w:r>
      <w:r w:rsidR="00711296" w:rsidRPr="00FF371D">
        <w:rPr>
          <w:rFonts w:ascii="Times New Roman" w:hAnsi="Times New Roman" w:cs="Times New Roman"/>
        </w:rPr>
        <w:t xml:space="preserve"> unable or </w:t>
      </w:r>
      <w:r w:rsidR="00711296" w:rsidRPr="00FF371D">
        <w:rPr>
          <w:rFonts w:ascii="Times New Roman" w:hAnsi="Times New Roman" w:cs="Times New Roman"/>
        </w:rPr>
        <w:lastRenderedPageBreak/>
        <w:t xml:space="preserve">unwilling to support </w:t>
      </w:r>
      <w:r w:rsidR="00C55EFC" w:rsidRPr="00FF371D">
        <w:rPr>
          <w:rFonts w:ascii="Times New Roman" w:hAnsi="Times New Roman" w:cs="Times New Roman"/>
        </w:rPr>
        <w:t>(themselves or their)</w:t>
      </w:r>
      <w:r w:rsidR="00711296" w:rsidRPr="00FF371D">
        <w:rPr>
          <w:rFonts w:ascii="Times New Roman" w:hAnsi="Times New Roman" w:cs="Times New Roman"/>
        </w:rPr>
        <w:t xml:space="preserve"> family members</w:t>
      </w:r>
      <w:r w:rsidR="00D25F9C" w:rsidRPr="00FF371D">
        <w:rPr>
          <w:rFonts w:ascii="Times New Roman" w:hAnsi="Times New Roman" w:cs="Times New Roman"/>
        </w:rPr>
        <w:t>”</w:t>
      </w:r>
      <w:r w:rsidR="00C55EFC" w:rsidRPr="00FF371D">
        <w:rPr>
          <w:rFonts w:ascii="Times New Roman" w:hAnsi="Times New Roman" w:cs="Times New Roman"/>
        </w:rPr>
        <w:t xml:space="preserve"> </w:t>
      </w:r>
      <w:r w:rsidR="00C55EFC" w:rsidRPr="00FF371D">
        <w:rPr>
          <w:rFonts w:ascii="Times New Roman" w:hAnsi="Times New Roman" w:cs="Times New Roman"/>
        </w:rPr>
        <w:fldChar w:fldCharType="begin"/>
      </w:r>
      <w:r w:rsidR="00F067F0" w:rsidRPr="00FF371D">
        <w:rPr>
          <w:rFonts w:ascii="Times New Roman" w:hAnsi="Times New Roman" w:cs="Times New Roman"/>
        </w:rPr>
        <w:instrText xml:space="preserve"> ADDIN ZOTERO_ITEM CSL_CITATION {"citationID":"z4VQ70Pm","properties":{"formattedCitation":"(Immigration, Refugees, and Citizenship Canada 2010)","plainCitation":"(Immigration, Refugees, and Citizenship Canada 2010)","dontUpdate":true,"noteIndex":0},"citationItems":[{"id":1339,"uris":["http://zotero.org/users/6152647/items/NU96BAFS"],"itemData":{"id":1339,"type":"webpage","abstract":"Reasons you may be inadmissible to Canada","genre":"service initiation","language":"eng","note":"Last Modified: 2024-08-13","title":"Reasons you may be inadmissible to Canada","URL":"https://www.canada.ca/en/immigration-refugees-citizenship/services/immigrate-canada/inadmissibility/reasons.html","author":[{"literal":"Immigration, Refugees, and Citizenship Canada"}],"accessed":{"date-parts":[["2024",12,11]]},"issued":{"date-parts":[["2010",7,9]]}}}],"schema":"https://github.com/citation-style-language/schema/raw/master/csl-citation.json"} </w:instrText>
      </w:r>
      <w:r w:rsidR="00C55EFC" w:rsidRPr="00FF371D">
        <w:rPr>
          <w:rFonts w:ascii="Times New Roman" w:hAnsi="Times New Roman" w:cs="Times New Roman"/>
        </w:rPr>
        <w:fldChar w:fldCharType="separate"/>
      </w:r>
      <w:r w:rsidR="00C55EFC" w:rsidRPr="00FF371D">
        <w:rPr>
          <w:rFonts w:ascii="Times New Roman" w:hAnsi="Times New Roman" w:cs="Times New Roman"/>
        </w:rPr>
        <w:t>(Immigration, Refugees, and Citizenship Canada 2010:1)</w:t>
      </w:r>
      <w:r w:rsidR="00C55EFC" w:rsidRPr="00FF371D">
        <w:rPr>
          <w:rFonts w:ascii="Times New Roman" w:hAnsi="Times New Roman" w:cs="Times New Roman"/>
        </w:rPr>
        <w:fldChar w:fldCharType="end"/>
      </w:r>
      <w:r w:rsidR="00C55EFC" w:rsidRPr="00FF371D">
        <w:rPr>
          <w:rFonts w:ascii="Times New Roman" w:hAnsi="Times New Roman" w:cs="Times New Roman"/>
        </w:rPr>
        <w:t>.</w:t>
      </w:r>
      <w:r w:rsidR="004D33CB" w:rsidRPr="00FF371D">
        <w:rPr>
          <w:rFonts w:ascii="Times New Roman" w:hAnsi="Times New Roman" w:cs="Times New Roman"/>
        </w:rPr>
        <w:t xml:space="preserve"> </w:t>
      </w:r>
      <w:r w:rsidR="00C55EFC" w:rsidRPr="00FF371D">
        <w:rPr>
          <w:rFonts w:ascii="Times New Roman" w:hAnsi="Times New Roman" w:cs="Times New Roman"/>
        </w:rPr>
        <w:t>P</w:t>
      </w:r>
      <w:r w:rsidR="00886EF1" w:rsidRPr="00FF371D">
        <w:rPr>
          <w:rFonts w:ascii="Times New Roman" w:hAnsi="Times New Roman" w:cs="Times New Roman"/>
        </w:rPr>
        <w:t>ersonal net worth</w:t>
      </w:r>
      <w:r w:rsidR="004D33CB" w:rsidRPr="00FF371D">
        <w:rPr>
          <w:rFonts w:ascii="Times New Roman" w:hAnsi="Times New Roman" w:cs="Times New Roman"/>
        </w:rPr>
        <w:t xml:space="preserve"> is a considered factor for admiss</w:t>
      </w:r>
      <w:r w:rsidR="001C0C78" w:rsidRPr="00FF371D">
        <w:rPr>
          <w:rFonts w:ascii="Times New Roman" w:hAnsi="Times New Roman" w:cs="Times New Roman"/>
        </w:rPr>
        <w:t xml:space="preserve">ion under the economic </w:t>
      </w:r>
      <w:r w:rsidR="007A0B75" w:rsidRPr="00FF371D">
        <w:rPr>
          <w:rFonts w:ascii="Times New Roman" w:hAnsi="Times New Roman" w:cs="Times New Roman"/>
        </w:rPr>
        <w:t xml:space="preserve">migration </w:t>
      </w:r>
      <w:r w:rsidR="00FA5EB6" w:rsidRPr="00FF371D">
        <w:rPr>
          <w:rFonts w:ascii="Times New Roman" w:hAnsi="Times New Roman" w:cs="Times New Roman"/>
        </w:rPr>
        <w:t>system</w:t>
      </w:r>
      <w:r w:rsidR="00BE00D5" w:rsidRPr="00FF371D">
        <w:rPr>
          <w:rFonts w:ascii="Times New Roman" w:hAnsi="Times New Roman" w:cs="Times New Roman"/>
        </w:rPr>
        <w:t xml:space="preserve"> </w:t>
      </w:r>
      <w:r w:rsidR="00E55721" w:rsidRPr="00FF371D">
        <w:rPr>
          <w:rFonts w:ascii="Times New Roman" w:hAnsi="Times New Roman" w:cs="Times New Roman"/>
        </w:rPr>
        <w:fldChar w:fldCharType="begin"/>
      </w:r>
      <w:r w:rsidR="00F067F0" w:rsidRPr="00FF371D">
        <w:rPr>
          <w:rFonts w:ascii="Times New Roman" w:hAnsi="Times New Roman" w:cs="Times New Roman"/>
        </w:rPr>
        <w:instrText xml:space="preserve"> ADDIN ZOTERO_ITEM CSL_CITATION {"citationID":"Gfr3NZLX","properties":{"formattedCitation":"(Immigration, Refugees, and Citizenship Canada 2010)","plainCitation":"(Immigration, Refugees, and Citizenship Canada 2010)","noteIndex":0},"citationItems":[{"id":1339,"uris":["http://zotero.org/users/6152647/items/NU96BAFS"],"itemData":{"id":1339,"type":"webpage","abstract":"Reasons you may be inadmissible to Canada","genre":"service initiation","language":"eng","note":"Last Modified: 2024-08-13","title":"Reasons you may be inadmissible to Canada","URL":"https://www.canada.ca/en/immigration-refugees-citizenship/services/immigrate-canada/inadmissibility/reasons.html","author":[{"literal":"Immigration, Refugees, and Citizenship Canada"}],"accessed":{"date-parts":[["2024",12,11]]},"issued":{"date-parts":[["2010",7,9]]}}}],"schema":"https://github.com/citation-style-language/schema/raw/master/csl-citation.json"} </w:instrText>
      </w:r>
      <w:r w:rsidR="00E55721" w:rsidRPr="00FF371D">
        <w:rPr>
          <w:rFonts w:ascii="Times New Roman" w:hAnsi="Times New Roman" w:cs="Times New Roman"/>
        </w:rPr>
        <w:fldChar w:fldCharType="separate"/>
      </w:r>
      <w:r w:rsidR="00D25F9C" w:rsidRPr="00FF371D">
        <w:rPr>
          <w:rFonts w:ascii="Times New Roman" w:hAnsi="Times New Roman" w:cs="Times New Roman"/>
        </w:rPr>
        <w:t>(Immigration, Refugees, and Citizenship Canada 2010)</w:t>
      </w:r>
      <w:r w:rsidR="00E55721" w:rsidRPr="00FF371D">
        <w:rPr>
          <w:rFonts w:ascii="Times New Roman" w:hAnsi="Times New Roman" w:cs="Times New Roman"/>
        </w:rPr>
        <w:fldChar w:fldCharType="end"/>
      </w:r>
      <w:r w:rsidR="004D33CB" w:rsidRPr="00FF371D">
        <w:rPr>
          <w:rFonts w:ascii="Times New Roman" w:hAnsi="Times New Roman" w:cs="Times New Roman"/>
        </w:rPr>
        <w:t>.</w:t>
      </w:r>
      <w:r w:rsidR="002D1CDA" w:rsidRPr="00FF371D">
        <w:rPr>
          <w:rFonts w:ascii="Times New Roman" w:hAnsi="Times New Roman" w:cs="Times New Roman"/>
        </w:rPr>
        <w:t xml:space="preserve"> </w:t>
      </w:r>
    </w:p>
    <w:p w14:paraId="3DE71A45" w14:textId="625275A4" w:rsidR="0097007C" w:rsidRPr="00FF371D" w:rsidRDefault="00CF45C9" w:rsidP="00FF371D">
      <w:pPr>
        <w:spacing w:line="480" w:lineRule="auto"/>
        <w:ind w:firstLine="720"/>
        <w:rPr>
          <w:rFonts w:ascii="Times New Roman" w:hAnsi="Times New Roman" w:cs="Times New Roman"/>
        </w:rPr>
      </w:pPr>
      <w:r>
        <w:rPr>
          <w:rFonts w:ascii="Times New Roman" w:hAnsi="Times New Roman" w:cs="Times New Roman"/>
        </w:rPr>
        <w:t>Many researchers</w:t>
      </w:r>
      <w:r w:rsidR="007A445C">
        <w:rPr>
          <w:rFonts w:ascii="Times New Roman" w:hAnsi="Times New Roman" w:cs="Times New Roman"/>
        </w:rPr>
        <w:t xml:space="preserve"> </w:t>
      </w:r>
      <w:r w:rsidR="00C05B9E">
        <w:rPr>
          <w:rFonts w:ascii="Times New Roman" w:hAnsi="Times New Roman" w:cs="Times New Roman"/>
        </w:rPr>
        <w:t>encourage a front-end</w:t>
      </w:r>
      <w:r w:rsidR="00BC45B4">
        <w:rPr>
          <w:rFonts w:ascii="Times New Roman" w:hAnsi="Times New Roman" w:cs="Times New Roman"/>
        </w:rPr>
        <w:t>-</w:t>
      </w:r>
      <w:r w:rsidR="00C05B9E">
        <w:rPr>
          <w:rFonts w:ascii="Times New Roman" w:hAnsi="Times New Roman" w:cs="Times New Roman"/>
        </w:rPr>
        <w:t>loaded</w:t>
      </w:r>
      <w:r w:rsidR="00BC45B4">
        <w:rPr>
          <w:rFonts w:ascii="Times New Roman" w:hAnsi="Times New Roman" w:cs="Times New Roman"/>
        </w:rPr>
        <w:t>-</w:t>
      </w:r>
      <w:r w:rsidR="00C05B9E">
        <w:rPr>
          <w:rFonts w:ascii="Times New Roman" w:hAnsi="Times New Roman" w:cs="Times New Roman"/>
        </w:rPr>
        <w:t xml:space="preserve">assistance paradigm. By offering households plenty of resources when they first arrive, </w:t>
      </w:r>
      <w:r w:rsidR="00A251F5">
        <w:rPr>
          <w:rFonts w:ascii="Times New Roman" w:hAnsi="Times New Roman" w:cs="Times New Roman"/>
        </w:rPr>
        <w:t>households should be able to use those resources to adapt quicker and more effectively</w:t>
      </w:r>
      <w:r w:rsidR="00883DEE">
        <w:rPr>
          <w:rFonts w:ascii="Times New Roman" w:hAnsi="Times New Roman" w:cs="Times New Roman"/>
        </w:rPr>
        <w:t xml:space="preserve"> </w:t>
      </w:r>
      <w:r w:rsidR="005163D5">
        <w:rPr>
          <w:rFonts w:ascii="Times New Roman" w:hAnsi="Times New Roman" w:cs="Times New Roman"/>
        </w:rPr>
        <w:fldChar w:fldCharType="begin"/>
      </w:r>
      <w:r w:rsidR="005163D5">
        <w:rPr>
          <w:rFonts w:ascii="Times New Roman" w:hAnsi="Times New Roman" w:cs="Times New Roman"/>
        </w:rPr>
        <w:instrText xml:space="preserve"> ADDIN ZOTERO_ITEM CSL_CITATION {"citationID":"3AHnHhHj","properties":{"formattedCitation":"(Capps et al. 2015; Evans and Fitzgerald 2017)","plainCitation":"(Capps et al. 2015; Evans and Fitzgerald 2017)","noteIndex":0},"citationItems":[{"id":107,"uris":["http://zotero.org/users/6152647/items/ZYDJ9EM5"],"itemData":{"id":107,"type":"report","abstract":"Using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id":108,"uris":["http://zotero.org/users/6152647/items/K2FLMLVY"],"itemData":{"id":108,"type":"report","abstract":"Founded in 1920, the NBER is a private, non-profit, non-partisan organization dedicated to conducting economic research and to disseminating research findings among academics, public policy makers, and business professionals.","language":"en","note":"DOI: 10.3386/w23498","number":"w23498","publisher":"National Bureau of Economic Research","source":"www.nber.org","title":"The Economic and Social Outcomes of Refugees in the United States: Evidence from the ACS","title-short":"The Economic and Social Outcomes of Refugees in the United States","URL":"https://www.nber.org/papers/w23498","author":[{"family":"Evans","given":"William N."},{"family":"Fitzgerald","given":"Daniel"}],"accessed":{"date-parts":[["2020",12,9]]},"issued":{"date-parts":[["2017",6,12]]}}}],"schema":"https://github.com/citation-style-language/schema/raw/master/csl-citation.json"} </w:instrText>
      </w:r>
      <w:r w:rsidR="005163D5">
        <w:rPr>
          <w:rFonts w:ascii="Times New Roman" w:hAnsi="Times New Roman" w:cs="Times New Roman"/>
        </w:rPr>
        <w:fldChar w:fldCharType="separate"/>
      </w:r>
      <w:r w:rsidR="005163D5" w:rsidRPr="005163D5">
        <w:rPr>
          <w:rFonts w:ascii="Times New Roman" w:hAnsi="Times New Roman" w:cs="Times New Roman"/>
        </w:rPr>
        <w:t>(Capps et al. 2015; Evans and Fitzgerald 2017)</w:t>
      </w:r>
      <w:r w:rsidR="005163D5">
        <w:rPr>
          <w:rFonts w:ascii="Times New Roman" w:hAnsi="Times New Roman" w:cs="Times New Roman"/>
        </w:rPr>
        <w:fldChar w:fldCharType="end"/>
      </w:r>
      <w:r w:rsidR="00A251F5">
        <w:rPr>
          <w:rFonts w:ascii="Times New Roman" w:hAnsi="Times New Roman" w:cs="Times New Roman"/>
        </w:rPr>
        <w:t xml:space="preserve">, thereby improving the match </w:t>
      </w:r>
      <w:r w:rsidR="004A0987">
        <w:rPr>
          <w:rFonts w:ascii="Times New Roman" w:hAnsi="Times New Roman" w:cs="Times New Roman"/>
        </w:rPr>
        <w:t>between job and worker</w:t>
      </w:r>
      <w:r w:rsidR="005A5DE5">
        <w:rPr>
          <w:rFonts w:ascii="Times New Roman" w:hAnsi="Times New Roman" w:cs="Times New Roman"/>
        </w:rPr>
        <w:t xml:space="preserve"> </w:t>
      </w:r>
      <w:r w:rsidR="0093231A">
        <w:rPr>
          <w:rFonts w:ascii="Times New Roman" w:hAnsi="Times New Roman" w:cs="Times New Roman"/>
        </w:rPr>
        <w:fldChar w:fldCharType="begin"/>
      </w:r>
      <w:r w:rsidR="00EE629B">
        <w:rPr>
          <w:rFonts w:ascii="Times New Roman" w:hAnsi="Times New Roman" w:cs="Times New Roman"/>
        </w:rPr>
        <w:instrText xml:space="preserve"> ADDIN ZOTERO_ITEM CSL_CITATION {"citationID":"mXJtNeqR","properties":{"formattedCitation":"(Scholes 2022; Sumption 2013)","plainCitation":"(Scholes 2022; Sumption 2013)","noteIndex":0},"citationItems":[{"id":1348,"uris":["http://zotero.org/users/6152647/items/CBLV4QXI"],"itemData":{"id":1348,"type":"webpage","language":"en","title":"Do Refugees Who Become Economically Self-Sufficient Start with Nothing?","title-short":"Do Refugees Who Become Economically Self-Sufficient Start with Nothing?","URL":"https://www.proquest.com/openview/2d29283d74124455779494318db0554c/1?pq-origsite=gscholar&amp;cbl=18750&amp;diss=y","author":[{"family":"Scholes","given":"Paul"}],"accessed":{"date-parts":[["2024",12,12]]},"issued":{"date-parts":[["2022"]]}}},{"id":1351,"uris":["http://zotero.org/users/6152647/items/WYIUEQC2"],"itemData":{"id":1351,"type":"document","language":"en","publisher":"Migration Policy Institute","source":"Zotero","title":"Tackling Brain Waste: Strategies to Improve the Recognition of Immigrants' Foreign Qualifications","author":[{"family":"Sumption","given":"Madeleine"}],"issued":{"date-parts":[["2013"]]}}}],"schema":"https://github.com/citation-style-language/schema/raw/master/csl-citation.json"} </w:instrText>
      </w:r>
      <w:r w:rsidR="0093231A">
        <w:rPr>
          <w:rFonts w:ascii="Times New Roman" w:hAnsi="Times New Roman" w:cs="Times New Roman"/>
        </w:rPr>
        <w:fldChar w:fldCharType="separate"/>
      </w:r>
      <w:r w:rsidR="00035493" w:rsidRPr="00035493">
        <w:rPr>
          <w:rFonts w:ascii="Times New Roman" w:hAnsi="Times New Roman" w:cs="Times New Roman"/>
        </w:rPr>
        <w:t>(Scholes 2022; Sumption 2013)</w:t>
      </w:r>
      <w:r w:rsidR="0093231A">
        <w:rPr>
          <w:rFonts w:ascii="Times New Roman" w:hAnsi="Times New Roman" w:cs="Times New Roman"/>
        </w:rPr>
        <w:fldChar w:fldCharType="end"/>
      </w:r>
      <w:r w:rsidR="004A0987">
        <w:rPr>
          <w:rFonts w:ascii="Times New Roman" w:hAnsi="Times New Roman" w:cs="Times New Roman"/>
        </w:rPr>
        <w:t xml:space="preserve">, or </w:t>
      </w:r>
      <w:r w:rsidR="00C042F1">
        <w:rPr>
          <w:rFonts w:ascii="Times New Roman" w:hAnsi="Times New Roman" w:cs="Times New Roman"/>
        </w:rPr>
        <w:t>letting households invest</w:t>
      </w:r>
      <w:r w:rsidR="004A0987">
        <w:rPr>
          <w:rFonts w:ascii="Times New Roman" w:hAnsi="Times New Roman" w:cs="Times New Roman"/>
        </w:rPr>
        <w:t xml:space="preserve"> in their skills </w:t>
      </w:r>
      <w:r w:rsidR="003A5CBB">
        <w:rPr>
          <w:rFonts w:ascii="Times New Roman" w:hAnsi="Times New Roman" w:cs="Times New Roman"/>
        </w:rPr>
        <w:t>(English, job, academic, etc.) before entering the workforce permanently</w:t>
      </w:r>
      <w:r w:rsidR="005A5DE5">
        <w:rPr>
          <w:rFonts w:ascii="Times New Roman" w:hAnsi="Times New Roman" w:cs="Times New Roman"/>
        </w:rPr>
        <w:t xml:space="preserve"> </w:t>
      </w:r>
      <w:r w:rsidR="005A5DE5">
        <w:rPr>
          <w:rFonts w:ascii="Times New Roman" w:hAnsi="Times New Roman" w:cs="Times New Roman"/>
        </w:rPr>
        <w:fldChar w:fldCharType="begin"/>
      </w:r>
      <w:r w:rsidR="00035493">
        <w:rPr>
          <w:rFonts w:ascii="Times New Roman" w:hAnsi="Times New Roman" w:cs="Times New Roman"/>
        </w:rPr>
        <w:instrText xml:space="preserve"> ADDIN ZOTERO_ITEM CSL_CITATION {"citationID":"j5HGy80L","properties":{"formattedCitation":"(Tran and Lara-Garc\\uc0\\u237{}a 2020)","plainCitation":"(Tran and Lara-García 2020)","noteIndex":0},"citationItems":[{"id":115,"uris":["http://zotero.org/users/6152647/items/J2CMG6QI"],"itemData":{"id":115,"type":"article-journal","abstract":"The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Beginning","volume":"6","author":[{"family":"Tran","given":"Van C."},{"family":"Lara-García","given":"Francisco"}],"issued":{"date-parts":[["2020",11,1]]}}}],"schema":"https://github.com/citation-style-language/schema/raw/master/csl-citation.json"} </w:instrText>
      </w:r>
      <w:r w:rsidR="005A5DE5">
        <w:rPr>
          <w:rFonts w:ascii="Times New Roman" w:hAnsi="Times New Roman" w:cs="Times New Roman"/>
        </w:rPr>
        <w:fldChar w:fldCharType="separate"/>
      </w:r>
      <w:r w:rsidR="00035493" w:rsidRPr="00035493">
        <w:rPr>
          <w:rFonts w:ascii="Times New Roman" w:hAnsi="Times New Roman" w:cs="Times New Roman"/>
          <w:kern w:val="0"/>
        </w:rPr>
        <w:t>(Tran and Lara-García 2020)</w:t>
      </w:r>
      <w:r w:rsidR="005A5DE5">
        <w:rPr>
          <w:rFonts w:ascii="Times New Roman" w:hAnsi="Times New Roman" w:cs="Times New Roman"/>
        </w:rPr>
        <w:fldChar w:fldCharType="end"/>
      </w:r>
      <w:r w:rsidR="003A5CBB">
        <w:rPr>
          <w:rFonts w:ascii="Times New Roman" w:hAnsi="Times New Roman" w:cs="Times New Roman"/>
        </w:rPr>
        <w:t xml:space="preserve">. </w:t>
      </w:r>
      <w:r w:rsidR="00325E7E">
        <w:rPr>
          <w:rFonts w:ascii="Times New Roman" w:hAnsi="Times New Roman" w:cs="Times New Roman"/>
        </w:rPr>
        <w:t xml:space="preserve">This assertion </w:t>
      </w:r>
      <w:r w:rsidR="003A0520">
        <w:rPr>
          <w:rFonts w:ascii="Times New Roman" w:hAnsi="Times New Roman" w:cs="Times New Roman"/>
        </w:rPr>
        <w:t xml:space="preserve">leads to hypothesis 1: Resettlement systems that invest more money should have </w:t>
      </w:r>
      <w:r w:rsidR="00E66997">
        <w:rPr>
          <w:rFonts w:ascii="Times New Roman" w:hAnsi="Times New Roman" w:cs="Times New Roman"/>
        </w:rPr>
        <w:t xml:space="preserve">higher self-sufficiency rates at the end of the observation window. </w:t>
      </w:r>
    </w:p>
    <w:p w14:paraId="1BFECA31" w14:textId="1BF22D5C" w:rsidR="000711E3" w:rsidRDefault="00FF371D" w:rsidP="00374F47">
      <w:pPr>
        <w:spacing w:line="480" w:lineRule="auto"/>
        <w:ind w:firstLine="720"/>
        <w:rPr>
          <w:rFonts w:ascii="Times New Roman" w:hAnsi="Times New Roman" w:cs="Times New Roman"/>
        </w:rPr>
      </w:pPr>
      <w:r w:rsidRPr="00FF371D">
        <w:rPr>
          <w:rFonts w:ascii="Times New Roman" w:hAnsi="Times New Roman" w:cs="Times New Roman"/>
        </w:rPr>
        <w:t>Research</w:t>
      </w:r>
      <w:r w:rsidR="0073269C" w:rsidRPr="00FF371D">
        <w:rPr>
          <w:rFonts w:ascii="Times New Roman" w:hAnsi="Times New Roman" w:cs="Times New Roman"/>
        </w:rPr>
        <w:t xml:space="preserve"> on refugee public assistance use has </w:t>
      </w:r>
      <w:r w:rsidRPr="00FF371D">
        <w:rPr>
          <w:rFonts w:ascii="Times New Roman" w:hAnsi="Times New Roman" w:cs="Times New Roman"/>
        </w:rPr>
        <w:t>sparked</w:t>
      </w:r>
      <w:r w:rsidR="0073269C" w:rsidRPr="00FF371D">
        <w:rPr>
          <w:rFonts w:ascii="Times New Roman" w:hAnsi="Times New Roman" w:cs="Times New Roman"/>
        </w:rPr>
        <w:t xml:space="preserve"> deb</w:t>
      </w:r>
      <w:r w:rsidR="009C0415" w:rsidRPr="00FF371D">
        <w:rPr>
          <w:rFonts w:ascii="Times New Roman" w:hAnsi="Times New Roman" w:cs="Times New Roman"/>
        </w:rPr>
        <w:t xml:space="preserve">ates </w:t>
      </w:r>
      <w:r w:rsidRPr="00FF371D">
        <w:rPr>
          <w:rFonts w:ascii="Times New Roman" w:hAnsi="Times New Roman" w:cs="Times New Roman"/>
        </w:rPr>
        <w:t>among</w:t>
      </w:r>
      <w:r w:rsidR="009C0415" w:rsidRPr="00FF371D">
        <w:rPr>
          <w:rFonts w:ascii="Times New Roman" w:hAnsi="Times New Roman" w:cs="Times New Roman"/>
        </w:rPr>
        <w:t xml:space="preserve"> public policy think tanks</w:t>
      </w:r>
      <w:r w:rsidR="003A0490" w:rsidRPr="00FF371D">
        <w:rPr>
          <w:rFonts w:ascii="Times New Roman" w:hAnsi="Times New Roman" w:cs="Times New Roman"/>
        </w:rPr>
        <w:t>.</w:t>
      </w:r>
      <w:r w:rsidR="009C0415" w:rsidRPr="00FF371D">
        <w:rPr>
          <w:rFonts w:ascii="Times New Roman" w:hAnsi="Times New Roman" w:cs="Times New Roman"/>
        </w:rPr>
        <w:t xml:space="preserve"> </w:t>
      </w:r>
      <w:r w:rsidR="003A0490" w:rsidRPr="00FF371D">
        <w:rPr>
          <w:rFonts w:ascii="Times New Roman" w:hAnsi="Times New Roman" w:cs="Times New Roman"/>
        </w:rPr>
        <w:t xml:space="preserve">However, </w:t>
      </w:r>
      <w:r w:rsidR="009C0415" w:rsidRPr="00FF371D">
        <w:rPr>
          <w:rFonts w:ascii="Times New Roman" w:hAnsi="Times New Roman" w:cs="Times New Roman"/>
        </w:rPr>
        <w:t>academic work generally finds that refuge</w:t>
      </w:r>
      <w:r w:rsidR="00456AFC" w:rsidRPr="00FF371D">
        <w:rPr>
          <w:rFonts w:ascii="Times New Roman" w:hAnsi="Times New Roman" w:cs="Times New Roman"/>
        </w:rPr>
        <w:t>es, while using more public assistance program</w:t>
      </w:r>
      <w:r w:rsidR="00FC5E3F">
        <w:rPr>
          <w:rFonts w:ascii="Times New Roman" w:hAnsi="Times New Roman" w:cs="Times New Roman"/>
        </w:rPr>
        <w:t>s</w:t>
      </w:r>
      <w:r w:rsidR="00456AFC" w:rsidRPr="00FF371D">
        <w:rPr>
          <w:rFonts w:ascii="Times New Roman" w:hAnsi="Times New Roman" w:cs="Times New Roman"/>
        </w:rPr>
        <w:t xml:space="preserve"> than others at first, </w:t>
      </w:r>
      <w:r w:rsidR="00033582" w:rsidRPr="00FF371D">
        <w:rPr>
          <w:rFonts w:ascii="Times New Roman" w:hAnsi="Times New Roman" w:cs="Times New Roman"/>
        </w:rPr>
        <w:t>are not drains on the system</w:t>
      </w:r>
      <w:r w:rsidR="00F23888">
        <w:rPr>
          <w:rFonts w:ascii="Times New Roman" w:hAnsi="Times New Roman" w:cs="Times New Roman"/>
        </w:rPr>
        <w:t xml:space="preserve"> in the long term</w:t>
      </w:r>
      <w:r w:rsidR="006B77C1">
        <w:rPr>
          <w:rFonts w:ascii="Times New Roman" w:hAnsi="Times New Roman" w:cs="Times New Roman"/>
        </w:rPr>
        <w:t xml:space="preserve">, </w:t>
      </w:r>
      <w:r w:rsidR="003D3B80">
        <w:rPr>
          <w:rFonts w:ascii="Times New Roman" w:hAnsi="Times New Roman" w:cs="Times New Roman"/>
        </w:rPr>
        <w:t xml:space="preserve">often </w:t>
      </w:r>
      <w:r w:rsidR="00FD49DC">
        <w:rPr>
          <w:rFonts w:ascii="Times New Roman" w:hAnsi="Times New Roman" w:cs="Times New Roman"/>
        </w:rPr>
        <w:t>controlling</w:t>
      </w:r>
      <w:r w:rsidR="006B77C1">
        <w:rPr>
          <w:rFonts w:ascii="Times New Roman" w:hAnsi="Times New Roman" w:cs="Times New Roman"/>
        </w:rPr>
        <w:t xml:space="preserve"> for other </w:t>
      </w:r>
      <w:r w:rsidR="00FD49DC">
        <w:rPr>
          <w:rFonts w:ascii="Times New Roman" w:hAnsi="Times New Roman" w:cs="Times New Roman"/>
        </w:rPr>
        <w:t>variables like education and English language proficiency</w:t>
      </w:r>
      <w:r w:rsidR="007E68C1" w:rsidRPr="00FF371D">
        <w:rPr>
          <w:rFonts w:ascii="Times New Roman" w:hAnsi="Times New Roman" w:cs="Times New Roman"/>
        </w:rPr>
        <w:t xml:space="preserve"> </w:t>
      </w:r>
      <w:r w:rsidR="00F067F0" w:rsidRPr="00FF371D">
        <w:rPr>
          <w:rFonts w:ascii="Times New Roman" w:hAnsi="Times New Roman" w:cs="Times New Roman"/>
        </w:rPr>
        <w:fldChar w:fldCharType="begin"/>
      </w:r>
      <w:r w:rsidR="000103EA">
        <w:rPr>
          <w:rFonts w:ascii="Times New Roman" w:hAnsi="Times New Roman" w:cs="Times New Roman"/>
        </w:rPr>
        <w:instrText xml:space="preserve"> ADDIN ZOTERO_ITEM CSL_CITATION {"citationID":"tgIpBKSX","properties":{"formattedCitation":"(Bose 2020; Donato and Ferris 2020; Evans and Fitzgerald 2017; Nam et al. 2021)","plainCitation":"(Bose 2020; Donato and Ferris 2020; Evans and Fitzgerald 2017; Nam et al. 2021)","noteIndex":0},"citationItems":[{"id":134,"uris":["http://zotero.org/users/6152647/items/KJERRGY5"],"itemData":{"id":134,"type":"article-journal","abstract":"The world is today in the grip of the worst forced migration crisis since the end of the Second World War, with tens of millions driven from their homes by conflict. Yet the global system meant to provide protection to the displaced continues to privilege the interests of nation-states rather than those of refugees and has resulted in less willingness by many countries to accept refugees for resettlement. The arrival - actual or potential - of large numbers of refugees and asylum seekers continues to spur a backlash against them, fuelled by fears of security threats, economic costs, and a lack of integration of newcomers. This situation has combined with xenophobia, racism, and broader cultural anxieties and led to a rising tide of nativist populism and even less welcome for those seeking sanctuary. Whereas by the late 1990 s the dominant logic governing refugee protections - at least in name if not in practice - was centred on multilateralism and humanitarian obligations, today there is a more explicit prominence of national interests in refugee policies. In this paper I argue that the continued dominance of nation-state centric priorities is indicative of the fragility of the global refugee regime. I use the example of Canadian and US responses to the Syrian refugee crisis and interviews with officials in each country to illustrate the primacy of national interests rather than international agreements and norms. The US chose to limit and eventually bar most Syrians from resettlement whereas Canada chose to accept a large number over a short period of time. I argue that both cases reveal similar patterns and logics, if not outcomes and an increasing alignment between border controls and immigration policy. I consider what this means for the future of refugee resettlement in North America and for the global refugee regime more broadly.","container-title":"Geopolitics","DOI":"10.1080/14650045.2020.1781820","ISSN":"1465-0045","journalAbbreviation":"Geopolitics","language":"English","note":"publisher-place: Abingdon\npublisher: Routledge Journals, Taylor &amp; Francis Ltd\nWOS:000549606900001","source":"Web of Science","title":"The Shifting Landscape of International Resettlement: Canada, the US and Syrian Refugees","title-short":"The Shifting Landscape of International Resettlement","author":[{"family":"Bose","given":"Pablo S."}],"issued":{"date-parts":[["2020"]]}}},{"id":126,"uris":["http://zotero.org/users/6152647/items/8FEBWRCV"],"itemData":{"id":126,"type":"article-journal","abstract":"As the number of migrants, refugees, and asylum seekers have grown worldwide, intense debate has emerged about how long and how well they integrate into host countries. Although integration is a complex process, realized differently by different groups at different times, most prior studies capture, at best, disparate parts of the process. Overcoming this limitation is a tall task because it requires data and research that capture how integration is both dynamic and contextual and requires focusing on conceptual issues, emphasizing how integration varies across spatial scales, and including perspectives of the process through the eyes of both scholars and practitioners. This article reviews recent key studies about refugees in Canada, Europe, and the United States, as a way of putting into context the scholarship presented in this special issue ofThe ANNALS. We analyze whether and how prior studies capture integration as a dynamic process that unfolds in various aspects of life, such as education, employment, and health. We also consider the extent to which prior studies are shaped by long-standing divides between the termsrefugeeandmigrant, andintegrationandassimilation, and what those divides mean for research on refugee and migrant integration in the twenty-first century. Throughout, we assess the data needed for researchers to address a wide variety of questions about refugee integration and understand the long-term consequences of the ever-growing number of displaced persons seeking refuge. This volume presents research that uniquely enhances our understanding about the breadth of the integration process in the United States, Canada, and European countries.","container-title":"Annals of the American Academy of Political and Social Science","DOI":"10.1177/0002716220943169","ISSN":"0002-7162","issue":"1","journalAbbreviation":"Ann. Am. Acad. Polit. Soc. Sci.","language":"English","note":"publisher-place: Thousand Oaks\npublisher: Sage Publications Inc\nWOS:000555865600001","page":"7-35","source":"Web of Science","title":"Refugee Integration in Canada, Europe, and the United States: Perspectives from Research","title-short":"Refugee Integration in Canada, Europe, and the United States","volume":"690","author":[{"family":"Donato","given":"Katharine M."},{"family":"Ferris","given":"Elizabeth"}],"issued":{"date-parts":[["2020",7]]}}},{"id":108,"uris":["http://zotero.org/users/6152647/items/K2FLMLVY"],"itemData":{"id":108,"type":"report","abstract":"Founded in 1920, the NBER is a private, non-profit, non-partisan organization dedicated to conducting economic research and to disseminating research findings among academics, public policy makers, and business professionals.","language":"en","note":"DOI: 10.3386/w23498","number":"w23498","publisher":"National Bureau of Economic Research","source":"www.nber.org","title":"The Economic and Social Outcomes of Refugees in the United States: Evidence from the ACS","title-short":"The Economic and Social Outcomes of Refugees in the United States","URL":"https://www.nber.org/papers/w23498","author":[{"family":"Evans","given":"William N."},{"family":"Fitzgerald","given":"Daniel"}],"accessed":{"date-parts":[["2020",12,9]]},"issued":{"date-parts":[["2017",6,12]]}}},{"id":209,"uris":["http://zotero.org/users/6152647/items/7DGHZKCE"],"itemData":{"id":209,"type":"article-journal","abstract":"This study tests an assumption of refugee resettlement policy: Refugees are dependent on welfare. Using administrative data from a county government, we compare the probability of receiving welfare for an extended time between refugees and citizens. We use receiving state-funded welfare benefits as an indicator of long-term reliance on welfare, as families lose eligibility for federally-funded benefits after 60 months on welfare. Logit regressions find that refugees are significantly less likely to receive state-funded welfare than citizens, controlling for family head’s characteristics and family composition. Analysis results discredit public fears of long-term fiscal burden from refugees’ welfare dependency.","container-title":"Journal of Immigrant &amp; Refugee Studies","DOI":"10.1080/15562948.2021.1923880","ISSN":"1556-2948","issue":"0","note":"publisher: Routledge\n_eprint: https://doi.org/10.1080/15562948.2021.1923880","page":"1-14","source":"Taylor and Francis+NEJM","title":"Welfare-Dependent Refugees?: Evidence from County Welfare Management System Data in Western New York","title-short":"Welfare-Dependent Refugees?","volume":"0","author":[{"family":"Nam","given":"Yunju"},{"family":"Hausmann","given":"Amanda"},{"family":"Kim","given":"Wooksoo"},{"family":"Richards-Desai","given":"Sarah"}],"issued":{"date-parts":[["2021",5,18]]}}}],"schema":"https://github.com/citation-style-language/schema/raw/master/csl-citation.json"} </w:instrText>
      </w:r>
      <w:r w:rsidR="00F067F0" w:rsidRPr="00FF371D">
        <w:rPr>
          <w:rFonts w:ascii="Times New Roman" w:hAnsi="Times New Roman" w:cs="Times New Roman"/>
        </w:rPr>
        <w:fldChar w:fldCharType="separate"/>
      </w:r>
      <w:r w:rsidR="000103EA" w:rsidRPr="000103EA">
        <w:rPr>
          <w:rFonts w:ascii="Times New Roman" w:hAnsi="Times New Roman" w:cs="Times New Roman"/>
        </w:rPr>
        <w:t>(Bose 2020; Donato and Ferris 2020; Evans and Fitzgerald 2017; Nam et al. 2021)</w:t>
      </w:r>
      <w:r w:rsidR="00F067F0" w:rsidRPr="00FF371D">
        <w:rPr>
          <w:rFonts w:ascii="Times New Roman" w:hAnsi="Times New Roman" w:cs="Times New Roman"/>
        </w:rPr>
        <w:fldChar w:fldCharType="end"/>
      </w:r>
      <w:r w:rsidR="00033582" w:rsidRPr="00FF371D">
        <w:rPr>
          <w:rFonts w:ascii="Times New Roman" w:hAnsi="Times New Roman" w:cs="Times New Roman"/>
        </w:rPr>
        <w:t xml:space="preserve">. </w:t>
      </w:r>
      <w:r w:rsidR="00E01DDB">
        <w:rPr>
          <w:rFonts w:ascii="Times New Roman" w:hAnsi="Times New Roman" w:cs="Times New Roman"/>
        </w:rPr>
        <w:t xml:space="preserve">The work done by policy think tanks is more </w:t>
      </w:r>
      <w:r w:rsidR="004C46B7">
        <w:rPr>
          <w:rFonts w:ascii="Times New Roman" w:hAnsi="Times New Roman" w:cs="Times New Roman"/>
        </w:rPr>
        <w:t xml:space="preserve">debated. For example, the Migration Policy Institute has published a number of reports </w:t>
      </w:r>
      <w:r w:rsidR="005C74C6">
        <w:rPr>
          <w:rFonts w:ascii="Times New Roman" w:hAnsi="Times New Roman" w:cs="Times New Roman"/>
        </w:rPr>
        <w:t>arguing</w:t>
      </w:r>
      <w:r w:rsidR="004C46B7">
        <w:rPr>
          <w:rFonts w:ascii="Times New Roman" w:hAnsi="Times New Roman" w:cs="Times New Roman"/>
        </w:rPr>
        <w:t xml:space="preserve"> that </w:t>
      </w:r>
      <w:r w:rsidR="00B06C23">
        <w:rPr>
          <w:rFonts w:ascii="Times New Roman" w:hAnsi="Times New Roman" w:cs="Times New Roman"/>
        </w:rPr>
        <w:t xml:space="preserve">U.S. refugee integration is </w:t>
      </w:r>
      <w:r w:rsidR="007E6BC5">
        <w:rPr>
          <w:rFonts w:ascii="Times New Roman" w:hAnsi="Times New Roman" w:cs="Times New Roman"/>
        </w:rPr>
        <w:t>happening in outcomes like employment rates or income levels</w:t>
      </w:r>
      <w:r w:rsidR="005C74C6">
        <w:rPr>
          <w:rFonts w:ascii="Times New Roman" w:hAnsi="Times New Roman" w:cs="Times New Roman"/>
        </w:rPr>
        <w:t xml:space="preserve"> and refugees are </w:t>
      </w:r>
      <w:r w:rsidR="00B65C51">
        <w:rPr>
          <w:rFonts w:ascii="Times New Roman" w:hAnsi="Times New Roman" w:cs="Times New Roman"/>
        </w:rPr>
        <w:t>contributing to their communities</w:t>
      </w:r>
      <w:r w:rsidR="002343C7">
        <w:rPr>
          <w:rFonts w:ascii="Times New Roman" w:hAnsi="Times New Roman" w:cs="Times New Roman"/>
        </w:rPr>
        <w:t xml:space="preserve"> </w:t>
      </w:r>
      <w:r w:rsidR="002343C7">
        <w:rPr>
          <w:rFonts w:ascii="Times New Roman" w:hAnsi="Times New Roman" w:cs="Times New Roman"/>
        </w:rPr>
        <w:fldChar w:fldCharType="begin"/>
      </w:r>
      <w:r w:rsidR="002343C7">
        <w:rPr>
          <w:rFonts w:ascii="Times New Roman" w:hAnsi="Times New Roman" w:cs="Times New Roman"/>
        </w:rPr>
        <w:instrText xml:space="preserve"> ADDIN ZOTERO_ITEM CSL_CITATION {"citationID":"fJEEcNya","properties":{"formattedCitation":"(Capps et al. 2015; Fix et al. 2017)","plainCitation":"(Capps et al. 2015; Fix et al. 2017)","noteIndex":0},"citationItems":[{"id":107,"uris":["http://zotero.org/users/6152647/items/ZYDJ9EM5"],"itemData":{"id":107,"type":"report","abstract":"Using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id":220,"uris":["http://zotero.org/users/6152647/items/7ESL2XNT"],"itemData":{"id":220,"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2343C7">
        <w:rPr>
          <w:rFonts w:ascii="Times New Roman" w:hAnsi="Times New Roman" w:cs="Times New Roman"/>
        </w:rPr>
        <w:fldChar w:fldCharType="separate"/>
      </w:r>
      <w:r w:rsidR="002343C7" w:rsidRPr="002343C7">
        <w:rPr>
          <w:rFonts w:ascii="Times New Roman" w:hAnsi="Times New Roman" w:cs="Times New Roman"/>
        </w:rPr>
        <w:t>(Capps et al. 2015; Fix et al. 2017)</w:t>
      </w:r>
      <w:r w:rsidR="002343C7">
        <w:rPr>
          <w:rFonts w:ascii="Times New Roman" w:hAnsi="Times New Roman" w:cs="Times New Roman"/>
        </w:rPr>
        <w:fldChar w:fldCharType="end"/>
      </w:r>
      <w:r w:rsidR="002343C7">
        <w:rPr>
          <w:rFonts w:ascii="Times New Roman" w:hAnsi="Times New Roman" w:cs="Times New Roman"/>
        </w:rPr>
        <w:t xml:space="preserve">. </w:t>
      </w:r>
      <w:r w:rsidR="00423916">
        <w:rPr>
          <w:rFonts w:ascii="Times New Roman" w:hAnsi="Times New Roman" w:cs="Times New Roman"/>
        </w:rPr>
        <w:t>However,</w:t>
      </w:r>
      <w:r w:rsidR="002343C7">
        <w:rPr>
          <w:rFonts w:ascii="Times New Roman" w:hAnsi="Times New Roman" w:cs="Times New Roman"/>
        </w:rPr>
        <w:t xml:space="preserve"> the Center for Immigration Studies often </w:t>
      </w:r>
      <w:r w:rsidR="009F481A">
        <w:rPr>
          <w:rFonts w:ascii="Times New Roman" w:hAnsi="Times New Roman" w:cs="Times New Roman"/>
        </w:rPr>
        <w:t xml:space="preserve">puts out reports </w:t>
      </w:r>
      <w:r w:rsidR="00710712">
        <w:rPr>
          <w:rFonts w:ascii="Times New Roman" w:hAnsi="Times New Roman" w:cs="Times New Roman"/>
        </w:rPr>
        <w:t xml:space="preserve">focusing on </w:t>
      </w:r>
      <w:r w:rsidR="008F7459">
        <w:rPr>
          <w:rFonts w:ascii="Times New Roman" w:hAnsi="Times New Roman" w:cs="Times New Roman"/>
        </w:rPr>
        <w:t>areas where</w:t>
      </w:r>
      <w:r w:rsidR="00710712">
        <w:rPr>
          <w:rFonts w:ascii="Times New Roman" w:hAnsi="Times New Roman" w:cs="Times New Roman"/>
        </w:rPr>
        <w:t xml:space="preserve"> migrants are not assimilating like welfare program use</w:t>
      </w:r>
      <w:r w:rsidR="008B3481">
        <w:rPr>
          <w:rFonts w:ascii="Times New Roman" w:hAnsi="Times New Roman" w:cs="Times New Roman"/>
        </w:rPr>
        <w:t xml:space="preserve"> or political incorporation</w:t>
      </w:r>
      <w:r w:rsidR="00B65C51">
        <w:rPr>
          <w:rFonts w:ascii="Times New Roman" w:hAnsi="Times New Roman" w:cs="Times New Roman"/>
        </w:rPr>
        <w:t xml:space="preserve"> and makes claims like refugees are “importing poverty”</w:t>
      </w:r>
      <w:r w:rsidR="008B3481">
        <w:rPr>
          <w:rFonts w:ascii="Times New Roman" w:hAnsi="Times New Roman" w:cs="Times New Roman"/>
        </w:rPr>
        <w:t xml:space="preserve"> </w:t>
      </w:r>
      <w:r w:rsidR="00D44F87">
        <w:rPr>
          <w:rFonts w:ascii="Times New Roman" w:hAnsi="Times New Roman" w:cs="Times New Roman"/>
        </w:rPr>
        <w:fldChar w:fldCharType="begin"/>
      </w:r>
      <w:r w:rsidR="005163D5">
        <w:rPr>
          <w:rFonts w:ascii="Times New Roman" w:hAnsi="Times New Roman" w:cs="Times New Roman"/>
        </w:rPr>
        <w:instrText xml:space="preserve"> ADDIN ZOTERO_ITEM CSL_CITATION {"citationID":"cgxVOKbl","properties":{"formattedCitation":"(Camarota 1999, 2021)","plainCitation":"(Camarota 1999, 2021)","dontUpdate":true,"noteIndex":0},"citationItems":[{"id":93,"uris":["http://zotero.org/users/6152647/items/QEPZCMJP"],"itemData":{"id":93,"type":"book","event-place":"Washington, D.C.","ISBN":"978-1-881290-07-0","language":"en","note":"OCLC: 43100077","publisher":"Center for immigration Studies","publisher-place":"Washington, D.C.","source":"Open WorldCat","title":"Importing poverty: immigration's impact on the size and growth of the poor population in the United States","title-short":"Importing poverty","author":[{"family":"Camarota","given":"Steven A"}],"issued":{"date-parts":[["1999"]]}}},{"id":1344,"uris":["http://zotero.org/users/6152647/items/3VGZ7DYB"],"itemData":{"id":1344,"type":"webpage","abstract":"About half of households headed by immigrants use at least one major welfare program, compared to about one-third of households headed by the native-born.","container-title":"CIS.org","language":"en","title":"Welfare Use for Immigrants and Native-Born Households","URL":"https://cis.org/Camarota/Welfare-Use-Immigrants-and-NativeBorn-Households","author":[{"family":"Camarota","given":"Steven A."}],"accessed":{"date-parts":[["2024",12,11]]},"issued":{"date-parts":[["2021",9,1]]}}}],"schema":"https://github.com/citation-style-language/schema/raw/master/csl-citation.json"} </w:instrText>
      </w:r>
      <w:r w:rsidR="00D44F87">
        <w:rPr>
          <w:rFonts w:ascii="Times New Roman" w:hAnsi="Times New Roman" w:cs="Times New Roman"/>
        </w:rPr>
        <w:fldChar w:fldCharType="separate"/>
      </w:r>
      <w:r w:rsidR="00D44F87" w:rsidRPr="00D44F87">
        <w:rPr>
          <w:rFonts w:ascii="Times New Roman" w:hAnsi="Times New Roman" w:cs="Times New Roman"/>
        </w:rPr>
        <w:t>(Camarota 1999</w:t>
      </w:r>
      <w:r w:rsidR="00B65C51">
        <w:rPr>
          <w:rFonts w:ascii="Times New Roman" w:hAnsi="Times New Roman" w:cs="Times New Roman"/>
        </w:rPr>
        <w:t>:1</w:t>
      </w:r>
      <w:r w:rsidR="00D44F87" w:rsidRPr="00D44F87">
        <w:rPr>
          <w:rFonts w:ascii="Times New Roman" w:hAnsi="Times New Roman" w:cs="Times New Roman"/>
        </w:rPr>
        <w:t>,</w:t>
      </w:r>
      <w:r w:rsidR="004548AE">
        <w:rPr>
          <w:rFonts w:ascii="Times New Roman" w:hAnsi="Times New Roman" w:cs="Times New Roman"/>
        </w:rPr>
        <w:t xml:space="preserve"> but also</w:t>
      </w:r>
      <w:r w:rsidR="00D44F87" w:rsidRPr="00D44F87">
        <w:rPr>
          <w:rFonts w:ascii="Times New Roman" w:hAnsi="Times New Roman" w:cs="Times New Roman"/>
        </w:rPr>
        <w:t xml:space="preserve"> 2021)</w:t>
      </w:r>
      <w:r w:rsidR="00D44F87">
        <w:rPr>
          <w:rFonts w:ascii="Times New Roman" w:hAnsi="Times New Roman" w:cs="Times New Roman"/>
        </w:rPr>
        <w:fldChar w:fldCharType="end"/>
      </w:r>
      <w:r w:rsidR="00901183">
        <w:rPr>
          <w:rFonts w:ascii="Times New Roman" w:hAnsi="Times New Roman" w:cs="Times New Roman"/>
        </w:rPr>
        <w:t xml:space="preserve">. </w:t>
      </w:r>
      <w:r w:rsidR="004548AE">
        <w:rPr>
          <w:rFonts w:ascii="Times New Roman" w:hAnsi="Times New Roman" w:cs="Times New Roman"/>
        </w:rPr>
        <w:t xml:space="preserve">Similar arguments can be made for the Canadian case. </w:t>
      </w:r>
      <w:r w:rsidR="00FC5E3F">
        <w:rPr>
          <w:rFonts w:ascii="Times New Roman" w:hAnsi="Times New Roman" w:cs="Times New Roman"/>
        </w:rPr>
        <w:t>For</w:t>
      </w:r>
      <w:r w:rsidR="004548AE">
        <w:rPr>
          <w:rFonts w:ascii="Times New Roman" w:hAnsi="Times New Roman" w:cs="Times New Roman"/>
        </w:rPr>
        <w:t xml:space="preserve"> many </w:t>
      </w:r>
      <w:r w:rsidR="00A56D55">
        <w:rPr>
          <w:rFonts w:ascii="Times New Roman" w:hAnsi="Times New Roman" w:cs="Times New Roman"/>
        </w:rPr>
        <w:t>outcomes</w:t>
      </w:r>
      <w:r w:rsidR="004548AE">
        <w:rPr>
          <w:rFonts w:ascii="Times New Roman" w:hAnsi="Times New Roman" w:cs="Times New Roman"/>
        </w:rPr>
        <w:t xml:space="preserve">, migrants and refugees </w:t>
      </w:r>
      <w:r w:rsidR="007D4DA8">
        <w:rPr>
          <w:rFonts w:ascii="Times New Roman" w:hAnsi="Times New Roman" w:cs="Times New Roman"/>
        </w:rPr>
        <w:t xml:space="preserve">attain similar </w:t>
      </w:r>
      <w:r w:rsidR="00520142">
        <w:rPr>
          <w:rFonts w:ascii="Times New Roman" w:hAnsi="Times New Roman" w:cs="Times New Roman"/>
        </w:rPr>
        <w:t xml:space="preserve">outcomes </w:t>
      </w:r>
      <w:r w:rsidR="00520142">
        <w:rPr>
          <w:rFonts w:ascii="Times New Roman" w:hAnsi="Times New Roman" w:cs="Times New Roman"/>
        </w:rPr>
        <w:lastRenderedPageBreak/>
        <w:t>to natives, like employment</w:t>
      </w:r>
      <w:r w:rsidR="00471BAE">
        <w:rPr>
          <w:rFonts w:ascii="Times New Roman" w:hAnsi="Times New Roman" w:cs="Times New Roman"/>
        </w:rPr>
        <w:t xml:space="preserve">. In other areas, </w:t>
      </w:r>
      <w:r w:rsidR="00A56D55">
        <w:rPr>
          <w:rFonts w:ascii="Times New Roman" w:hAnsi="Times New Roman" w:cs="Times New Roman"/>
        </w:rPr>
        <w:t xml:space="preserve">like welfare, refugee use rates are higher than natives. The use of multiple outcomes </w:t>
      </w:r>
      <w:r w:rsidR="002225EA">
        <w:rPr>
          <w:rFonts w:ascii="Times New Roman" w:hAnsi="Times New Roman" w:cs="Times New Roman"/>
        </w:rPr>
        <w:t xml:space="preserve">of interest leads to </w:t>
      </w:r>
      <w:r w:rsidR="00325E7E">
        <w:rPr>
          <w:rFonts w:ascii="Times New Roman" w:hAnsi="Times New Roman" w:cs="Times New Roman"/>
        </w:rPr>
        <w:t>multiple</w:t>
      </w:r>
      <w:r w:rsidR="002225EA">
        <w:rPr>
          <w:rFonts w:ascii="Times New Roman" w:hAnsi="Times New Roman" w:cs="Times New Roman"/>
        </w:rPr>
        <w:t xml:space="preserve"> </w:t>
      </w:r>
      <w:r w:rsidR="00D91441">
        <w:rPr>
          <w:rFonts w:ascii="Times New Roman" w:hAnsi="Times New Roman" w:cs="Times New Roman"/>
        </w:rPr>
        <w:t>interpretations on the value or cost of resettling refugees.</w:t>
      </w:r>
    </w:p>
    <w:p w14:paraId="05BA40D3" w14:textId="0751ED6B" w:rsidR="00374F47" w:rsidRDefault="00374F47" w:rsidP="00374F47">
      <w:pPr>
        <w:spacing w:line="480" w:lineRule="auto"/>
        <w:ind w:firstLine="720"/>
        <w:rPr>
          <w:rFonts w:ascii="Times New Roman" w:hAnsi="Times New Roman" w:cs="Times New Roman"/>
        </w:rPr>
      </w:pPr>
      <w:r>
        <w:rPr>
          <w:rFonts w:ascii="Times New Roman" w:hAnsi="Times New Roman" w:cs="Times New Roman"/>
        </w:rPr>
        <w:t>This project speaks to these debates by expanding the d</w:t>
      </w:r>
      <w:r w:rsidR="00C03058">
        <w:rPr>
          <w:rFonts w:ascii="Times New Roman" w:hAnsi="Times New Roman" w:cs="Times New Roman"/>
        </w:rPr>
        <w:t xml:space="preserve">ebate to include </w:t>
      </w:r>
      <w:r w:rsidR="006A0523">
        <w:rPr>
          <w:rFonts w:ascii="Times New Roman" w:hAnsi="Times New Roman" w:cs="Times New Roman"/>
        </w:rPr>
        <w:t>comparisons</w:t>
      </w:r>
      <w:r w:rsidR="00C03058">
        <w:rPr>
          <w:rFonts w:ascii="Times New Roman" w:hAnsi="Times New Roman" w:cs="Times New Roman"/>
        </w:rPr>
        <w:t xml:space="preserve"> with Canada and see if different resettlement systems </w:t>
      </w:r>
      <w:r w:rsidR="006A0523">
        <w:rPr>
          <w:rFonts w:ascii="Times New Roman" w:hAnsi="Times New Roman" w:cs="Times New Roman"/>
        </w:rPr>
        <w:t>return</w:t>
      </w:r>
      <w:r w:rsidR="00C03058">
        <w:rPr>
          <w:rFonts w:ascii="Times New Roman" w:hAnsi="Times New Roman" w:cs="Times New Roman"/>
        </w:rPr>
        <w:t xml:space="preserve"> different results. These comparisons then allow us to explore why certain </w:t>
      </w:r>
      <w:r w:rsidR="006A0523">
        <w:rPr>
          <w:rFonts w:ascii="Times New Roman" w:hAnsi="Times New Roman" w:cs="Times New Roman"/>
        </w:rPr>
        <w:t>policies</w:t>
      </w:r>
      <w:r w:rsidR="00C03058">
        <w:rPr>
          <w:rFonts w:ascii="Times New Roman" w:hAnsi="Times New Roman" w:cs="Times New Roman"/>
        </w:rPr>
        <w:t xml:space="preserve"> may be more effective in </w:t>
      </w:r>
      <w:r w:rsidR="006A0523">
        <w:rPr>
          <w:rFonts w:ascii="Times New Roman" w:hAnsi="Times New Roman" w:cs="Times New Roman"/>
        </w:rPr>
        <w:t xml:space="preserve">reaching the shared goal of successful refugee integration. </w:t>
      </w:r>
    </w:p>
    <w:p w14:paraId="2D1C9B92" w14:textId="77777777" w:rsidR="001B6FED" w:rsidRPr="00650B6A" w:rsidRDefault="001B6FED" w:rsidP="001B6FED">
      <w:pPr>
        <w:spacing w:line="480" w:lineRule="auto"/>
        <w:rPr>
          <w:rFonts w:ascii="Times New Roman" w:hAnsi="Times New Roman" w:cs="Times New Roman"/>
          <w:i/>
          <w:iCs/>
        </w:rPr>
      </w:pPr>
      <w:r>
        <w:rPr>
          <w:rFonts w:ascii="Times New Roman" w:hAnsi="Times New Roman" w:cs="Times New Roman"/>
          <w:i/>
          <w:iCs/>
        </w:rPr>
        <w:t>Comparisons Between Canada and the United States</w:t>
      </w:r>
    </w:p>
    <w:p w14:paraId="38045C11" w14:textId="068C4056" w:rsidR="00EB0B14" w:rsidRDefault="00EB0B14" w:rsidP="00374F47">
      <w:pPr>
        <w:spacing w:line="480" w:lineRule="auto"/>
        <w:ind w:firstLine="720"/>
        <w:rPr>
          <w:rFonts w:ascii="Times New Roman" w:hAnsi="Times New Roman" w:cs="Times New Roman"/>
        </w:rPr>
      </w:pPr>
      <w:r>
        <w:rPr>
          <w:rFonts w:ascii="Times New Roman" w:hAnsi="Times New Roman" w:cs="Times New Roman"/>
        </w:rPr>
        <w:t>Some researchers call for more comparisons between the U.S. and Canada, especially in migration outcomes</w:t>
      </w:r>
      <w:r w:rsidR="00595FA3">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{"citationID":"ufNZ7U4L","properties":{"formattedCitation":"(Bloemraad 2011, 2013)","plainCitation":"(Bloemraad 2011, 2013)","noteIndex":0},"citationItems":[{"id":1207,"uris":["http://zotero.org/users/6152647/items/LVDHY8HZ"],"itemData":{"id":1207,"type":"article-journal","abstract":"Cross-national comparison increases the complexity of data collection and analysis but offers the promise of innovative new knowledge; it is hard to know what is noteworthy about an outcome or process without a comparative reference point. Juxtaposing Canada and the United States, two countries more similar to each other than to any other, allows researchers to probe how particular variations can produce consequential differences. The article outlines key historic and contemporary similarities and differences that can affect immigrant political incorporation in North America, including different foundational minority conflicts and variations in current migrant flows. The author discusses the importance of specifying outcomes and how these outcomes can be approached from different levels of analysis. Finally, the author identifies several understudied questions, including cross-national variation in local political responses to immigration—significant in the United States, more muted in Canada—and the differential use of law and rights framing to advance immigrant causes.","container-title":"American Behavioral Scientist","DOI":"10.1177/0002764211407844","ISSN":"0002-7642","issue":"9","language":"en","note":"publisher: SAGE Publications Inc","page":"1131-1159","source":"SAGE Journals","title":"“Two Peas in a Pod,” “Apples and Oranges,” and Other Food Metaphors: Comparing Canada and the United States","title-short":"“Two Peas in a Pod,” “Apples and Oranges,” and Other Food Metaphors","volume":"55","author":[{"family":"Bloemraad","given":"Irene"}],"issued":{"date-parts":[["2011",9,1]]}}},{"id":1346,"uris":["http://zotero.org/users/6152647/items/KEHVSJA9"],"itemData":{"id":1346,"type":"article-journal","abstract":"This article contends that our ability to study migration is significantly enhanced by carefully conceived comparative research designs. Comparing and contrasting a small number of cases—meaningful, complex structures, institutions, collectives, and/or configurations of events—is a creative strategy of analytical elaboration through research design. As such, comparative migration studies are characterized by their research design and conceptual focus on cases, not by a particular type of data. I outline some reasons why scholars should engage in comparison and discuss some challenges in doing so. I survey major comparative strategies in migration research, including between groups, places, time periods, and institutions, and I highlight how decisions about case selection are part and parcel of theory-building and theory evaluation. Comparative research design involves a decision over what to compare—what is the general class of ‘cases’ in a study—and how to compare, a choice about the comparative logics that drive the selection of specific cases.","container-title":"Migration Studies","DOI":"10.1093/migration/mns035","ISSN":"2049-5838","issue":"1","journalAbbreviation":"Migration Studies","page":"27-46","source":"Silverchair","title":"The promise and pitfalls of comparative research design in the study of migration","volume":"1","author":[{"family":"Bloemraad","given":"Irene"}],"issued":{"date-parts":[["2013",3,1]]}}}],"schema":"https://github.com/citation-style-language/schema/raw/master/csl-citation.json"} </w:instrText>
      </w:r>
      <w:r>
        <w:rPr>
          <w:rFonts w:ascii="Times New Roman" w:hAnsi="Times New Roman" w:cs="Times New Roman"/>
        </w:rPr>
        <w:fldChar w:fldCharType="separate"/>
      </w:r>
      <w:r w:rsidRPr="00EB0B14">
        <w:rPr>
          <w:rFonts w:ascii="Times New Roman" w:hAnsi="Times New Roman" w:cs="Times New Roman"/>
        </w:rPr>
        <w:t>(Bloemraad 2011, 2013)</w:t>
      </w:r>
      <w:r>
        <w:rPr>
          <w:rFonts w:ascii="Times New Roman" w:hAnsi="Times New Roman" w:cs="Times New Roman"/>
        </w:rPr>
        <w:fldChar w:fldCharType="end"/>
      </w:r>
      <w:r w:rsidR="00595FA3">
        <w:rPr>
          <w:rFonts w:ascii="Times New Roman" w:hAnsi="Times New Roman" w:cs="Times New Roman"/>
        </w:rPr>
        <w:t>.</w:t>
      </w:r>
      <w:r w:rsidR="006721C8">
        <w:rPr>
          <w:rFonts w:ascii="Times New Roman" w:hAnsi="Times New Roman" w:cs="Times New Roman"/>
        </w:rPr>
        <w:t xml:space="preserve"> Other researchers </w:t>
      </w:r>
      <w:r w:rsidR="0064588F">
        <w:rPr>
          <w:rFonts w:ascii="Times New Roman" w:hAnsi="Times New Roman" w:cs="Times New Roman"/>
        </w:rPr>
        <w:t>caution against such comparisons</w:t>
      </w:r>
      <w:r w:rsidR="00B57005">
        <w:rPr>
          <w:rFonts w:ascii="Times New Roman" w:hAnsi="Times New Roman" w:cs="Times New Roman"/>
        </w:rPr>
        <w:t xml:space="preserve"> because there are “more apples and oranges</w:t>
      </w:r>
      <w:r w:rsidR="00F731D2">
        <w:rPr>
          <w:rFonts w:ascii="Times New Roman" w:hAnsi="Times New Roman" w:cs="Times New Roman"/>
        </w:rPr>
        <w:t>…</w:t>
      </w:r>
      <w:r w:rsidR="00B57005">
        <w:rPr>
          <w:rFonts w:ascii="Times New Roman" w:hAnsi="Times New Roman" w:cs="Times New Roman"/>
        </w:rPr>
        <w:t xml:space="preserve"> than peas sharing a pod”</w:t>
      </w:r>
      <w:r w:rsidR="00F731D2" w:rsidRPr="00F731D2">
        <w:rPr>
          <w:rFonts w:ascii="Times New Roman" w:hAnsi="Times New Roman" w:cs="Times New Roman"/>
        </w:rPr>
        <w:t xml:space="preserve"> </w:t>
      </w:r>
      <w:r w:rsidR="00F731D2">
        <w:rPr>
          <w:rFonts w:ascii="Times New Roman" w:hAnsi="Times New Roman" w:cs="Times New Roman"/>
        </w:rPr>
        <w:fldChar w:fldCharType="begin"/>
      </w:r>
      <w:r w:rsidR="005163D5">
        <w:rPr>
          <w:rFonts w:ascii="Times New Roman" w:hAnsi="Times New Roman" w:cs="Times New Roman"/>
        </w:rPr>
        <w:instrText xml:space="preserve"> ADDIN ZOTERO_ITEM CSL_CITATION {"citationID":"wXTjbvkM","properties":{"formattedCitation":"(DeSipio 2011)","plainCitation":"(DeSipio 2011)","dontUpdate":true,"noteIndex":0},"citationItems":[{"id":1211,"uris":["http://zotero.org/users/6152647/items/V2ZHJF8K"],"itemData":{"id":1211,"type":"article-journal","abstract":"In this article, the author analyzes five domains of immigrant incorporation and participation in the United States—civic and community engagement among immigrants; naturalization patterns; immigrant (and co-ethnic) partisanship and electoral behaviors; the election of naturalized citizens, and their U.S.-born co-ethnics, as elective officeholders; and immigrant transnational efforts to influence the civic or political life of their communities or countries of origin—in an effort to highlight both the opportunities immigrants and naturalized citizens have seized in U.S. politics and the barriers, particularly, institutional barriers, they continue to face. Although the primary analytical focus is immigrants in the United States, the author is attentive to the challenge raised by Irene Bloemraad (2011 [this issue]) in her introductory article to identify opportunities for comparative insights from the Canadian case. As will be evident, the author ultimately identifies more apples and oranges in the comparison of the U.S. and Canadian cases than peas sharing an analytical pod.","container-title":"American Behavioral Scientist","issue":"9","note":"type: 10.1177/0002764211407842","page":"1189–1213","title":"Immigrant Incorporation in an Era of Weak Civic Institutions: Immigrant Civic and Political Participation in the United States","volume":"55","author":[{"family":"DeSipio","given":"Louis"}],"issued":{"date-parts":[["2011"]]}}}],"schema":"https://github.com/citation-style-language/schema/raw/master/csl-citation.json"} </w:instrText>
      </w:r>
      <w:r w:rsidR="00F731D2">
        <w:rPr>
          <w:rFonts w:ascii="Times New Roman" w:hAnsi="Times New Roman" w:cs="Times New Roman"/>
        </w:rPr>
        <w:fldChar w:fldCharType="separate"/>
      </w:r>
      <w:r w:rsidR="00F731D2" w:rsidRPr="00410280">
        <w:rPr>
          <w:rFonts w:ascii="Times New Roman" w:hAnsi="Times New Roman" w:cs="Times New Roman"/>
        </w:rPr>
        <w:t>(DeSipio 2011</w:t>
      </w:r>
      <w:r w:rsidR="00F731D2">
        <w:rPr>
          <w:rFonts w:ascii="Times New Roman" w:hAnsi="Times New Roman" w:cs="Times New Roman"/>
        </w:rPr>
        <w:t>:1</w:t>
      </w:r>
      <w:r w:rsidR="00F731D2" w:rsidRPr="00410280">
        <w:rPr>
          <w:rFonts w:ascii="Times New Roman" w:hAnsi="Times New Roman" w:cs="Times New Roman"/>
        </w:rPr>
        <w:t>)</w:t>
      </w:r>
      <w:r w:rsidR="00F731D2">
        <w:rPr>
          <w:rFonts w:ascii="Times New Roman" w:hAnsi="Times New Roman" w:cs="Times New Roman"/>
        </w:rPr>
        <w:fldChar w:fldCharType="end"/>
      </w:r>
      <w:r w:rsidR="003016C5">
        <w:rPr>
          <w:rFonts w:ascii="Times New Roman" w:hAnsi="Times New Roman" w:cs="Times New Roman"/>
        </w:rPr>
        <w:t xml:space="preserve">. The key between comparisons seems to be </w:t>
      </w:r>
      <w:r w:rsidR="00E34E98">
        <w:rPr>
          <w:rFonts w:ascii="Times New Roman" w:hAnsi="Times New Roman" w:cs="Times New Roman"/>
        </w:rPr>
        <w:t xml:space="preserve">how similar the cases are. Ideally comparative cases will have similar outcomes and utilize the logic of experiments </w:t>
      </w:r>
      <w:r w:rsidR="00E90875">
        <w:rPr>
          <w:rFonts w:ascii="Times New Roman" w:hAnsi="Times New Roman" w:cs="Times New Roman"/>
        </w:rPr>
        <w:t xml:space="preserve">to identify similar outcomes and </w:t>
      </w:r>
      <w:r w:rsidR="004C5C1D">
        <w:rPr>
          <w:rFonts w:ascii="Times New Roman" w:hAnsi="Times New Roman" w:cs="Times New Roman"/>
        </w:rPr>
        <w:t xml:space="preserve">divergent outcomes </w:t>
      </w:r>
      <w:r w:rsidR="00241373">
        <w:rPr>
          <w:rFonts w:ascii="Times New Roman" w:hAnsi="Times New Roman" w:cs="Times New Roman"/>
        </w:rPr>
        <w:t xml:space="preserve">where the divergence </w:t>
      </w:r>
      <w:r w:rsidR="00F743BE">
        <w:rPr>
          <w:rFonts w:ascii="Times New Roman" w:hAnsi="Times New Roman" w:cs="Times New Roman"/>
        </w:rPr>
        <w:t>is</w:t>
      </w:r>
      <w:r w:rsidR="00241373">
        <w:rPr>
          <w:rFonts w:ascii="Times New Roman" w:hAnsi="Times New Roman" w:cs="Times New Roman"/>
        </w:rPr>
        <w:t xml:space="preserve"> theoretically attributable. </w:t>
      </w:r>
      <w:r w:rsidR="0080549C">
        <w:rPr>
          <w:rFonts w:ascii="Times New Roman" w:hAnsi="Times New Roman" w:cs="Times New Roman"/>
        </w:rPr>
        <w:t xml:space="preserve">This project provides an opportunity to test the applicability of comparisons </w:t>
      </w:r>
      <w:r w:rsidR="00F743BE">
        <w:rPr>
          <w:rFonts w:ascii="Times New Roman" w:hAnsi="Times New Roman" w:cs="Times New Roman"/>
        </w:rPr>
        <w:t xml:space="preserve">between the U.S. and Canada through a common resettlement route between the two countries: the government assisted resettlement route. </w:t>
      </w:r>
    </w:p>
    <w:p w14:paraId="3E3063C3" w14:textId="667023C2" w:rsidR="003360D4" w:rsidRDefault="00F743BE" w:rsidP="00374F47">
      <w:pPr>
        <w:spacing w:line="480" w:lineRule="auto"/>
        <w:ind w:firstLine="720"/>
        <w:rPr>
          <w:rFonts w:ascii="Times New Roman" w:hAnsi="Times New Roman" w:cs="Times New Roman"/>
        </w:rPr>
      </w:pPr>
      <w:r>
        <w:rPr>
          <w:rFonts w:ascii="Times New Roman" w:hAnsi="Times New Roman" w:cs="Times New Roman"/>
        </w:rPr>
        <w:t xml:space="preserve">Both the U.S. and Canada </w:t>
      </w:r>
      <w:r w:rsidR="006C7CE7">
        <w:rPr>
          <w:rFonts w:ascii="Times New Roman" w:hAnsi="Times New Roman" w:cs="Times New Roman"/>
        </w:rPr>
        <w:t xml:space="preserve">utilize a government assisted resettlement track where the federal government partners with non-governmental agencies (usually religious groups) </w:t>
      </w:r>
      <w:r w:rsidR="00A76CA2">
        <w:rPr>
          <w:rFonts w:ascii="Times New Roman" w:hAnsi="Times New Roman" w:cs="Times New Roman"/>
        </w:rPr>
        <w:t xml:space="preserve">to enact the resettlement process. </w:t>
      </w:r>
      <w:r w:rsidR="006A17EA">
        <w:rPr>
          <w:rFonts w:ascii="Times New Roman" w:hAnsi="Times New Roman" w:cs="Times New Roman"/>
        </w:rPr>
        <w:t xml:space="preserve">In many cases, </w:t>
      </w:r>
      <w:r w:rsidR="00967017">
        <w:rPr>
          <w:rFonts w:ascii="Times New Roman" w:hAnsi="Times New Roman" w:cs="Times New Roman"/>
        </w:rPr>
        <w:t>the non-</w:t>
      </w:r>
      <w:r w:rsidR="0012319B">
        <w:rPr>
          <w:rFonts w:ascii="Times New Roman" w:hAnsi="Times New Roman" w:cs="Times New Roman"/>
        </w:rPr>
        <w:t>governmental</w:t>
      </w:r>
      <w:r w:rsidR="00967017">
        <w:rPr>
          <w:rFonts w:ascii="Times New Roman" w:hAnsi="Times New Roman" w:cs="Times New Roman"/>
        </w:rPr>
        <w:t xml:space="preserve"> organizations are the same in the U.S. and in Canada</w:t>
      </w:r>
      <w:r w:rsidR="00232AB8">
        <w:rPr>
          <w:rFonts w:ascii="Times New Roman" w:hAnsi="Times New Roman" w:cs="Times New Roman"/>
        </w:rPr>
        <w:t xml:space="preserve">. </w:t>
      </w:r>
      <w:r w:rsidR="00967017">
        <w:rPr>
          <w:rFonts w:ascii="Times New Roman" w:hAnsi="Times New Roman" w:cs="Times New Roman"/>
        </w:rPr>
        <w:t>Catholic Charities, The</w:t>
      </w:r>
      <w:r w:rsidR="00E93177">
        <w:rPr>
          <w:rFonts w:ascii="Times New Roman" w:hAnsi="Times New Roman" w:cs="Times New Roman"/>
        </w:rPr>
        <w:t xml:space="preserve"> </w:t>
      </w:r>
      <w:r w:rsidR="0012319B">
        <w:rPr>
          <w:rFonts w:ascii="Times New Roman" w:hAnsi="Times New Roman" w:cs="Times New Roman"/>
        </w:rPr>
        <w:t>Lutheran</w:t>
      </w:r>
      <w:r w:rsidR="00967017">
        <w:rPr>
          <w:rFonts w:ascii="Times New Roman" w:hAnsi="Times New Roman" w:cs="Times New Roman"/>
        </w:rPr>
        <w:t xml:space="preserve"> World </w:t>
      </w:r>
      <w:r w:rsidR="00E93177">
        <w:rPr>
          <w:rFonts w:ascii="Times New Roman" w:hAnsi="Times New Roman" w:cs="Times New Roman"/>
        </w:rPr>
        <w:t xml:space="preserve">Federation, </w:t>
      </w:r>
      <w:r w:rsidR="00561C49">
        <w:rPr>
          <w:rFonts w:ascii="Times New Roman" w:hAnsi="Times New Roman" w:cs="Times New Roman"/>
        </w:rPr>
        <w:t xml:space="preserve">World Council of </w:t>
      </w:r>
      <w:r w:rsidR="00561C49">
        <w:rPr>
          <w:rFonts w:ascii="Times New Roman" w:hAnsi="Times New Roman" w:cs="Times New Roman"/>
        </w:rPr>
        <w:lastRenderedPageBreak/>
        <w:t xml:space="preserve">Churches, </w:t>
      </w:r>
      <w:r w:rsidR="00746217">
        <w:rPr>
          <w:rFonts w:ascii="Times New Roman" w:hAnsi="Times New Roman" w:cs="Times New Roman"/>
        </w:rPr>
        <w:t>and</w:t>
      </w:r>
      <w:r w:rsidR="00806821">
        <w:rPr>
          <w:rFonts w:ascii="Times New Roman" w:hAnsi="Times New Roman" w:cs="Times New Roman"/>
        </w:rPr>
        <w:t xml:space="preserve"> the</w:t>
      </w:r>
      <w:r w:rsidR="00746217">
        <w:rPr>
          <w:rFonts w:ascii="Times New Roman" w:hAnsi="Times New Roman" w:cs="Times New Roman"/>
        </w:rPr>
        <w:t xml:space="preserve"> </w:t>
      </w:r>
      <w:r w:rsidR="00DF1F74">
        <w:rPr>
          <w:rFonts w:ascii="Times New Roman" w:hAnsi="Times New Roman" w:cs="Times New Roman"/>
        </w:rPr>
        <w:t>Hebrew Immigrant Aid Society</w:t>
      </w:r>
      <w:r w:rsidR="00C006E1">
        <w:rPr>
          <w:rFonts w:ascii="Times New Roman" w:hAnsi="Times New Roman" w:cs="Times New Roman"/>
        </w:rPr>
        <w:t xml:space="preserve"> are large</w:t>
      </w:r>
      <w:r w:rsidR="00232AB8">
        <w:rPr>
          <w:rFonts w:ascii="Times New Roman" w:hAnsi="Times New Roman" w:cs="Times New Roman"/>
        </w:rPr>
        <w:t>,</w:t>
      </w:r>
      <w:r w:rsidR="00C006E1">
        <w:rPr>
          <w:rFonts w:ascii="Times New Roman" w:hAnsi="Times New Roman" w:cs="Times New Roman"/>
        </w:rPr>
        <w:t xml:space="preserve"> active</w:t>
      </w:r>
      <w:r w:rsidR="00232AB8">
        <w:rPr>
          <w:rFonts w:ascii="Times New Roman" w:hAnsi="Times New Roman" w:cs="Times New Roman"/>
        </w:rPr>
        <w:t xml:space="preserve"> refugee resettlement partners in each country.</w:t>
      </w:r>
      <w:r w:rsidR="00D1148B">
        <w:rPr>
          <w:rFonts w:ascii="Times New Roman" w:hAnsi="Times New Roman" w:cs="Times New Roman"/>
        </w:rPr>
        <w:t xml:space="preserve"> </w:t>
      </w:r>
    </w:p>
    <w:p w14:paraId="569317DA" w14:textId="64490A8E" w:rsidR="004842E5" w:rsidRDefault="00D1148B" w:rsidP="00374F47">
      <w:pPr>
        <w:spacing w:line="480" w:lineRule="auto"/>
        <w:ind w:firstLine="720"/>
        <w:rPr>
          <w:rFonts w:ascii="Times New Roman" w:hAnsi="Times New Roman" w:cs="Times New Roman"/>
        </w:rPr>
      </w:pPr>
      <w:r>
        <w:rPr>
          <w:rFonts w:ascii="Times New Roman" w:hAnsi="Times New Roman" w:cs="Times New Roman"/>
        </w:rPr>
        <w:t xml:space="preserve">There are reasons </w:t>
      </w:r>
      <w:r w:rsidR="003360D4">
        <w:rPr>
          <w:rFonts w:ascii="Times New Roman" w:hAnsi="Times New Roman" w:cs="Times New Roman"/>
        </w:rPr>
        <w:t xml:space="preserve">refugee outcomes could differ between the two countries. Canada </w:t>
      </w:r>
      <w:r w:rsidR="003A6C4A">
        <w:rPr>
          <w:rFonts w:ascii="Times New Roman" w:hAnsi="Times New Roman" w:cs="Times New Roman"/>
        </w:rPr>
        <w:t xml:space="preserve">offers refugee specific support for a full year after arrival, while the U.S. only offers </w:t>
      </w:r>
      <w:r w:rsidR="00EC408B">
        <w:rPr>
          <w:rFonts w:ascii="Times New Roman" w:hAnsi="Times New Roman" w:cs="Times New Roman"/>
        </w:rPr>
        <w:t>refugee specific support for 90 days (afterward, the household is eligible for the public assistance programs offered to U.S. residen</w:t>
      </w:r>
      <w:r w:rsidR="00493E2C">
        <w:rPr>
          <w:rFonts w:ascii="Times New Roman" w:hAnsi="Times New Roman" w:cs="Times New Roman"/>
        </w:rPr>
        <w:t>ts</w:t>
      </w:r>
      <w:r w:rsidR="00EC408B">
        <w:rPr>
          <w:rFonts w:ascii="Times New Roman" w:hAnsi="Times New Roman" w:cs="Times New Roman"/>
        </w:rPr>
        <w:t xml:space="preserve"> and citizens). </w:t>
      </w:r>
      <w:r w:rsidR="003A63A2">
        <w:rPr>
          <w:rFonts w:ascii="Times New Roman" w:hAnsi="Times New Roman" w:cs="Times New Roman"/>
        </w:rPr>
        <w:t>While there is</w:t>
      </w:r>
      <w:r w:rsidR="006806CA">
        <w:rPr>
          <w:rFonts w:ascii="Times New Roman" w:hAnsi="Times New Roman" w:cs="Times New Roman"/>
        </w:rPr>
        <w:t xml:space="preserve"> broad</w:t>
      </w:r>
      <w:r w:rsidR="00935DC9">
        <w:rPr>
          <w:rFonts w:ascii="Times New Roman" w:hAnsi="Times New Roman" w:cs="Times New Roman"/>
        </w:rPr>
        <w:t xml:space="preserve"> overlap, especially in</w:t>
      </w:r>
      <w:r w:rsidR="00125168">
        <w:rPr>
          <w:rFonts w:ascii="Times New Roman" w:hAnsi="Times New Roman" w:cs="Times New Roman"/>
        </w:rPr>
        <w:t xml:space="preserve"> large</w:t>
      </w:r>
      <w:r w:rsidR="00935DC9">
        <w:rPr>
          <w:rFonts w:ascii="Times New Roman" w:hAnsi="Times New Roman" w:cs="Times New Roman"/>
        </w:rPr>
        <w:t xml:space="preserve"> resettlement partners, </w:t>
      </w:r>
      <w:r w:rsidR="00125168">
        <w:rPr>
          <w:rFonts w:ascii="Times New Roman" w:hAnsi="Times New Roman" w:cs="Times New Roman"/>
        </w:rPr>
        <w:t>the resettlement partners are not the same across the U.S. and Canada.</w:t>
      </w:r>
      <w:r w:rsidR="00026AF0">
        <w:rPr>
          <w:rFonts w:ascii="Times New Roman" w:hAnsi="Times New Roman" w:cs="Times New Roman"/>
        </w:rPr>
        <w:t xml:space="preserve"> </w:t>
      </w:r>
      <w:r w:rsidR="000479B4">
        <w:rPr>
          <w:rFonts w:ascii="Times New Roman" w:hAnsi="Times New Roman" w:cs="Times New Roman"/>
        </w:rPr>
        <w:t>Additionally,</w:t>
      </w:r>
      <w:r w:rsidR="00026AF0">
        <w:rPr>
          <w:rFonts w:ascii="Times New Roman" w:hAnsi="Times New Roman" w:cs="Times New Roman"/>
        </w:rPr>
        <w:t xml:space="preserve"> only some organizations have operations in some areas (states/territories/cities) of a country. The interaction between resettlement </w:t>
      </w:r>
      <w:r w:rsidR="000479B4">
        <w:rPr>
          <w:rFonts w:ascii="Times New Roman" w:hAnsi="Times New Roman" w:cs="Times New Roman"/>
        </w:rPr>
        <w:t>partners</w:t>
      </w:r>
      <w:r w:rsidR="00026AF0">
        <w:rPr>
          <w:rFonts w:ascii="Times New Roman" w:hAnsi="Times New Roman" w:cs="Times New Roman"/>
        </w:rPr>
        <w:t xml:space="preserve"> and </w:t>
      </w:r>
      <w:r w:rsidR="00004435">
        <w:rPr>
          <w:rFonts w:ascii="Times New Roman" w:hAnsi="Times New Roman" w:cs="Times New Roman"/>
        </w:rPr>
        <w:t>characteristics of places might</w:t>
      </w:r>
      <w:r w:rsidR="00842F0D">
        <w:rPr>
          <w:rFonts w:ascii="Times New Roman" w:hAnsi="Times New Roman" w:cs="Times New Roman"/>
        </w:rPr>
        <w:t xml:space="preserve"> produce heterogenous outcomes. The conflicting </w:t>
      </w:r>
      <w:r w:rsidR="00F23501">
        <w:rPr>
          <w:rFonts w:ascii="Times New Roman" w:hAnsi="Times New Roman" w:cs="Times New Roman"/>
        </w:rPr>
        <w:t xml:space="preserve">views on the comparability of U.S. and Canada outcomes, as well as the consideration of similarities and differences between the </w:t>
      </w:r>
      <w:r w:rsidR="00823E43">
        <w:rPr>
          <w:rFonts w:ascii="Times New Roman" w:hAnsi="Times New Roman" w:cs="Times New Roman"/>
        </w:rPr>
        <w:t xml:space="preserve">government assisted </w:t>
      </w:r>
      <w:r w:rsidR="00F23501">
        <w:rPr>
          <w:rFonts w:ascii="Times New Roman" w:hAnsi="Times New Roman" w:cs="Times New Roman"/>
        </w:rPr>
        <w:t>resettlement</w:t>
      </w:r>
      <w:r w:rsidR="00823E43">
        <w:rPr>
          <w:rFonts w:ascii="Times New Roman" w:hAnsi="Times New Roman" w:cs="Times New Roman"/>
        </w:rPr>
        <w:t xml:space="preserve"> track leads to hypothesis 2: Government-directed resettlement tracks in both countries should be similar.</w:t>
      </w:r>
    </w:p>
    <w:p w14:paraId="3ED6ACA2" w14:textId="30FA125A" w:rsidR="009645FA" w:rsidRDefault="004842E5" w:rsidP="00E62121">
      <w:pPr>
        <w:spacing w:line="480" w:lineRule="auto"/>
        <w:ind w:firstLine="720"/>
        <w:rPr>
          <w:rFonts w:ascii="Times New Roman" w:hAnsi="Times New Roman" w:cs="Times New Roman"/>
        </w:rPr>
      </w:pPr>
      <w:r>
        <w:rPr>
          <w:rFonts w:ascii="Times New Roman" w:hAnsi="Times New Roman" w:cs="Times New Roman"/>
        </w:rPr>
        <w:t>The U.S. (during this time period) only offers the government-directed resettlement track</w:t>
      </w:r>
      <w:r w:rsidR="00ED5938">
        <w:rPr>
          <w:rFonts w:ascii="Times New Roman" w:hAnsi="Times New Roman" w:cs="Times New Roman"/>
        </w:rPr>
        <w:t xml:space="preserve"> </w:t>
      </w:r>
      <w:r w:rsidR="00CE45C1">
        <w:rPr>
          <w:rFonts w:ascii="Times New Roman" w:hAnsi="Times New Roman" w:cs="Times New Roman"/>
        </w:rPr>
        <w:t>co-</w:t>
      </w:r>
      <w:r w:rsidR="002F1BAB">
        <w:rPr>
          <w:rFonts w:ascii="Times New Roman" w:hAnsi="Times New Roman" w:cs="Times New Roman"/>
        </w:rPr>
        <w:t>directed</w:t>
      </w:r>
      <w:r w:rsidR="00CE45C1">
        <w:rPr>
          <w:rFonts w:ascii="Times New Roman" w:hAnsi="Times New Roman" w:cs="Times New Roman"/>
        </w:rPr>
        <w:t xml:space="preserve"> by the </w:t>
      </w:r>
      <w:r w:rsidR="002F1BAB">
        <w:rPr>
          <w:rFonts w:ascii="Times New Roman" w:hAnsi="Times New Roman" w:cs="Times New Roman"/>
        </w:rPr>
        <w:t xml:space="preserve">State </w:t>
      </w:r>
      <w:r w:rsidR="009747C7">
        <w:rPr>
          <w:rFonts w:ascii="Times New Roman" w:hAnsi="Times New Roman" w:cs="Times New Roman"/>
        </w:rPr>
        <w:t>D</w:t>
      </w:r>
      <w:r w:rsidR="002F1BAB">
        <w:rPr>
          <w:rFonts w:ascii="Times New Roman" w:hAnsi="Times New Roman" w:cs="Times New Roman"/>
        </w:rPr>
        <w:t xml:space="preserve">epartment and the Office of Refugee Resettlement </w:t>
      </w:r>
      <w:r w:rsidR="00ED5938">
        <w:rPr>
          <w:rFonts w:ascii="Times New Roman" w:hAnsi="Times New Roman" w:cs="Times New Roman"/>
        </w:rPr>
        <w:fldChar w:fldCharType="begin"/>
      </w:r>
      <w:r w:rsidR="00ED5938">
        <w:rPr>
          <w:rFonts w:ascii="Times New Roman" w:hAnsi="Times New Roman" w:cs="Times New Roman"/>
        </w:rPr>
        <w:instrText xml:space="preserve"> ADDIN ZOTERO_ITEM CSL_CITATION {"citationID":"yCXOjOGw","properties":{"formattedCitation":"(United States Office of Refugee Resettlement 2021)","plainCitation":"(United States Office of Refugee Resettlement 2021)","noteIndex":0},"citationItems":[{"id":68,"uris":["http://zotero.org/users/6152647/items/ZUVFDP8T"],"itemData":{"id":68,"type":"report","abstract":"The Annual Report to Congress for fiscal year (FY) 2018 was prepared in accordance with the Refugee Act of 1980. The report presents the activities, expenditures, and policies of the Office of Refugee Resettlement (ORR) and information about the individuals receiving ORR benefits and services. A summary of the information contained in this report is outlined below.","language":"en","publisher":"Office of Refugee Resettlement","title":"Annual Report to Congress 2018","URL":"https://www.acf.hhs.gov/report/annual-orr-reports-congress","author":[{"literal":"United States Office of Refugee Resettlement"}],"accessed":{"date-parts":[["2021",9,14]]},"issued":{"date-parts":[["2021"]]}}}],"schema":"https://github.com/citation-style-language/schema/raw/master/csl-citation.json"} </w:instrText>
      </w:r>
      <w:r w:rsidR="00ED5938">
        <w:rPr>
          <w:rFonts w:ascii="Times New Roman" w:hAnsi="Times New Roman" w:cs="Times New Roman"/>
        </w:rPr>
        <w:fldChar w:fldCharType="separate"/>
      </w:r>
      <w:r w:rsidR="00ED5938" w:rsidRPr="00ED5938">
        <w:rPr>
          <w:rFonts w:ascii="Times New Roman" w:hAnsi="Times New Roman" w:cs="Times New Roman"/>
        </w:rPr>
        <w:t>(United States Office of Refugee Resettlement 2021)</w:t>
      </w:r>
      <w:r w:rsidR="00ED5938">
        <w:rPr>
          <w:rFonts w:ascii="Times New Roman" w:hAnsi="Times New Roman" w:cs="Times New Roman"/>
        </w:rPr>
        <w:fldChar w:fldCharType="end"/>
      </w:r>
      <w:r>
        <w:rPr>
          <w:rFonts w:ascii="Times New Roman" w:hAnsi="Times New Roman" w:cs="Times New Roman"/>
        </w:rPr>
        <w:t>. Canada</w:t>
      </w:r>
      <w:r w:rsidR="004C25ED">
        <w:rPr>
          <w:rFonts w:ascii="Times New Roman" w:hAnsi="Times New Roman" w:cs="Times New Roman"/>
        </w:rPr>
        <w:t xml:space="preserve">’s government led program is </w:t>
      </w:r>
      <w:r w:rsidR="00B2103B">
        <w:rPr>
          <w:rFonts w:ascii="Times New Roman" w:hAnsi="Times New Roman" w:cs="Times New Roman"/>
        </w:rPr>
        <w:t>led</w:t>
      </w:r>
      <w:r w:rsidR="004C25ED">
        <w:rPr>
          <w:rFonts w:ascii="Times New Roman" w:hAnsi="Times New Roman" w:cs="Times New Roman"/>
        </w:rPr>
        <w:t xml:space="preserve"> by </w:t>
      </w:r>
      <w:r w:rsidR="00B2103B">
        <w:rPr>
          <w:rFonts w:ascii="Times New Roman" w:hAnsi="Times New Roman" w:cs="Times New Roman"/>
        </w:rPr>
        <w:t>the Department of Citizenship and Migration. Canada also</w:t>
      </w:r>
      <w:r>
        <w:rPr>
          <w:rFonts w:ascii="Times New Roman" w:hAnsi="Times New Roman" w:cs="Times New Roman"/>
        </w:rPr>
        <w:t xml:space="preserve"> has two other options: a private resettlement and blended</w:t>
      </w:r>
      <w:r w:rsidR="00724B57">
        <w:rPr>
          <w:rFonts w:ascii="Times New Roman" w:hAnsi="Times New Roman" w:cs="Times New Roman"/>
        </w:rPr>
        <w:t>-visa</w:t>
      </w:r>
      <w:r>
        <w:rPr>
          <w:rFonts w:ascii="Times New Roman" w:hAnsi="Times New Roman" w:cs="Times New Roman"/>
        </w:rPr>
        <w:t xml:space="preserve"> resettlement routes</w:t>
      </w:r>
      <w:r w:rsidR="00EE629B">
        <w:rPr>
          <w:rFonts w:ascii="Times New Roman" w:hAnsi="Times New Roman" w:cs="Times New Roman"/>
        </w:rPr>
        <w:t xml:space="preserve"> </w:t>
      </w:r>
      <w:r w:rsidR="00C9714F">
        <w:rPr>
          <w:rFonts w:ascii="Times New Roman" w:hAnsi="Times New Roman" w:cs="Times New Roman"/>
        </w:rPr>
        <w:fldChar w:fldCharType="begin"/>
      </w:r>
      <w:r w:rsidR="00EE629B">
        <w:rPr>
          <w:rFonts w:ascii="Times New Roman" w:hAnsi="Times New Roman" w:cs="Times New Roman"/>
        </w:rPr>
        <w:instrText xml:space="preserve"> ADDIN ZOTERO_ITEM CSL_CITATION {"citationID":"ww6gDs60","properties":{"formattedCitation":"(UNHCR Canada 2024)","plainCitation":"(UNHCR Canada 2024)","noteIndex":0},"citationItems":[{"id":1352,"uris":["http://zotero.org/users/6152647/items/AK3MWXXJ"],"itemData":{"id":1352,"type":"webpage","abstract":"https://youtu.be/mPu12hOoAu8","container-title":"UNHCR Canada","language":"en-US","title":"Refugee resettlement to Canada","URL":"https://help.unhcr.org/canada/refugee-resettlement-to-canada/","author":[{"literal":"UNHCR Canada"}],"accessed":{"date-parts":[["2024",12,12]]},"issued":{"date-parts":[["2024"]]}}}],"schema":"https://github.com/citation-style-language/schema/raw/master/csl-citation.json"} </w:instrText>
      </w:r>
      <w:r w:rsidR="00C9714F">
        <w:rPr>
          <w:rFonts w:ascii="Times New Roman" w:hAnsi="Times New Roman" w:cs="Times New Roman"/>
        </w:rPr>
        <w:fldChar w:fldCharType="separate"/>
      </w:r>
      <w:r w:rsidR="00EE629B" w:rsidRPr="00EE629B">
        <w:rPr>
          <w:rFonts w:ascii="Times New Roman" w:hAnsi="Times New Roman" w:cs="Times New Roman"/>
        </w:rPr>
        <w:t>(UNHCR Canada 2024)</w:t>
      </w:r>
      <w:r w:rsidR="00C9714F">
        <w:rPr>
          <w:rFonts w:ascii="Times New Roman" w:hAnsi="Times New Roman" w:cs="Times New Roman"/>
        </w:rPr>
        <w:fldChar w:fldCharType="end"/>
      </w:r>
      <w:r>
        <w:rPr>
          <w:rFonts w:ascii="Times New Roman" w:hAnsi="Times New Roman" w:cs="Times New Roman"/>
        </w:rPr>
        <w:t>.</w:t>
      </w:r>
      <w:r w:rsidR="00D60ED9">
        <w:rPr>
          <w:rFonts w:ascii="Times New Roman" w:hAnsi="Times New Roman" w:cs="Times New Roman"/>
        </w:rPr>
        <w:t xml:space="preserve"> Under the private resettlement program, </w:t>
      </w:r>
      <w:r w:rsidR="00883495">
        <w:rPr>
          <w:rFonts w:ascii="Times New Roman" w:hAnsi="Times New Roman" w:cs="Times New Roman"/>
        </w:rPr>
        <w:t xml:space="preserve">a group of </w:t>
      </w:r>
      <w:r w:rsidR="009747C7">
        <w:rPr>
          <w:rFonts w:ascii="Times New Roman" w:hAnsi="Times New Roman" w:cs="Times New Roman"/>
        </w:rPr>
        <w:t>five</w:t>
      </w:r>
      <w:r w:rsidR="00883495">
        <w:rPr>
          <w:rFonts w:ascii="Times New Roman" w:hAnsi="Times New Roman" w:cs="Times New Roman"/>
        </w:rPr>
        <w:t xml:space="preserve"> residents (or citizens) sign a pledge to provide</w:t>
      </w:r>
      <w:r w:rsidR="005B5085">
        <w:rPr>
          <w:rFonts w:ascii="Times New Roman" w:hAnsi="Times New Roman" w:cs="Times New Roman"/>
        </w:rPr>
        <w:t xml:space="preserve"> resettlement assistance and financial support</w:t>
      </w:r>
      <w:r w:rsidR="00883495">
        <w:rPr>
          <w:rFonts w:ascii="Times New Roman" w:hAnsi="Times New Roman" w:cs="Times New Roman"/>
        </w:rPr>
        <w:t xml:space="preserve"> for </w:t>
      </w:r>
      <w:r w:rsidR="004700D3">
        <w:rPr>
          <w:rFonts w:ascii="Times New Roman" w:hAnsi="Times New Roman" w:cs="Times New Roman"/>
        </w:rPr>
        <w:t>up to a</w:t>
      </w:r>
      <w:r w:rsidR="00883495">
        <w:rPr>
          <w:rFonts w:ascii="Times New Roman" w:hAnsi="Times New Roman" w:cs="Times New Roman"/>
        </w:rPr>
        <w:t xml:space="preserve"> year. </w:t>
      </w:r>
      <w:r w:rsidR="00724B57">
        <w:rPr>
          <w:rFonts w:ascii="Times New Roman" w:hAnsi="Times New Roman" w:cs="Times New Roman"/>
        </w:rPr>
        <w:t xml:space="preserve">The blended-visa program has household being supported by government partners for </w:t>
      </w:r>
      <w:r w:rsidR="00E40FE0">
        <w:rPr>
          <w:rFonts w:ascii="Times New Roman" w:hAnsi="Times New Roman" w:cs="Times New Roman"/>
        </w:rPr>
        <w:t>six months and private sponsors for the other six months.</w:t>
      </w:r>
    </w:p>
    <w:p w14:paraId="44D06034" w14:textId="7CF4A53E" w:rsidR="00E2728A" w:rsidRDefault="00E2728A" w:rsidP="00E2728A">
      <w:pPr>
        <w:spacing w:line="480" w:lineRule="auto"/>
        <w:rPr>
          <w:rFonts w:ascii="Times New Roman" w:hAnsi="Times New Roman" w:cs="Times New Roman"/>
        </w:rPr>
      </w:pPr>
      <w:r>
        <w:rPr>
          <w:rFonts w:ascii="Times New Roman" w:hAnsi="Times New Roman" w:cs="Times New Roman"/>
          <w:i/>
          <w:iCs/>
        </w:rPr>
        <w:t xml:space="preserve">The </w:t>
      </w:r>
      <w:r w:rsidR="008D08D2">
        <w:rPr>
          <w:rFonts w:ascii="Times New Roman" w:hAnsi="Times New Roman" w:cs="Times New Roman"/>
          <w:i/>
          <w:iCs/>
        </w:rPr>
        <w:t>Knowledge</w:t>
      </w:r>
      <w:r>
        <w:rPr>
          <w:rFonts w:ascii="Times New Roman" w:hAnsi="Times New Roman" w:cs="Times New Roman"/>
          <w:i/>
          <w:iCs/>
        </w:rPr>
        <w:t xml:space="preserve"> of Individuals</w:t>
      </w:r>
    </w:p>
    <w:p w14:paraId="009324E8" w14:textId="1C878DE8" w:rsidR="00AA201E" w:rsidRDefault="008840C3" w:rsidP="00E2728A">
      <w:pPr>
        <w:spacing w:line="480" w:lineRule="auto"/>
        <w:rPr>
          <w:rFonts w:ascii="Times New Roman" w:hAnsi="Times New Roman" w:cs="Times New Roman"/>
        </w:rPr>
      </w:pPr>
      <w:r>
        <w:rPr>
          <w:rFonts w:ascii="Times New Roman" w:hAnsi="Times New Roman" w:cs="Times New Roman"/>
        </w:rPr>
        <w:lastRenderedPageBreak/>
        <w:tab/>
        <w:t xml:space="preserve">There are a few </w:t>
      </w:r>
      <w:r w:rsidR="0082263E">
        <w:rPr>
          <w:rFonts w:ascii="Times New Roman" w:hAnsi="Times New Roman" w:cs="Times New Roman"/>
        </w:rPr>
        <w:t>pieces of literature</w:t>
      </w:r>
      <w:r>
        <w:rPr>
          <w:rFonts w:ascii="Times New Roman" w:hAnsi="Times New Roman" w:cs="Times New Roman"/>
        </w:rPr>
        <w:t xml:space="preserve"> which describe the ability for individuals to </w:t>
      </w:r>
      <w:r w:rsidR="00843F25">
        <w:rPr>
          <w:rFonts w:ascii="Times New Roman" w:hAnsi="Times New Roman" w:cs="Times New Roman"/>
        </w:rPr>
        <w:t>leverage their environments</w:t>
      </w:r>
      <w:r w:rsidR="00D96D51">
        <w:rPr>
          <w:rFonts w:ascii="Times New Roman" w:hAnsi="Times New Roman" w:cs="Times New Roman"/>
        </w:rPr>
        <w:t xml:space="preserve">. The first arguments go back to at least the socialist planned economies model vs the </w:t>
      </w:r>
      <w:r w:rsidR="0082263E">
        <w:rPr>
          <w:rFonts w:ascii="Times New Roman" w:hAnsi="Times New Roman" w:cs="Times New Roman"/>
        </w:rPr>
        <w:t>individualist capitalist economies with no central planning</w:t>
      </w:r>
      <w:r w:rsidR="00B53C23">
        <w:rPr>
          <w:rFonts w:ascii="Times New Roman" w:hAnsi="Times New Roman" w:cs="Times New Roman"/>
        </w:rPr>
        <w:t xml:space="preserve"> </w:t>
      </w:r>
      <w:r w:rsidR="007B4C45">
        <w:rPr>
          <w:rFonts w:ascii="Times New Roman" w:hAnsi="Times New Roman" w:cs="Times New Roman"/>
        </w:rPr>
        <w:fldChar w:fldCharType="begin"/>
      </w:r>
      <w:r w:rsidR="007B4C45">
        <w:rPr>
          <w:rFonts w:ascii="Times New Roman" w:hAnsi="Times New Roman" w:cs="Times New Roman"/>
        </w:rPr>
        <w:instrText xml:space="preserve"> ADDIN ZOTERO_ITEM CSL_CITATION {"citationID":"Tn0H1KX6","properties":{"formattedCitation":"(Hayek 1945)","plainCitation":"(Hayek 1945)","noteIndex":0},"citationItems":[{"id":1358,"uris":["http://zotero.org/users/6152647/items/34C8U75M"],"itemData":{"id":1358,"type":"article-journal","container-title":"The American Economic Review","ISSN":"0002-8282","issue":"4","note":"publisher: American Economic Association","page":"519-530","source":"JSTOR","title":"The Use of Knowledge in Society","volume":"35","author":[{"family":"Hayek","given":"F. A."}],"issued":{"date-parts":[["1945"]]}}}],"schema":"https://github.com/citation-style-language/schema/raw/master/csl-citation.json"} </w:instrText>
      </w:r>
      <w:r w:rsidR="007B4C45">
        <w:rPr>
          <w:rFonts w:ascii="Times New Roman" w:hAnsi="Times New Roman" w:cs="Times New Roman"/>
        </w:rPr>
        <w:fldChar w:fldCharType="separate"/>
      </w:r>
      <w:r w:rsidR="007B4C45" w:rsidRPr="007B4C45">
        <w:rPr>
          <w:rFonts w:ascii="Times New Roman" w:hAnsi="Times New Roman" w:cs="Times New Roman"/>
        </w:rPr>
        <w:t>(Hayek 1945)</w:t>
      </w:r>
      <w:r w:rsidR="007B4C45">
        <w:rPr>
          <w:rFonts w:ascii="Times New Roman" w:hAnsi="Times New Roman" w:cs="Times New Roman"/>
        </w:rPr>
        <w:fldChar w:fldCharType="end"/>
      </w:r>
      <w:r w:rsidR="003029CA">
        <w:rPr>
          <w:rFonts w:ascii="Times New Roman" w:hAnsi="Times New Roman" w:cs="Times New Roman"/>
        </w:rPr>
        <w:t xml:space="preserve">. </w:t>
      </w:r>
      <w:r w:rsidR="00946401">
        <w:rPr>
          <w:rFonts w:ascii="Times New Roman" w:hAnsi="Times New Roman" w:cs="Times New Roman"/>
        </w:rPr>
        <w:t xml:space="preserve">The socialist calculation debates </w:t>
      </w:r>
      <w:r w:rsidR="00B53C23">
        <w:rPr>
          <w:rFonts w:ascii="Times New Roman" w:hAnsi="Times New Roman" w:cs="Times New Roman"/>
        </w:rPr>
        <w:t>may seem odd to reference</w:t>
      </w:r>
      <w:r w:rsidR="004D1CF1">
        <w:rPr>
          <w:rFonts w:ascii="Times New Roman" w:hAnsi="Times New Roman" w:cs="Times New Roman"/>
        </w:rPr>
        <w:t>, but a</w:t>
      </w:r>
      <w:r w:rsidR="008E6436">
        <w:rPr>
          <w:rFonts w:ascii="Times New Roman" w:hAnsi="Times New Roman" w:cs="Times New Roman"/>
        </w:rPr>
        <w:t xml:space="preserve"> government-led</w:t>
      </w:r>
      <w:r w:rsidR="004D1CF1">
        <w:rPr>
          <w:rFonts w:ascii="Times New Roman" w:hAnsi="Times New Roman" w:cs="Times New Roman"/>
        </w:rPr>
        <w:t xml:space="preserve"> res</w:t>
      </w:r>
      <w:r w:rsidR="008E6436">
        <w:rPr>
          <w:rFonts w:ascii="Times New Roman" w:hAnsi="Times New Roman" w:cs="Times New Roman"/>
        </w:rPr>
        <w:t xml:space="preserve">ettlement program is a </w:t>
      </w:r>
      <w:r w:rsidR="004C582A">
        <w:rPr>
          <w:rFonts w:ascii="Times New Roman" w:hAnsi="Times New Roman" w:cs="Times New Roman"/>
        </w:rPr>
        <w:t>top-down</w:t>
      </w:r>
      <w:r w:rsidR="008E6436">
        <w:rPr>
          <w:rFonts w:ascii="Times New Roman" w:hAnsi="Times New Roman" w:cs="Times New Roman"/>
        </w:rPr>
        <w:t xml:space="preserve"> approach to integration, complete with</w:t>
      </w:r>
      <w:r w:rsidR="00963FE1">
        <w:rPr>
          <w:rFonts w:ascii="Times New Roman" w:hAnsi="Times New Roman" w:cs="Times New Roman"/>
        </w:rPr>
        <w:t xml:space="preserve"> from-the-top-direct goals and </w:t>
      </w:r>
      <w:r w:rsidR="00321E7C">
        <w:rPr>
          <w:rFonts w:ascii="Times New Roman" w:hAnsi="Times New Roman" w:cs="Times New Roman"/>
        </w:rPr>
        <w:t>initiatives. Government-led approaches have</w:t>
      </w:r>
      <w:r w:rsidR="008E6436">
        <w:rPr>
          <w:rFonts w:ascii="Times New Roman" w:hAnsi="Times New Roman" w:cs="Times New Roman"/>
        </w:rPr>
        <w:t xml:space="preserve"> the knowledge problems inherent in top-down approaches</w:t>
      </w:r>
      <w:r w:rsidR="00321E7C">
        <w:rPr>
          <w:rFonts w:ascii="Times New Roman" w:hAnsi="Times New Roman" w:cs="Times New Roman"/>
        </w:rPr>
        <w:t xml:space="preserve">, which may result in unintended consequences </w:t>
      </w:r>
      <w:r w:rsidR="00A7406E">
        <w:rPr>
          <w:rFonts w:ascii="Times New Roman" w:hAnsi="Times New Roman" w:cs="Times New Roman"/>
        </w:rPr>
        <w:t xml:space="preserve">and inefficient </w:t>
      </w:r>
      <w:r w:rsidR="005D4EBD">
        <w:rPr>
          <w:rFonts w:ascii="Times New Roman" w:hAnsi="Times New Roman" w:cs="Times New Roman"/>
        </w:rPr>
        <w:t>allocations of resources</w:t>
      </w:r>
      <w:r w:rsidR="008E6436">
        <w:rPr>
          <w:rFonts w:ascii="Times New Roman" w:hAnsi="Times New Roman" w:cs="Times New Roman"/>
        </w:rPr>
        <w:t xml:space="preserve"> </w:t>
      </w:r>
      <w:r w:rsidR="001538F1">
        <w:rPr>
          <w:rFonts w:ascii="Times New Roman" w:hAnsi="Times New Roman" w:cs="Times New Roman"/>
        </w:rPr>
        <w:fldChar w:fldCharType="begin"/>
      </w:r>
      <w:r w:rsidR="00456517">
        <w:rPr>
          <w:rFonts w:ascii="Times New Roman" w:hAnsi="Times New Roman" w:cs="Times New Roman"/>
        </w:rPr>
        <w:instrText xml:space="preserve"> ADDIN ZOTERO_ITEM CSL_CITATION {"citationID":"eVZipgEk","properties":{"formattedCitation":"(Coyne 2013; Lavoie 2016)","plainCitation":"(Coyne 2013; Lavoie 2016)","noteIndex":0},"citationItems":[{"id":"qFr1r8fZ/EF7fNnck","uris":["http://zotero.org/users/6152647/items/ZRS3JPWR"],"itemData":{"id":1354,"type":"book","abstract":"In 2010, Haiti was ravaged by a brutal earthquake that affected the lives of millions. The call to assist those in need was heard around the globe. Yet two years later humanitarian efforts led by governments and NGOs have largely failed. Resources are not reaching the needy due to bureaucratic red tape, and many assets have been squandered. How can efforts intended to help the suffering fail so badly? In this timely and provocative book, Christopher J. Coyne uses the economic way of thinking to explain why this and other humanitarian efforts that intend to do good end up doing nothing or causing harm. In addition to Haiti, Coyne considers a wide range of interventions. He explains why the U.S. government was ineffective following Hurricane Katrina, why the international humanitarian push to remove Muammar Gaddafi in Libya may very well end up causing more problems than prosperity, and why decades of efforts to respond to crises and foster development around the world have resulted in repeated failures. In place of the dominant approach to state-led humanitarian action, this book offers a bold alternative, focused on establishing an environment of economic freedom. If we are willing to experiment with aid—asking questions about how to foster development as a process of societal discovery, or how else we might engage the private sector, for instance—we increase the range of alternatives to help people and empower them to improve their communities. Anyone concerned with and dedicated to alleviating human suffering in the short term or for the long haul, from policymakers and activists to scholars, will find this book to be an insightful and provocative reframing of humanitarian action.","edition":"First Edition","event-place":"Stanford (Calif.)","ISBN":"978-0-8047-7228-0","language":"English","number-of-pages":"272","publisher":"Stanford University Press","publisher-place":"Stanford (Calif.)","source":"Amazon","title":"Doing Bad by Doing Good: Why Humanitarian Action Fails","title-short":"Doing Bad by Doing Good","author":[{"family":"Coyne","given":"Christopher J."}],"issued":{"date-parts":[["2013",5,1]]}}},{"id":1356,"uris":["http://zotero.org/users/6152647/items/ZNPR2W43"],"itemData":{"id":1356,"type":"book","abstract":"Can a “radical free-market” economy help to end poverty and militarism while avoiding the quagmire of central planning? Don Lavoie makes a strong case that it can in National Economic Planning: What Is Left? Avoiding the conventional pitfalls of the Right and the Left, Lavoie argues with a strong social consciousness that liberal and radical arguments for national economic planning fail to solve the basic problem of coordinating knowledge in society. He shows how decentralized markets solve this problem, while no means exist for a central planner to elicit the information needed to coordinate a complex, interrelated economy. National Economic Planning: What Is Left? begins by showing why there is a need for a scientific-radical perspective and why central planning is not the answer. The author systematically and thoroughly critiques Far Left and Marxist positions, as well as the more popular views of macroeconomic planning, economic democracy, and industrial policy. Lavoie’s premise is that economic planning is not a rationally organized, objective system but rather a dynamic process with only very subjective means for determining which product is “best” or preferred by the consumer. The arbiter for “what is best?” must be free-market competition and not a centralized planner. Planning can do nothing but disrupt social and economic coordination and worsen the serious problems of modern economies. Constantly sensitive to the social concerns that have inspired “radicals” from Thomas Jefferson to Karl Marx, Lavoie demonstrates where and why the traditional policies of the Left have failed, why today’s liberal and neoconservative variations on economic planning cannot accomplish their goals, and what alternative policies can produce progressive social change in a prosperous and growing economy. Economic planning, Lavoie contends, is an unworkable and ultimately reactionary policy that must be rejected by the Left if radicals seek to offer real solutions to pressing social problems. This book challenges radicals—and their critics—to begin reformulating their whole conception of progressive economic change without reliance on central planning. National Economic Planning: What Is Left? is as comprehensive as it is controversial. Written for lay readers as well as economists and social analysts, its arguments rely as heavily on common sense as they do on scientific method and will challenge thinkers and policymakers of every political persuasion. Praise for the Book“Don Lavoie’s book will serve a very important function. After more than fifty years of discussion in which the socialists at first just would not listen, their position has now collapsed. Yet this long discussion was not without benefits. We have learnt much from this resistance to seeing the truth, and we shall also learn much from studying this systematic exposition of the present state of our knowledge of the problems.” —F. A. Hayek, Nobel laureate“Lavoie’s superb study develops an immensely powerful case for the irrationality of national economic planning. It is distinctive in showing that conventional ideas of economic planning depend upon conceptions of human knowledge that are philosophically untenable. It will be of great interest to economists, political scientists, philosophers, and all those concerned with current trends in public policy.” —John Gray, Oxford University","edition":"1st edition","event-place":"Arlington, Virginia","ISBN":"978-1-942951-26-1","language":"English","number-of-pages":"322","publisher":"Mercatus Center at George Mason University","publisher-place":"Arlington, Virginia","source":"Amazon","title":"National Economic Planning: What Is Left?","title-short":"National Economic Planning","author":[{"family":"Lavoie","given":"Don"}],"issued":{"date-parts":[["2016",8,5]]}}}],"schema":"https://github.com/citation-style-language/schema/raw/master/csl-citation.json"} </w:instrText>
      </w:r>
      <w:r w:rsidR="001538F1">
        <w:rPr>
          <w:rFonts w:ascii="Times New Roman" w:hAnsi="Times New Roman" w:cs="Times New Roman"/>
        </w:rPr>
        <w:fldChar w:fldCharType="separate"/>
      </w:r>
      <w:r w:rsidR="00B57B27" w:rsidRPr="00B57B27">
        <w:rPr>
          <w:rFonts w:ascii="Times New Roman" w:hAnsi="Times New Roman" w:cs="Times New Roman"/>
        </w:rPr>
        <w:t>(Coyne 2013; Lavoie 2016)</w:t>
      </w:r>
      <w:r w:rsidR="001538F1">
        <w:rPr>
          <w:rFonts w:ascii="Times New Roman" w:hAnsi="Times New Roman" w:cs="Times New Roman"/>
        </w:rPr>
        <w:fldChar w:fldCharType="end"/>
      </w:r>
      <w:r w:rsidR="001538F1">
        <w:rPr>
          <w:rFonts w:ascii="Times New Roman" w:hAnsi="Times New Roman" w:cs="Times New Roman"/>
        </w:rPr>
        <w:t xml:space="preserve">. </w:t>
      </w:r>
    </w:p>
    <w:p w14:paraId="3F9E019C" w14:textId="15286F52" w:rsidR="00B57B27" w:rsidRDefault="00B57B27" w:rsidP="00647397">
      <w:pPr>
        <w:spacing w:line="480" w:lineRule="auto"/>
        <w:ind w:firstLine="720"/>
        <w:rPr>
          <w:rFonts w:ascii="Times New Roman" w:hAnsi="Times New Roman" w:cs="Times New Roman"/>
        </w:rPr>
      </w:pPr>
      <w:r>
        <w:rPr>
          <w:rFonts w:ascii="Times New Roman" w:hAnsi="Times New Roman" w:cs="Times New Roman"/>
        </w:rPr>
        <w:t xml:space="preserve">In contrast to the knowledge problems associated with centralized initiatives, the private resettlement program may be able to avoid most of these </w:t>
      </w:r>
      <w:r w:rsidR="008535DB">
        <w:rPr>
          <w:rFonts w:ascii="Times New Roman" w:hAnsi="Times New Roman" w:cs="Times New Roman"/>
        </w:rPr>
        <w:t>pitfalls</w:t>
      </w:r>
      <w:r>
        <w:rPr>
          <w:rFonts w:ascii="Times New Roman" w:hAnsi="Times New Roman" w:cs="Times New Roman"/>
        </w:rPr>
        <w:t xml:space="preserve"> by leveraging </w:t>
      </w:r>
      <w:r w:rsidR="005D45E1">
        <w:rPr>
          <w:rFonts w:ascii="Times New Roman" w:hAnsi="Times New Roman" w:cs="Times New Roman"/>
        </w:rPr>
        <w:t xml:space="preserve">the knowledge of residents who are closer to the refugee household. They may be able to pivot quicker and provide more targeted assistance to </w:t>
      </w:r>
      <w:r w:rsidR="008535DB">
        <w:rPr>
          <w:rFonts w:ascii="Times New Roman" w:hAnsi="Times New Roman" w:cs="Times New Roman"/>
        </w:rPr>
        <w:t xml:space="preserve">the households they have pledged to support. </w:t>
      </w:r>
      <w:r w:rsidR="004A3689">
        <w:rPr>
          <w:rFonts w:ascii="Times New Roman" w:hAnsi="Times New Roman" w:cs="Times New Roman"/>
        </w:rPr>
        <w:t xml:space="preserve">This leads to hypothesis 3: The private resettlement program should have higher economic self-sufficiency outcomes than the government or blended </w:t>
      </w:r>
      <w:r w:rsidR="000479B4">
        <w:rPr>
          <w:rFonts w:ascii="Times New Roman" w:hAnsi="Times New Roman" w:cs="Times New Roman"/>
        </w:rPr>
        <w:t xml:space="preserve">programs. </w:t>
      </w:r>
    </w:p>
    <w:p w14:paraId="3B91A2DE" w14:textId="77777777" w:rsidR="00833216" w:rsidRPr="00FF371D" w:rsidRDefault="00833216" w:rsidP="00833216">
      <w:pPr>
        <w:spacing w:line="480" w:lineRule="auto"/>
        <w:rPr>
          <w:rFonts w:ascii="Times New Roman" w:hAnsi="Times New Roman" w:cs="Times New Roman"/>
          <w:i/>
          <w:iCs/>
        </w:rPr>
      </w:pPr>
      <w:commentRangeStart w:id="3"/>
      <w:r w:rsidRPr="00FF371D">
        <w:rPr>
          <w:rFonts w:ascii="Times New Roman" w:hAnsi="Times New Roman" w:cs="Times New Roman"/>
          <w:i/>
          <w:iCs/>
        </w:rPr>
        <w:t>Data Sources</w:t>
      </w:r>
    </w:p>
    <w:p w14:paraId="5D2202E7" w14:textId="77777777" w:rsidR="00833216" w:rsidRDefault="00833216" w:rsidP="00833216">
      <w:pPr>
        <w:spacing w:line="480" w:lineRule="auto"/>
        <w:ind w:firstLine="720"/>
        <w:rPr>
          <w:rFonts w:ascii="Times New Roman" w:hAnsi="Times New Roman" w:cs="Times New Roman"/>
        </w:rPr>
      </w:pPr>
      <w:r w:rsidRPr="00FF371D">
        <w:rPr>
          <w:rFonts w:ascii="Times New Roman" w:hAnsi="Times New Roman" w:cs="Times New Roman"/>
        </w:rPr>
        <w:t xml:space="preserve">Despite North America’s foundational position in the refugee resettlement process, researchers know little about the refugee resettlement outcomes in North America. Currently, a central limitation is the availability of data on refugees </w:t>
      </w:r>
      <w:r w:rsidRPr="00FF371D">
        <w:rPr>
          <w:rFonts w:ascii="Times New Roman" w:hAnsi="Times New Roman" w:cs="Times New Roman"/>
        </w:rPr>
        <w:fldChar w:fldCharType="begin"/>
      </w:r>
      <w:r w:rsidRPr="00FF371D">
        <w:rPr>
          <w:rFonts w:ascii="Times New Roman" w:hAnsi="Times New Roman" w:cs="Times New Roman"/>
        </w:rPr>
        <w:instrText xml:space="preserve"> ADDIN ZOTERO_ITEM CSL_CITATION {"citationID":"NQ0ET1Ts","properties":{"formattedCitation":"(Bernstein 2018)","plainCitation":"(Bernstein 2018)","noteIndex":0},"citationItems":[{"id":118,"uris":["http://zotero.org/users/6152647/items/K777ZN6Z"],"itemData":{"id":118,"type":"article-magazine","abstract":"There is a major disconnect between the current policy debate and the reality of refugee outcomes in the US. After a tumultuous year of policy changes for the refugee resettlement program and as refugees are being framed as security, economic, and cultural threats, policymakers must consider the evidence base on the realities of refugees and their local communities. Today’s policy debates are not grounded in the evidence that underscores how successful refugee integration has been and how refugees differ from other immigrants. To that end, this report provides context on resettled refugees and the policy conversation, synthesizes evidence on integration outcomes, and discusses the strengths and weaknesses of the data sources and methods on which researchers rely. This clarifies what we do and do not know. We highlight gaps in the research base that, if filled, would provide a fuller picture on both sides of the integration equation: refugees and receiving communities. Current policy debates focus on skills-based admissions, costs, and security Current immigration policy debates revolve around reducing immigration across the board, with a privileging of skills-based admissions, concern over security threats and screening procedures, and a focus on the costs rather than the contributions immigrants make to their communities. Refugees make up a small part of the immigrant population and are entering the US to escape violence and persecution, but federal policy changes over the past year have targeted them alongside other groups. Since the first travel ban in January 2017, policy changes have caused major shocks to the refugee resettlement system. Refugee admissions in fiscal year 2017 hit a historic low, and admissions in fiscal year 2018 are likely to be much lower. What does the research say about refugee integration outcomes? Resettled refugees have entered the US on humanitarian grounds. They have been admitted for safety and refuge from violence, torture, or discrimination, not to contribute to our workforce. And yet, refugees do contribute to the US workforce and society. Recent research shows that after a period of adjustment after arrival, refugees integrate on economic, linguistic, and civic measures. On average, they participate in the labor force at high rates, their earnings rise, and their use of public benefits declines. Their English language skills improve, and those arriving during their youth have strong educational attainment. Set on a fast track to obtain green cards and citizenship compared with other immigrants, most refugees become US citizens, and many own homes and businesses. There is not just one “refugee experience.” They are a diverse group, and outcomes vary. Many remain limited by low English proficiency and low educational attainment, which influences their economic outcomes. Looking beyond economics to health, well-being, and social connection Recent research on refugees, including the cost report mandated by executive order, has focused on refugees’ economic costs and contributions, but this balance-sheet mentality has shortcomings. Refugees contribute to local economies, but they contribute in other ways. They bring new perspectives and diversity but sometimes disrupt local communities and have a stressful effect on local infrastructure like local schools and hospitals. Changes for the receiving community can be more challenging to measure and quantify than measuring outcomes for refugees. To inform resettlement policymaking decisions, we need to look beyond employment and collect more information on refugees’ noneconomic outcomes. In addition to economic, linguistic, and civic factors, researchers and stakeholders agree that health, well-being, and social connection are critical from a policy perspective. Gaps need to be filled to inform the policy conversation Any research on refugees is difficult given their vulnerable status, their small numbers, their geographic dispersion, and diversity in their language background and demographic characteristics. The data available to assess refugee integration are limited in some ways. Although existing evidence on key integration outcomes answers some questions, there are many gaps in our knowledge that merit study. Learning more about these issues will help our understanding of refugee integration in the US and inform decisionmaking. We must continue to push the evidence base to develop a stronger understanding of both sides of the integration equation—refugees and receiving communities. This report was updated in July 2018 to correct a citation.","container-title":"Urban Institute","language":"en","title":"Bringing Evidence to the Refugee Integration Debate","URL":"https://www.urban.org/research/publication/bringing-evidence-refugee-integration-debate","author":[{"family":"Bernstein","given":"Hamutal"}],"accessed":{"date-parts":[["2020",12,14]]},"issued":{"date-parts":[["2018",4,5]]}}}],"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(Bernstein 2018)</w:t>
      </w:r>
      <w:r w:rsidRPr="00FF371D">
        <w:rPr>
          <w:rFonts w:ascii="Times New Roman" w:hAnsi="Times New Roman" w:cs="Times New Roman"/>
        </w:rPr>
        <w:fldChar w:fldCharType="end"/>
      </w:r>
      <w:r w:rsidRPr="00FF371D">
        <w:rPr>
          <w:rFonts w:ascii="Times New Roman" w:hAnsi="Times New Roman" w:cs="Times New Roman"/>
        </w:rPr>
        <w:t xml:space="preserve">. In the U.S., research on refugees often imputes refugee status from the ACS using the Yearbook of Immigration Statistics to identify which arrival-year/sending-country pairs are likely refugees. This method is widely used </w:t>
      </w:r>
      <w:r w:rsidRPr="00FF371D">
        <w:rPr>
          <w:rFonts w:ascii="Times New Roman" w:hAnsi="Times New Roman" w:cs="Times New Roman"/>
        </w:rPr>
        <w:fldChar w:fldCharType="begin"/>
      </w:r>
      <w:r w:rsidRPr="00FF371D">
        <w:rPr>
          <w:rFonts w:ascii="Times New Roman" w:hAnsi="Times New Roman" w:cs="Times New Roman"/>
        </w:rPr>
        <w:instrText xml:space="preserve"> ADDIN ZOTERO_ITEM CSL_CITATION {"citationID":"Gehi7w1V","properties":{"formattedCitation":"(Capps et al. 2015; Evans and Fitzgerald 2017; Fix et al. 2017)","plainCitation":"(Capps et al. 2015; Evans and Fitzgerald 2017; Fix et al. 2017)","noteIndex":0},"citationItems":[{"id":107,"uris":["http://zotero.org/users/6152647/items/ZYDJ9EM5"],"itemData":{"id":107,"type":"report","abstract":"Using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id":108,"uris":["http://zotero.org/users/6152647/items/K2FLMLVY"],"itemData":{"id":108,"type":"report","abstract":"Founded in 1920, the NBER is a private, non-profit, non-partisan organization dedicated to conducting economic research and to disseminating research findings among academics, public policy makers, and business professionals.","language":"en","note":"DOI: 10.3386/w23498","number":"w23498","publisher":"National Bureau of Economic Research","source":"www.nber.org","title":"The Economic and Social Outcomes of Refugees in the United States: Evidence from the ACS","title-short":"The Economic and Social Outcomes of Refugees in the United States","URL":"https://www.nber.org/papers/w23498","author":[{"family":"Evans","given":"William N."},{"family":"Fitzgerald","given":"Daniel"}],"accessed":{"date-parts":[["2020",12,9]]},"issued":{"date-parts":[["2017",6,12]]}}},{"id":220,"uris":["http://zotero.org/users/6152647/items/7ESL2XNT"],"itemData":{"id":220,"type":"document","abstract":"Approximately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Pr="00FF371D">
        <w:rPr>
          <w:rFonts w:ascii="Times New Roman" w:hAnsi="Times New Roman" w:cs="Times New Roman"/>
        </w:rPr>
        <w:fldChar w:fldCharType="separate"/>
      </w:r>
      <w:r w:rsidRPr="00FF371D">
        <w:rPr>
          <w:rFonts w:ascii="Times New Roman" w:hAnsi="Times New Roman" w:cs="Times New Roman"/>
        </w:rPr>
        <w:t>(Capps et al. 2015; Evans and Fitzgerald 2017; Fix et al. 2017)</w:t>
      </w:r>
      <w:r w:rsidRPr="00FF371D">
        <w:rPr>
          <w:rFonts w:ascii="Times New Roman" w:hAnsi="Times New Roman" w:cs="Times New Roman"/>
        </w:rPr>
        <w:fldChar w:fldCharType="end"/>
      </w:r>
      <w:r w:rsidRPr="00FF371D">
        <w:rPr>
          <w:rFonts w:ascii="Times New Roman" w:hAnsi="Times New Roman" w:cs="Times New Roman"/>
        </w:rPr>
        <w:t xml:space="preserve">, but likely over- and under- identifies refugees. The over-identification problem occurs when the small number of migrants from a refugee-imputed arrival-year/sending-country pair are erroneously labeled as refugees </w:t>
      </w:r>
      <w:r w:rsidRPr="00FF371D">
        <w:rPr>
          <w:rFonts w:ascii="Times New Roman" w:hAnsi="Times New Roman" w:cs="Times New Roman"/>
        </w:rPr>
        <w:lastRenderedPageBreak/>
        <w:t xml:space="preserve">when they come through a different process. The under-identification problem arises when refugee generating events do not cover a large enough proportion of out-migrants to meet the arbitrary threshold picked by the researcher. </w:t>
      </w:r>
    </w:p>
    <w:p w14:paraId="7CD6331A" w14:textId="77777777" w:rsidR="00833216" w:rsidRDefault="00833216" w:rsidP="00833216">
      <w:pPr>
        <w:spacing w:line="480" w:lineRule="auto"/>
        <w:ind w:firstLine="720"/>
        <w:rPr>
          <w:rFonts w:ascii="Times New Roman" w:hAnsi="Times New Roman" w:cs="Times New Roman"/>
        </w:rPr>
      </w:pPr>
      <w:r>
        <w:rPr>
          <w:rFonts w:ascii="Times New Roman" w:hAnsi="Times New Roman" w:cs="Times New Roman"/>
        </w:rPr>
        <w:t xml:space="preserve">There is a large dataset that identifies refugees perfectly: the New Immigrant Survey. The main drawback is that the full-cohort survey is only administered twice, both times in 2003. The ACS and the New Immigrant Survey are the only national level general datasets with large enough samples for refugee analyses I am aware of </w:t>
      </w:r>
      <w:r>
        <w:rPr>
          <w:rFonts w:ascii="Times New Roman" w:hAnsi="Times New Roman" w:cs="Times New Roman"/>
        </w:rPr>
        <w:fldChar w:fldCharType="begin"/>
      </w:r>
      <w:r>
        <w:rPr>
          <w:rFonts w:ascii="Times New Roman" w:hAnsi="Times New Roman" w:cs="Times New Roman"/>
        </w:rPr>
        <w:instrText xml:space="preserve"> ADDIN ZOTERO_ITEM CSL_CITATION {"citationID":"imGCZVuu","properties":{"formattedCitation":"(Bernstein 2018)","plainCitation":"(Bernstein 2018)","noteIndex":0},"citationItems":[{"id":118,"uris":["http://zotero.org/users/6152647/items/K777ZN6Z"],"itemData":{"id":118,"type":"article-magazine","abstract":"There is a major disconnect between the current policy debate and the reality of refugee outcomes in the US. After a tumultuous year of policy changes for the refugee resettlement program and as refugees are being framed as security, economic, and cultural threats, policymakers must consider the evidence base on the realities of refugees and their local communities. Today’s policy debates are not grounded in the evidence that underscores how successful refugee integration has been and how refugees differ from other immigrants. To that end, this report provides context on resettled refugees and the policy conversation, synthesizes evidence on integration outcomes, and discusses the strengths and weaknesses of the data sources and methods on which researchers rely. This clarifies what we do and do not know. We highlight gaps in the research base that, if filled, would provide a fuller picture on both sides of the integration equation: refugees and receiving communities. Current policy debates focus on skills-based admissions, costs, and security Current immigration policy debates revolve around reducing immigration across the board, with a privileging of skills-based admissions, concern over security threats and screening procedures, and a focus on the costs rather than the contributions immigrants make to their communities. Refugees make up a small part of the immigrant population and are entering the US to escape violence and persecution, but federal policy changes over the past year have targeted them alongside other groups. Since the first travel ban in January 2017, policy changes have caused major shocks to the refugee resettlement system. Refugee admissions in fiscal year 2017 hit a historic low, and admissions in fiscal year 2018 are likely to be much lower. What does the research say about refugee integration outcomes? Resettled refugees have entered the US on humanitarian grounds. They have been admitted for safety and refuge from violence, torture, or discrimination, not to contribute to our workforce. And yet, refugees do contribute to the US workforce and society. Recent research shows that after a period of adjustment after arrival, refugees integrate on economic, linguistic, and civic measures. On average, they participate in the labor force at high rates, their earnings rise, and their use of public benefits declines. Their English language skills improve, and those arriving during their youth have strong educational attainment. Set on a fast track to obtain green cards and citizenship compared with other immigrants, most refugees become US citizens, and many own homes and businesses. There is not just one “refugee experience.” They are a diverse group, and outcomes vary. Many remain limited by low English proficiency and low educational attainment, which influences their economic outcomes. Looking beyond economics to health, well-being, and social connection Recent research on refugees, including the cost report mandated by executive order, has focused on refugees’ economic costs and contributions, but this balance-sheet mentality has shortcomings. Refugees contribute to local economies, but they contribute in other ways. They bring new perspectives and diversity but sometimes disrupt local communities and have a stressful effect on local infrastructure like local schools and hospitals. Changes for the receiving community can be more challenging to measure and quantify than measuring outcomes for refugees. To inform resettlement policymaking decisions, we need to look beyond employment and collect more information on refugees’ noneconomic outcomes. In addition to economic, linguistic, and civic factors, researchers and stakeholders agree that health, well-being, and social connection are critical from a policy perspective. Gaps need to be filled to inform the policy conversation Any research on refugees is difficult given their vulnerable status, their small numbers, their geographic dispersion, and diversity in their language background and demographic characteristics. The data available to assess refugee integration are limited in some ways. Although existing evidence on key integration outcomes answers some questions, there are many gaps in our knowledge that merit study. Learning more about these issues will help our understanding of refugee integration in the US and inform decisionmaking. We must continue to push the evidence base to develop a stronger understanding of both sides of the integration equation—refugees and receiving communities. This report was updated in July 2018 to correct a citation.","container-title":"Urban Institute","language":"en","title":"Bringing Evidence to the Refugee Integration Debate","URL":"https://www.urban.org/research/publication/bringing-evidence-refugee-integration-debate","author":[{"family":"Bernstein","given":"Hamutal"}],"accessed":{"date-parts":[["2020",12,14]]},"issued":{"date-parts":[["2018",4,5]]}}}],"schema":"https://github.com/citation-style-language/schema/raw/master/csl-citation.json"} </w:instrText>
      </w:r>
      <w:r>
        <w:rPr>
          <w:rFonts w:ascii="Times New Roman" w:hAnsi="Times New Roman" w:cs="Times New Roman"/>
        </w:rPr>
        <w:fldChar w:fldCharType="separate"/>
      </w:r>
      <w:r w:rsidRPr="00944F3D">
        <w:rPr>
          <w:rFonts w:ascii="Times New Roman" w:hAnsi="Times New Roman" w:cs="Times New Roman"/>
        </w:rPr>
        <w:t>(Bernstein 2018)</w:t>
      </w:r>
      <w:r>
        <w:rPr>
          <w:rFonts w:ascii="Times New Roman" w:hAnsi="Times New Roman" w:cs="Times New Roman"/>
        </w:rPr>
        <w:fldChar w:fldCharType="end"/>
      </w:r>
      <w:r>
        <w:rPr>
          <w:rFonts w:ascii="Times New Roman" w:hAnsi="Times New Roman" w:cs="Times New Roman"/>
        </w:rPr>
        <w:t xml:space="preserve">. </w:t>
      </w:r>
    </w:p>
    <w:p w14:paraId="40736ED2" w14:textId="77777777" w:rsidR="00833216" w:rsidRDefault="00833216" w:rsidP="00833216">
      <w:pPr>
        <w:spacing w:line="480" w:lineRule="auto"/>
        <w:ind w:firstLine="720"/>
        <w:rPr>
          <w:rFonts w:ascii="Times New Roman" w:hAnsi="Times New Roman" w:cs="Times New Roman"/>
        </w:rPr>
      </w:pPr>
      <w:r w:rsidRPr="00FF371D">
        <w:rPr>
          <w:rFonts w:ascii="Times New Roman" w:hAnsi="Times New Roman" w:cs="Times New Roman"/>
        </w:rPr>
        <w:t xml:space="preserve">An alternative is the Annual Survey of Refugees, which accurately identifies refugee households and offers a rich array of variables. This survey was only recently made available for public use and is an advancement in the measurement of refugee outcomes in the U.S. A major limitation is that the Annual Survey of Refugees only observes a cohort for five years, and so only short-term outcomes can be analyzed.  </w:t>
      </w:r>
      <w:r>
        <w:rPr>
          <w:rFonts w:ascii="Times New Roman" w:hAnsi="Times New Roman" w:cs="Times New Roman"/>
        </w:rPr>
        <w:t xml:space="preserve">The only other option for refugee research is for researchers to gather their own data or use administrative records. </w:t>
      </w:r>
    </w:p>
    <w:p w14:paraId="3ED80BB4" w14:textId="2F9BDDA1" w:rsidR="00833216" w:rsidRDefault="00833216" w:rsidP="00833216">
      <w:pPr>
        <w:spacing w:line="480" w:lineRule="auto"/>
        <w:ind w:firstLine="720"/>
        <w:rPr>
          <w:rFonts w:ascii="Times New Roman" w:hAnsi="Times New Roman" w:cs="Times New Roman"/>
        </w:rPr>
      </w:pPr>
      <w:r w:rsidRPr="00FF371D">
        <w:rPr>
          <w:rFonts w:ascii="Times New Roman" w:hAnsi="Times New Roman" w:cs="Times New Roman"/>
        </w:rPr>
        <w:t>In</w:t>
      </w:r>
      <w:r>
        <w:rPr>
          <w:rFonts w:ascii="Times New Roman" w:hAnsi="Times New Roman" w:cs="Times New Roman"/>
        </w:rPr>
        <w:t xml:space="preserve"> contrast to the U.S. case, </w:t>
      </w:r>
      <w:r w:rsidRPr="00FF371D">
        <w:rPr>
          <w:rFonts w:ascii="Times New Roman" w:hAnsi="Times New Roman" w:cs="Times New Roman"/>
        </w:rPr>
        <w:t>Canada provide</w:t>
      </w:r>
      <w:r>
        <w:rPr>
          <w:rFonts w:ascii="Times New Roman" w:hAnsi="Times New Roman" w:cs="Times New Roman"/>
        </w:rPr>
        <w:t>s</w:t>
      </w:r>
      <w:r w:rsidRPr="00FF371D">
        <w:rPr>
          <w:rFonts w:ascii="Times New Roman" w:hAnsi="Times New Roman" w:cs="Times New Roman"/>
        </w:rPr>
        <w:t xml:space="preserve"> a census of every migrant, including refugees in their longitudinal </w:t>
      </w:r>
      <w:proofErr w:type="spellStart"/>
      <w:r w:rsidRPr="00FF371D">
        <w:rPr>
          <w:rFonts w:ascii="Times New Roman" w:hAnsi="Times New Roman" w:cs="Times New Roman"/>
        </w:rPr>
        <w:t>iMmigration</w:t>
      </w:r>
      <w:proofErr w:type="spellEnd"/>
      <w:r w:rsidRPr="00FF371D">
        <w:rPr>
          <w:rFonts w:ascii="Times New Roman" w:hAnsi="Times New Roman" w:cs="Times New Roman"/>
        </w:rPr>
        <w:t xml:space="preserve"> </w:t>
      </w:r>
      <w:proofErr w:type="spellStart"/>
      <w:r w:rsidRPr="00FF371D">
        <w:rPr>
          <w:rFonts w:ascii="Times New Roman" w:hAnsi="Times New Roman" w:cs="Times New Roman"/>
        </w:rPr>
        <w:t>DataBase</w:t>
      </w:r>
      <w:proofErr w:type="spellEnd"/>
      <w:r w:rsidRPr="00FF371D">
        <w:rPr>
          <w:rFonts w:ascii="Times New Roman" w:hAnsi="Times New Roman" w:cs="Times New Roman"/>
        </w:rPr>
        <w:t xml:space="preserve"> (</w:t>
      </w:r>
      <w:proofErr w:type="spellStart"/>
      <w:r w:rsidRPr="00FF371D">
        <w:rPr>
          <w:rFonts w:ascii="Times New Roman" w:hAnsi="Times New Roman" w:cs="Times New Roman"/>
        </w:rPr>
        <w:t>lMDB</w:t>
      </w:r>
      <w:proofErr w:type="spellEnd"/>
      <w:r w:rsidRPr="00FF371D">
        <w:rPr>
          <w:rFonts w:ascii="Times New Roman" w:hAnsi="Times New Roman" w:cs="Times New Roman"/>
        </w:rPr>
        <w:t>)</w:t>
      </w:r>
      <w:r>
        <w:rPr>
          <w:rFonts w:ascii="Times New Roman" w:hAnsi="Times New Roman" w:cs="Times New Roman"/>
        </w:rPr>
        <w:t>. A key drawback is that t</w:t>
      </w:r>
      <w:r w:rsidRPr="00FF371D">
        <w:rPr>
          <w:rFonts w:ascii="Times New Roman" w:hAnsi="Times New Roman" w:cs="Times New Roman"/>
        </w:rPr>
        <w:t>he variables are very limited, and analysis is only possible using aggregate data</w:t>
      </w:r>
      <w:r>
        <w:rPr>
          <w:rFonts w:ascii="Times New Roman" w:hAnsi="Times New Roman" w:cs="Times New Roman"/>
        </w:rPr>
        <w:t xml:space="preserve"> without special permission</w:t>
      </w:r>
      <w:r w:rsidRPr="00FF371D">
        <w:rPr>
          <w:rFonts w:ascii="Times New Roman" w:hAnsi="Times New Roman" w:cs="Times New Roman"/>
        </w:rPr>
        <w:t>. A great benefit of this non-sampled data is the elimination of confidence intervals for these results. There is no discrepancy or adjustments to make when considering the broader population because this data is available for everyone who files taxes.</w:t>
      </w:r>
      <w:r>
        <w:rPr>
          <w:rFonts w:ascii="Times New Roman" w:hAnsi="Times New Roman" w:cs="Times New Roman"/>
        </w:rPr>
        <w:t xml:space="preserve"> This does assume that tax filers are representative of the refugee population generally.</w:t>
      </w:r>
      <w:commentRangeEnd w:id="3"/>
      <w:r>
        <w:rPr>
          <w:rStyle w:val="CommentReference"/>
        </w:rPr>
        <w:commentReference w:id="3"/>
      </w:r>
      <w:r>
        <w:rPr>
          <w:rFonts w:ascii="Times New Roman" w:hAnsi="Times New Roman" w:cs="Times New Roman"/>
        </w:rPr>
        <w:t xml:space="preserve"> </w:t>
      </w:r>
    </w:p>
    <w:p w14:paraId="71E3A16E" w14:textId="5683D70B" w:rsidR="000479B4" w:rsidRDefault="000479B4" w:rsidP="000479B4">
      <w:pPr>
        <w:spacing w:line="480" w:lineRule="auto"/>
        <w:rPr>
          <w:rFonts w:ascii="Times New Roman" w:hAnsi="Times New Roman" w:cs="Times New Roman"/>
        </w:rPr>
      </w:pPr>
      <w:r>
        <w:rPr>
          <w:rFonts w:ascii="Times New Roman" w:hAnsi="Times New Roman" w:cs="Times New Roman"/>
        </w:rPr>
        <w:t>METHODS</w:t>
      </w:r>
    </w:p>
    <w:p w14:paraId="077A3961" w14:textId="5C952016" w:rsidR="0043234E" w:rsidRPr="0043234E" w:rsidRDefault="0043234E" w:rsidP="000479B4">
      <w:pPr>
        <w:spacing w:line="480" w:lineRule="auto"/>
        <w:rPr>
          <w:rFonts w:ascii="Times New Roman" w:hAnsi="Times New Roman" w:cs="Times New Roman"/>
          <w:i/>
          <w:iCs/>
          <w:rPrChange w:id="4" w:author="Lariscy, Joseph" w:date="2024-12-18T15:22:00Z" w16du:dateUtc="2024-12-18T21:22:00Z">
            <w:rPr>
              <w:rFonts w:ascii="Times New Roman" w:hAnsi="Times New Roman" w:cs="Times New Roman"/>
            </w:rPr>
          </w:rPrChange>
        </w:rPr>
      </w:pPr>
      <w:r w:rsidRPr="0043234E">
        <w:rPr>
          <w:rFonts w:ascii="Times New Roman" w:hAnsi="Times New Roman" w:cs="Times New Roman"/>
          <w:i/>
          <w:iCs/>
          <w:rPrChange w:id="5" w:author="Lariscy, Joseph" w:date="2024-12-18T15:22:00Z" w16du:dateUtc="2024-12-18T21:22:00Z">
            <w:rPr>
              <w:rFonts w:ascii="Times New Roman" w:hAnsi="Times New Roman" w:cs="Times New Roman"/>
            </w:rPr>
          </w:rPrChange>
        </w:rPr>
        <w:t>Data</w:t>
      </w:r>
    </w:p>
    <w:p w14:paraId="18CF8346" w14:textId="77777777" w:rsidR="00F065AF" w:rsidRDefault="00B2103B" w:rsidP="00E95B40">
      <w:pPr>
        <w:spacing w:line="480" w:lineRule="auto"/>
        <w:ind w:firstLine="720"/>
        <w:rPr>
          <w:rFonts w:ascii="Times New Roman" w:hAnsi="Times New Roman" w:cs="Times New Roman"/>
        </w:rPr>
      </w:pPr>
      <w:r>
        <w:rPr>
          <w:rFonts w:ascii="Times New Roman" w:hAnsi="Times New Roman" w:cs="Times New Roman"/>
        </w:rPr>
        <w:lastRenderedPageBreak/>
        <w:t>For the U.S. data, I</w:t>
      </w:r>
      <w:r w:rsidR="00E95B40">
        <w:rPr>
          <w:rFonts w:ascii="Times New Roman" w:hAnsi="Times New Roman" w:cs="Times New Roman"/>
        </w:rPr>
        <w:t xml:space="preserve"> use the Annual Survey of Refugees, a sample of refugees admitted to the United States. This data is only publicly available since 2016. </w:t>
      </w:r>
      <w:r w:rsidR="00562CBA">
        <w:rPr>
          <w:rFonts w:ascii="Times New Roman" w:hAnsi="Times New Roman" w:cs="Times New Roman"/>
        </w:rPr>
        <w:t>I weight the data to reflect the broad</w:t>
      </w:r>
      <w:r w:rsidR="00F065AF">
        <w:rPr>
          <w:rFonts w:ascii="Times New Roman" w:hAnsi="Times New Roman" w:cs="Times New Roman"/>
        </w:rPr>
        <w:t>er</w:t>
      </w:r>
      <w:r w:rsidR="00562CBA">
        <w:rPr>
          <w:rFonts w:ascii="Times New Roman" w:hAnsi="Times New Roman" w:cs="Times New Roman"/>
        </w:rPr>
        <w:t xml:space="preserve"> U.S. population</w:t>
      </w:r>
      <w:r w:rsidR="00F065AF">
        <w:rPr>
          <w:rFonts w:ascii="Times New Roman" w:hAnsi="Times New Roman" w:cs="Times New Roman"/>
        </w:rPr>
        <w:t xml:space="preserve">, </w:t>
      </w:r>
      <w:r w:rsidR="00562CBA">
        <w:rPr>
          <w:rFonts w:ascii="Times New Roman" w:hAnsi="Times New Roman" w:cs="Times New Roman"/>
        </w:rPr>
        <w:t>adjust</w:t>
      </w:r>
      <w:r w:rsidR="00F065AF">
        <w:rPr>
          <w:rFonts w:ascii="Times New Roman" w:hAnsi="Times New Roman" w:cs="Times New Roman"/>
        </w:rPr>
        <w:t>ing</w:t>
      </w:r>
      <w:r w:rsidR="00562CBA">
        <w:rPr>
          <w:rFonts w:ascii="Times New Roman" w:hAnsi="Times New Roman" w:cs="Times New Roman"/>
        </w:rPr>
        <w:t xml:space="preserve"> for over and under sampling</w:t>
      </w:r>
      <w:r w:rsidR="0036572D">
        <w:rPr>
          <w:rFonts w:ascii="Times New Roman" w:hAnsi="Times New Roman" w:cs="Times New Roman"/>
        </w:rPr>
        <w:t xml:space="preserve"> of different groups.</w:t>
      </w:r>
      <w:r w:rsidR="00F065AF">
        <w:rPr>
          <w:rFonts w:ascii="Times New Roman" w:hAnsi="Times New Roman" w:cs="Times New Roman"/>
        </w:rPr>
        <w:t xml:space="preserve"> </w:t>
      </w:r>
    </w:p>
    <w:p w14:paraId="4ACF9722" w14:textId="24AA9EAF" w:rsidR="000B264F" w:rsidRDefault="00F065AF" w:rsidP="00E95B40">
      <w:pPr>
        <w:spacing w:line="480" w:lineRule="auto"/>
        <w:ind w:firstLine="720"/>
        <w:rPr>
          <w:rFonts w:ascii="Times New Roman" w:hAnsi="Times New Roman" w:cs="Times New Roman"/>
        </w:rPr>
      </w:pPr>
      <w:r>
        <w:rPr>
          <w:rFonts w:ascii="Times New Roman" w:hAnsi="Times New Roman" w:cs="Times New Roman"/>
        </w:rPr>
        <w:t xml:space="preserve">The Canadian data come </w:t>
      </w:r>
      <w:r w:rsidR="003A18B8">
        <w:rPr>
          <w:rFonts w:ascii="Times New Roman" w:hAnsi="Times New Roman" w:cs="Times New Roman"/>
        </w:rPr>
        <w:t xml:space="preserve">from </w:t>
      </w:r>
      <w:r>
        <w:rPr>
          <w:rFonts w:ascii="Times New Roman" w:hAnsi="Times New Roman" w:cs="Times New Roman"/>
        </w:rPr>
        <w:t xml:space="preserve">the </w:t>
      </w:r>
      <w:proofErr w:type="spellStart"/>
      <w:r w:rsidR="009154DA">
        <w:rPr>
          <w:rFonts w:ascii="Times New Roman" w:hAnsi="Times New Roman" w:cs="Times New Roman"/>
        </w:rPr>
        <w:t>l</w:t>
      </w:r>
      <w:r>
        <w:rPr>
          <w:rFonts w:ascii="Times New Roman" w:hAnsi="Times New Roman" w:cs="Times New Roman"/>
        </w:rPr>
        <w:t>MDB</w:t>
      </w:r>
      <w:proofErr w:type="spellEnd"/>
      <w:r w:rsidR="00DE4782">
        <w:rPr>
          <w:rFonts w:ascii="Times New Roman" w:hAnsi="Times New Roman" w:cs="Times New Roman"/>
        </w:rPr>
        <w:t>, which is a census of tax filers. Data is available earlier than 2016, but I only use data</w:t>
      </w:r>
      <w:r w:rsidR="00A207E3">
        <w:rPr>
          <w:rFonts w:ascii="Times New Roman" w:hAnsi="Times New Roman" w:cs="Times New Roman"/>
        </w:rPr>
        <w:t xml:space="preserve"> after 2016 to </w:t>
      </w:r>
      <w:r w:rsidR="0043234E">
        <w:rPr>
          <w:rFonts w:ascii="Times New Roman" w:hAnsi="Times New Roman" w:cs="Times New Roman"/>
        </w:rPr>
        <w:t>match the years of</w:t>
      </w:r>
      <w:r w:rsidR="00A207E3">
        <w:rPr>
          <w:rFonts w:ascii="Times New Roman" w:hAnsi="Times New Roman" w:cs="Times New Roman"/>
        </w:rPr>
        <w:t xml:space="preserve"> the</w:t>
      </w:r>
      <w:r w:rsidR="00DE4782">
        <w:rPr>
          <w:rFonts w:ascii="Times New Roman" w:hAnsi="Times New Roman" w:cs="Times New Roman"/>
        </w:rPr>
        <w:t xml:space="preserve"> Annual Survey of Refugees.</w:t>
      </w:r>
      <w:r w:rsidR="00A207E3">
        <w:rPr>
          <w:rFonts w:ascii="Times New Roman" w:hAnsi="Times New Roman" w:cs="Times New Roman"/>
        </w:rPr>
        <w:t xml:space="preserve"> </w:t>
      </w:r>
    </w:p>
    <w:p w14:paraId="64877827" w14:textId="30D77E6B" w:rsidR="004F1CC0" w:rsidRDefault="000B264F" w:rsidP="004F1CC0">
      <w:pPr>
        <w:spacing w:line="480" w:lineRule="auto"/>
        <w:ind w:firstLine="720"/>
        <w:rPr>
          <w:rFonts w:ascii="Times New Roman" w:hAnsi="Times New Roman" w:cs="Times New Roman"/>
        </w:rPr>
      </w:pPr>
      <w:r>
        <w:rPr>
          <w:rFonts w:ascii="Times New Roman" w:hAnsi="Times New Roman" w:cs="Times New Roman"/>
        </w:rPr>
        <w:t>Data on funding comes from various reports. In the U.S., resettlement is</w:t>
      </w:r>
      <w:r w:rsidR="002551C4">
        <w:rPr>
          <w:rFonts w:ascii="Times New Roman" w:hAnsi="Times New Roman" w:cs="Times New Roman"/>
        </w:rPr>
        <w:t xml:space="preserve"> headed by the</w:t>
      </w:r>
      <w:r w:rsidR="00DE4782">
        <w:rPr>
          <w:rFonts w:ascii="Times New Roman" w:hAnsi="Times New Roman" w:cs="Times New Roman"/>
        </w:rPr>
        <w:t xml:space="preserve"> </w:t>
      </w:r>
      <w:r w:rsidR="002551C4">
        <w:rPr>
          <w:rFonts w:ascii="Times New Roman" w:hAnsi="Times New Roman" w:cs="Times New Roman"/>
        </w:rPr>
        <w:t>State Department’s Population Refugee Migration Bureau</w:t>
      </w:r>
      <w:r w:rsidR="00154566">
        <w:rPr>
          <w:rFonts w:ascii="Times New Roman" w:hAnsi="Times New Roman" w:cs="Times New Roman"/>
        </w:rPr>
        <w:t xml:space="preserve"> (PRM)</w:t>
      </w:r>
      <w:r w:rsidR="0036572D">
        <w:rPr>
          <w:rFonts w:ascii="Times New Roman" w:hAnsi="Times New Roman" w:cs="Times New Roman"/>
        </w:rPr>
        <w:t xml:space="preserve"> </w:t>
      </w:r>
      <w:r w:rsidR="002551C4">
        <w:rPr>
          <w:rFonts w:ascii="Times New Roman" w:hAnsi="Times New Roman" w:cs="Times New Roman"/>
        </w:rPr>
        <w:t xml:space="preserve">for the first 90 </w:t>
      </w:r>
      <w:r w:rsidR="009A51E1">
        <w:rPr>
          <w:rFonts w:ascii="Times New Roman" w:hAnsi="Times New Roman" w:cs="Times New Roman"/>
        </w:rPr>
        <w:t>days and</w:t>
      </w:r>
      <w:r w:rsidR="002551C4">
        <w:rPr>
          <w:rFonts w:ascii="Times New Roman" w:hAnsi="Times New Roman" w:cs="Times New Roman"/>
        </w:rPr>
        <w:t xml:space="preserve"> </w:t>
      </w:r>
      <w:r w:rsidR="006550BD">
        <w:rPr>
          <w:rFonts w:ascii="Times New Roman" w:hAnsi="Times New Roman" w:cs="Times New Roman"/>
        </w:rPr>
        <w:t>compl</w:t>
      </w:r>
      <w:r w:rsidR="003A18B8">
        <w:rPr>
          <w:rFonts w:ascii="Times New Roman" w:hAnsi="Times New Roman" w:cs="Times New Roman"/>
        </w:rPr>
        <w:t>e</w:t>
      </w:r>
      <w:r w:rsidR="006550BD">
        <w:rPr>
          <w:rFonts w:ascii="Times New Roman" w:hAnsi="Times New Roman" w:cs="Times New Roman"/>
        </w:rPr>
        <w:t>mented by initiatives from</w:t>
      </w:r>
      <w:r w:rsidR="002551C4">
        <w:rPr>
          <w:rFonts w:ascii="Times New Roman" w:hAnsi="Times New Roman" w:cs="Times New Roman"/>
        </w:rPr>
        <w:t xml:space="preserve"> </w:t>
      </w:r>
      <w:r w:rsidR="008A05E1">
        <w:rPr>
          <w:rFonts w:ascii="Times New Roman" w:hAnsi="Times New Roman" w:cs="Times New Roman"/>
        </w:rPr>
        <w:t>the Office of Refugee Resettlement</w:t>
      </w:r>
      <w:r w:rsidR="006550BD">
        <w:rPr>
          <w:rFonts w:ascii="Times New Roman" w:hAnsi="Times New Roman" w:cs="Times New Roman"/>
        </w:rPr>
        <w:t xml:space="preserve"> (ORR).</w:t>
      </w:r>
      <w:r w:rsidR="001C0D3D">
        <w:rPr>
          <w:rFonts w:ascii="Times New Roman" w:hAnsi="Times New Roman" w:cs="Times New Roman"/>
        </w:rPr>
        <w:t xml:space="preserve"> </w:t>
      </w:r>
      <w:r w:rsidR="00154566">
        <w:rPr>
          <w:rFonts w:ascii="Times New Roman" w:hAnsi="Times New Roman" w:cs="Times New Roman"/>
        </w:rPr>
        <w:t>PRM</w:t>
      </w:r>
      <w:r w:rsidR="001C0D3D">
        <w:rPr>
          <w:rFonts w:ascii="Times New Roman" w:hAnsi="Times New Roman" w:cs="Times New Roman"/>
        </w:rPr>
        <w:t xml:space="preserve"> reports its budget</w:t>
      </w:r>
      <w:r w:rsidR="00287FDB">
        <w:rPr>
          <w:rFonts w:ascii="Times New Roman" w:hAnsi="Times New Roman" w:cs="Times New Roman"/>
        </w:rPr>
        <w:t xml:space="preserve"> to congress every year</w:t>
      </w:r>
      <w:r w:rsidR="001C0D3D">
        <w:rPr>
          <w:rFonts w:ascii="Times New Roman" w:hAnsi="Times New Roman" w:cs="Times New Roman"/>
        </w:rPr>
        <w:t xml:space="preserve"> </w:t>
      </w:r>
      <w:r w:rsidR="00617269">
        <w:rPr>
          <w:rFonts w:ascii="Times New Roman" w:hAnsi="Times New Roman" w:cs="Times New Roman"/>
        </w:rPr>
        <w:fldChar w:fldCharType="begin"/>
      </w:r>
      <w:r w:rsidR="00C7124B">
        <w:rPr>
          <w:rFonts w:ascii="Times New Roman" w:hAnsi="Times New Roman" w:cs="Times New Roman"/>
        </w:rPr>
        <w:instrText xml:space="preserve"> ADDIN ZOTERO_ITEM CSL_CITATION {"citationID":"pwdyo2wW","properties":{"formattedCitation":"(Bureau of Population, Refugees, and Migration 2016)","plainCitation":"(Bureau of Population, Refugees, and Migration 2016)","dontUpdate":true,"noteIndex":0},"citationItems":[{"id":1362,"uris":["http://zotero.org/users/6152647/items/FCRE8H3Z"],"itemData":{"id":1362,"type":"document","title":"Congressional Presentation Document","URL":"https://2009-2017.state.gov/j/prm/releases/docsforcongress/index.htm","author":[{"literal":"Bureau of Population, Refugees, and Migration"}],"issued":{"date-parts":[["2016"]]}}}],"schema":"https://github.com/citation-style-language/schema/raw/master/csl-citation.json"} </w:instrText>
      </w:r>
      <w:r w:rsidR="00617269">
        <w:rPr>
          <w:rFonts w:ascii="Times New Roman" w:hAnsi="Times New Roman" w:cs="Times New Roman"/>
        </w:rPr>
        <w:fldChar w:fldCharType="separate"/>
      </w:r>
      <w:r w:rsidR="00617269" w:rsidRPr="00617269">
        <w:rPr>
          <w:rFonts w:ascii="Times New Roman" w:hAnsi="Times New Roman" w:cs="Times New Roman"/>
        </w:rPr>
        <w:t>(Bureau of Population, Refugees, and Migration 2016</w:t>
      </w:r>
      <w:r w:rsidR="004F1CC0">
        <w:rPr>
          <w:rFonts w:ascii="Times New Roman" w:hAnsi="Times New Roman" w:cs="Times New Roman"/>
        </w:rPr>
        <w:t>-2020</w:t>
      </w:r>
      <w:r w:rsidR="00617269" w:rsidRPr="00617269">
        <w:rPr>
          <w:rFonts w:ascii="Times New Roman" w:hAnsi="Times New Roman" w:cs="Times New Roman"/>
        </w:rPr>
        <w:t>)</w:t>
      </w:r>
      <w:r w:rsidR="00617269">
        <w:rPr>
          <w:rFonts w:ascii="Times New Roman" w:hAnsi="Times New Roman" w:cs="Times New Roman"/>
        </w:rPr>
        <w:fldChar w:fldCharType="end"/>
      </w:r>
      <w:r w:rsidR="004F1CC0">
        <w:rPr>
          <w:rFonts w:ascii="Times New Roman" w:hAnsi="Times New Roman" w:cs="Times New Roman"/>
        </w:rPr>
        <w:t xml:space="preserve">. </w:t>
      </w:r>
    </w:p>
    <w:p w14:paraId="0AF8C3C3" w14:textId="00A359D2" w:rsidR="00B2103B" w:rsidRDefault="00154566" w:rsidP="00B23106">
      <w:pPr>
        <w:spacing w:line="480" w:lineRule="auto"/>
        <w:ind w:firstLine="720"/>
        <w:rPr>
          <w:rFonts w:ascii="Times New Roman" w:hAnsi="Times New Roman" w:cs="Times New Roman"/>
        </w:rPr>
      </w:pPr>
      <w:r>
        <w:rPr>
          <w:rFonts w:ascii="Times New Roman" w:hAnsi="Times New Roman" w:cs="Times New Roman"/>
        </w:rPr>
        <w:t xml:space="preserve">Like PRM, ORR lays out its budget in their annual report to congress </w:t>
      </w:r>
      <w:r>
        <w:rPr>
          <w:rFonts w:ascii="Times New Roman" w:hAnsi="Times New Roman" w:cs="Times New Roman"/>
        </w:rPr>
        <w:fldChar w:fldCharType="begin"/>
      </w:r>
      <w:r w:rsidR="00C7124B">
        <w:rPr>
          <w:rFonts w:ascii="Times New Roman" w:hAnsi="Times New Roman" w:cs="Times New Roman"/>
        </w:rPr>
        <w:instrText xml:space="preserve"> ADDIN ZOTERO_ITEM CSL_CITATION {"citationID":"Fl12Fvht","properties":{"formattedCitation":"(United States Office of Refugee Resettlement 2021)","plainCitation":"(United States Office of Refugee Resettlement 2021)","dontUpdate":true,"noteIndex":0},"citationItems":[{"id":68,"uris":["http://zotero.org/users/6152647/items/ZUVFDP8T"],"itemData":{"id":68,"type":"report","abstract":"The Annual Report to Congress for fiscal year (FY) 2018 was prepared in accordance with the Refugee Act of 1980. The report presents the activities, expenditures, and policies of the Office of Refugee Resettlement (ORR) and information about the individuals receiving ORR benefits and services. A summary of the information contained in this report is outlined below.","language":"en","publisher":"Office of Refugee Resettlement","title":"Annual Report to Congress 2018","URL":"https://www.acf.hhs.gov/report/annual-orr-reports-congress","author":[{"literal":"United States Office of Refugee Resettlement"}],"accessed":{"date-parts":[["2021",9,14]]},"issued":{"date-parts":[["2021"]]}}}],"schema":"https://github.com/citation-style-language/schema/raw/master/csl-citation.json"} </w:instrText>
      </w:r>
      <w:r>
        <w:rPr>
          <w:rFonts w:ascii="Times New Roman" w:hAnsi="Times New Roman" w:cs="Times New Roman"/>
        </w:rPr>
        <w:fldChar w:fldCharType="separate"/>
      </w:r>
      <w:r w:rsidRPr="00154566">
        <w:rPr>
          <w:rFonts w:ascii="Times New Roman" w:hAnsi="Times New Roman" w:cs="Times New Roman"/>
        </w:rPr>
        <w:t>(United States Office of Refugee Resettlement 2</w:t>
      </w:r>
      <w:r w:rsidR="00B23106">
        <w:rPr>
          <w:rFonts w:ascii="Times New Roman" w:hAnsi="Times New Roman" w:cs="Times New Roman"/>
        </w:rPr>
        <w:t>016-2020</w:t>
      </w:r>
      <w:r w:rsidRPr="00154566">
        <w:rPr>
          <w:rFonts w:ascii="Times New Roman" w:hAnsi="Times New Roman" w:cs="Times New Roman"/>
        </w:rPr>
        <w:t>)</w:t>
      </w:r>
      <w:r>
        <w:rPr>
          <w:rFonts w:ascii="Times New Roman" w:hAnsi="Times New Roman" w:cs="Times New Roman"/>
        </w:rPr>
        <w:fldChar w:fldCharType="end"/>
      </w:r>
      <w:r w:rsidR="006550BD">
        <w:rPr>
          <w:rFonts w:ascii="Times New Roman" w:hAnsi="Times New Roman" w:cs="Times New Roman"/>
        </w:rPr>
        <w:t xml:space="preserve"> ORR</w:t>
      </w:r>
      <w:r w:rsidR="008A05E1">
        <w:rPr>
          <w:rFonts w:ascii="Times New Roman" w:hAnsi="Times New Roman" w:cs="Times New Roman"/>
        </w:rPr>
        <w:t xml:space="preserve"> fun</w:t>
      </w:r>
      <w:r w:rsidR="006550BD">
        <w:rPr>
          <w:rFonts w:ascii="Times New Roman" w:hAnsi="Times New Roman" w:cs="Times New Roman"/>
        </w:rPr>
        <w:t>ds</w:t>
      </w:r>
      <w:r w:rsidR="008A05E1">
        <w:rPr>
          <w:rFonts w:ascii="Times New Roman" w:hAnsi="Times New Roman" w:cs="Times New Roman"/>
        </w:rPr>
        <w:t xml:space="preserve"> </w:t>
      </w:r>
      <w:r w:rsidR="003E2314">
        <w:rPr>
          <w:rFonts w:ascii="Times New Roman" w:hAnsi="Times New Roman" w:cs="Times New Roman"/>
        </w:rPr>
        <w:t>various</w:t>
      </w:r>
      <w:r w:rsidR="00ED05A4">
        <w:rPr>
          <w:rFonts w:ascii="Times New Roman" w:hAnsi="Times New Roman" w:cs="Times New Roman"/>
        </w:rPr>
        <w:t xml:space="preserve"> initiatives like the survivors of torture program or the unaccompanied minor</w:t>
      </w:r>
      <w:r w:rsidR="00A61D1B">
        <w:rPr>
          <w:rFonts w:ascii="Times New Roman" w:hAnsi="Times New Roman" w:cs="Times New Roman"/>
        </w:rPr>
        <w:t>s</w:t>
      </w:r>
      <w:r w:rsidR="00ED05A4">
        <w:rPr>
          <w:rFonts w:ascii="Times New Roman" w:hAnsi="Times New Roman" w:cs="Times New Roman"/>
        </w:rPr>
        <w:t xml:space="preserve"> program</w:t>
      </w:r>
      <w:r w:rsidR="008A05E1">
        <w:rPr>
          <w:rFonts w:ascii="Times New Roman" w:hAnsi="Times New Roman" w:cs="Times New Roman"/>
        </w:rPr>
        <w:t>.</w:t>
      </w:r>
      <w:r w:rsidR="00A7285C">
        <w:rPr>
          <w:rFonts w:ascii="Times New Roman" w:hAnsi="Times New Roman" w:cs="Times New Roman"/>
        </w:rPr>
        <w:t xml:space="preserve"> Additionally, ORR may reimburse or fill in for state programs</w:t>
      </w:r>
      <w:r w:rsidR="00A93C7D">
        <w:rPr>
          <w:rFonts w:ascii="Times New Roman" w:hAnsi="Times New Roman" w:cs="Times New Roman"/>
        </w:rPr>
        <w:t>. For example, while Temporary Assistance for Needy Families</w:t>
      </w:r>
      <w:r w:rsidR="00C0359C">
        <w:rPr>
          <w:rFonts w:ascii="Times New Roman" w:hAnsi="Times New Roman" w:cs="Times New Roman"/>
        </w:rPr>
        <w:t xml:space="preserve"> (TANF)</w:t>
      </w:r>
      <w:r w:rsidR="00A93C7D">
        <w:rPr>
          <w:rFonts w:ascii="Times New Roman" w:hAnsi="Times New Roman" w:cs="Times New Roman"/>
        </w:rPr>
        <w:t xml:space="preserve"> requires children to obtain, the U.S. will </w:t>
      </w:r>
      <w:r w:rsidR="00C0359C">
        <w:rPr>
          <w:rFonts w:ascii="Times New Roman" w:hAnsi="Times New Roman" w:cs="Times New Roman"/>
        </w:rPr>
        <w:t xml:space="preserve">allow refugees to apply for TANF and reimburse the state or offer </w:t>
      </w:r>
      <w:r w:rsidR="00B23106">
        <w:rPr>
          <w:rFonts w:ascii="Times New Roman" w:hAnsi="Times New Roman" w:cs="Times New Roman"/>
        </w:rPr>
        <w:t>its</w:t>
      </w:r>
      <w:r w:rsidR="00C0359C">
        <w:rPr>
          <w:rFonts w:ascii="Times New Roman" w:hAnsi="Times New Roman" w:cs="Times New Roman"/>
        </w:rPr>
        <w:t xml:space="preserve"> own version of TANF (called refugee cash assistance) </w:t>
      </w:r>
      <w:r w:rsidR="00EB29FA">
        <w:rPr>
          <w:rFonts w:ascii="Times New Roman" w:hAnsi="Times New Roman" w:cs="Times New Roman"/>
        </w:rPr>
        <w:t xml:space="preserve">when the state does not offer TANF. </w:t>
      </w:r>
      <w:r w:rsidR="005C759F">
        <w:rPr>
          <w:rFonts w:ascii="Times New Roman" w:hAnsi="Times New Roman" w:cs="Times New Roman"/>
        </w:rPr>
        <w:t xml:space="preserve">The Canadian funding comes from the </w:t>
      </w:r>
      <w:r w:rsidR="00EB604B">
        <w:rPr>
          <w:rFonts w:ascii="Times New Roman" w:hAnsi="Times New Roman" w:cs="Times New Roman"/>
        </w:rPr>
        <w:t xml:space="preserve">GC (Government of Canada) InfoBase </w:t>
      </w:r>
      <w:r w:rsidR="009F0B27">
        <w:rPr>
          <w:rFonts w:ascii="Times New Roman" w:hAnsi="Times New Roman" w:cs="Times New Roman"/>
        </w:rPr>
        <w:t xml:space="preserve">Authorities and </w:t>
      </w:r>
      <w:r w:rsidR="00B23106">
        <w:rPr>
          <w:rFonts w:ascii="Times New Roman" w:hAnsi="Times New Roman" w:cs="Times New Roman"/>
        </w:rPr>
        <w:t>Expenditures</w:t>
      </w:r>
      <w:r w:rsidR="009F0B27">
        <w:rPr>
          <w:rFonts w:ascii="Times New Roman" w:hAnsi="Times New Roman" w:cs="Times New Roman"/>
        </w:rPr>
        <w:t xml:space="preserve">- Expenditures by Standard Object. </w:t>
      </w:r>
      <w:r w:rsidR="005B468C">
        <w:rPr>
          <w:rFonts w:ascii="Times New Roman" w:hAnsi="Times New Roman" w:cs="Times New Roman"/>
        </w:rPr>
        <w:t xml:space="preserve">For both countries, I simply </w:t>
      </w:r>
      <w:r w:rsidR="0043234E">
        <w:rPr>
          <w:rFonts w:ascii="Times New Roman" w:hAnsi="Times New Roman" w:cs="Times New Roman"/>
        </w:rPr>
        <w:t>sum</w:t>
      </w:r>
      <w:r w:rsidR="005B468C">
        <w:rPr>
          <w:rFonts w:ascii="Times New Roman" w:hAnsi="Times New Roman" w:cs="Times New Roman"/>
        </w:rPr>
        <w:t xml:space="preserve"> the funding for the government offices. </w:t>
      </w:r>
      <w:r w:rsidR="00B23106">
        <w:rPr>
          <w:rFonts w:ascii="Times New Roman" w:hAnsi="Times New Roman" w:cs="Times New Roman"/>
        </w:rPr>
        <w:t xml:space="preserve">This will include administrative costs like employees, office spaces, as well as money that directly </w:t>
      </w:r>
      <w:r w:rsidR="0047630B">
        <w:rPr>
          <w:rFonts w:ascii="Times New Roman" w:hAnsi="Times New Roman" w:cs="Times New Roman"/>
        </w:rPr>
        <w:t xml:space="preserve">contributes to a refugee assistance program. </w:t>
      </w:r>
    </w:p>
    <w:p w14:paraId="16F3150F" w14:textId="3CB6C1D5" w:rsidR="00BD5A85" w:rsidRDefault="00BD5A85" w:rsidP="00B23106">
      <w:pPr>
        <w:spacing w:line="480" w:lineRule="auto"/>
        <w:ind w:firstLine="720"/>
        <w:rPr>
          <w:rFonts w:ascii="Times New Roman" w:hAnsi="Times New Roman" w:cs="Times New Roman"/>
        </w:rPr>
      </w:pPr>
      <w:r>
        <w:rPr>
          <w:rFonts w:ascii="Times New Roman" w:hAnsi="Times New Roman" w:cs="Times New Roman"/>
        </w:rPr>
        <w:lastRenderedPageBreak/>
        <w:t xml:space="preserve">I convert the Canadian and United States dollars to a 2016 U.S. dollar for </w:t>
      </w:r>
      <w:r w:rsidR="006806CA">
        <w:rPr>
          <w:rFonts w:ascii="Times New Roman" w:hAnsi="Times New Roman" w:cs="Times New Roman"/>
        </w:rPr>
        <w:t>comparability</w:t>
      </w:r>
      <w:r>
        <w:rPr>
          <w:rFonts w:ascii="Times New Roman" w:hAnsi="Times New Roman" w:cs="Times New Roman"/>
        </w:rPr>
        <w:t>. I use the Bureau of Labor Statistic</w:t>
      </w:r>
      <w:r w:rsidR="00C7124B">
        <w:rPr>
          <w:rFonts w:ascii="Times New Roman" w:hAnsi="Times New Roman" w:cs="Times New Roman"/>
        </w:rPr>
        <w:t xml:space="preserve">s </w:t>
      </w:r>
      <w:r w:rsidR="00C7124B">
        <w:rPr>
          <w:rFonts w:ascii="Times New Roman" w:hAnsi="Times New Roman" w:cs="Times New Roman"/>
        </w:rPr>
        <w:fldChar w:fldCharType="begin"/>
      </w:r>
      <w:r w:rsidR="00456517">
        <w:rPr>
          <w:rFonts w:ascii="Times New Roman" w:hAnsi="Times New Roman" w:cs="Times New Roman"/>
        </w:rPr>
        <w:instrText xml:space="preserve"> ADDIN ZOTERO_ITEM CSL_CITATION {"citationID":"5Lag33VT","properties":{"formattedCitation":"(Bureau of Labor Statistics 2024)","plainCitation":"(Bureau of Labor Statistics 2024)","dontUpdate":true,"noteIndex":0},"citationItems":[{"id":1373,"uris":["http://zotero.org/users/6152647/items/NX7M2GXE"],"itemData":{"id":1373,"type":"dataset","title":"Consumer Price Index for All Urban Consumers","URL":"https://data.bls.gov/timeseries/CUUR0000SA0","author":[{"literal":"Bureau of Labor Statistics"}],"issued":{"date-parts":[["2024"]]}}}],"schema":"https://github.com/citation-style-language/schema/raw/master/csl-citation.json"} </w:instrText>
      </w:r>
      <w:r w:rsidR="00C7124B">
        <w:rPr>
          <w:rFonts w:ascii="Times New Roman" w:hAnsi="Times New Roman" w:cs="Times New Roman"/>
        </w:rPr>
        <w:fldChar w:fldCharType="separate"/>
      </w:r>
      <w:r w:rsidR="00C7124B" w:rsidRPr="00C7124B">
        <w:rPr>
          <w:rFonts w:ascii="Times New Roman" w:hAnsi="Times New Roman" w:cs="Times New Roman"/>
        </w:rPr>
        <w:t>(2024)</w:t>
      </w:r>
      <w:r w:rsidR="00C7124B">
        <w:rPr>
          <w:rFonts w:ascii="Times New Roman" w:hAnsi="Times New Roman" w:cs="Times New Roman"/>
        </w:rPr>
        <w:fldChar w:fldCharType="end"/>
      </w:r>
      <w:r>
        <w:rPr>
          <w:rFonts w:ascii="Times New Roman" w:hAnsi="Times New Roman" w:cs="Times New Roman"/>
        </w:rPr>
        <w:t xml:space="preserve"> consumer price index to adjust for inflation between different years of the U.S. dollar. I use the U.S. Department of the Treasury’s Reporting Rates of Exchange tables</w:t>
      </w:r>
      <w:r w:rsidR="00C7124B">
        <w:rPr>
          <w:rFonts w:ascii="Times New Roman" w:hAnsi="Times New Roman" w:cs="Times New Roman"/>
        </w:rPr>
        <w:t xml:space="preserve"> </w:t>
      </w:r>
      <w:r w:rsidR="00C7124B">
        <w:rPr>
          <w:rFonts w:ascii="Times New Roman" w:hAnsi="Times New Roman" w:cs="Times New Roman"/>
        </w:rPr>
        <w:fldChar w:fldCharType="begin"/>
      </w:r>
      <w:r w:rsidR="00456517">
        <w:rPr>
          <w:rFonts w:ascii="Times New Roman" w:hAnsi="Times New Roman" w:cs="Times New Roman"/>
        </w:rPr>
        <w:instrText xml:space="preserve"> ADDIN ZOTERO_ITEM CSL_CITATION {"citationID":"5wJfDYGm","properties":{"formattedCitation":"(U.S. Department of the Treasury 2024)","plainCitation":"(U.S. Department of the Treasury 2024)","dontUpdate":true,"noteIndex":0},"citationItems":[{"id":1372,"uris":["http://zotero.org/users/6152647/items/D7FDZUQD"],"itemData":{"id":1372,"type":"dataset","title":"Treasury Reporting Rates of Exchange","URL":"https://fiscaldata.treasury.gov/datasets/treasury-reporting-rates-exchange/treasury-reporting-rates-of-exchange","author":[{"literal":"U.S. Department of the Treasury"}],"issued":{"date-parts":[["2024"]]}}}],"schema":"https://github.com/citation-style-language/schema/raw/master/csl-citation.json"} </w:instrText>
      </w:r>
      <w:r w:rsidR="00C7124B">
        <w:rPr>
          <w:rFonts w:ascii="Times New Roman" w:hAnsi="Times New Roman" w:cs="Times New Roman"/>
        </w:rPr>
        <w:fldChar w:fldCharType="separate"/>
      </w:r>
      <w:r w:rsidR="00C7124B" w:rsidRPr="00C7124B">
        <w:rPr>
          <w:rFonts w:ascii="Times New Roman" w:hAnsi="Times New Roman" w:cs="Times New Roman"/>
        </w:rPr>
        <w:t>(2024)</w:t>
      </w:r>
      <w:r w:rsidR="00C7124B">
        <w:rPr>
          <w:rFonts w:ascii="Times New Roman" w:hAnsi="Times New Roman" w:cs="Times New Roman"/>
        </w:rPr>
        <w:fldChar w:fldCharType="end"/>
      </w:r>
      <w:r>
        <w:rPr>
          <w:rFonts w:ascii="Times New Roman" w:hAnsi="Times New Roman" w:cs="Times New Roman"/>
        </w:rPr>
        <w:t xml:space="preserve"> to obtain the average exchange rate between Canadian and U.S. dollars at the Start of the fiscal year.  </w:t>
      </w:r>
    </w:p>
    <w:p w14:paraId="08D46509" w14:textId="44078270" w:rsidR="0043234E" w:rsidRPr="0043234E" w:rsidRDefault="0043234E">
      <w:pPr>
        <w:spacing w:line="480" w:lineRule="auto"/>
        <w:rPr>
          <w:rFonts w:ascii="Times New Roman" w:hAnsi="Times New Roman" w:cs="Times New Roman"/>
          <w:i/>
          <w:iCs/>
          <w:rPrChange w:id="6" w:author="Lariscy, Joseph" w:date="2024-12-18T15:22:00Z" w16du:dateUtc="2024-12-18T21:22:00Z">
            <w:rPr>
              <w:rFonts w:ascii="Times New Roman" w:hAnsi="Times New Roman" w:cs="Times New Roman"/>
            </w:rPr>
          </w:rPrChange>
        </w:rPr>
        <w:pPrChange w:id="7" w:author="Lariscy, Joseph" w:date="2024-12-18T15:22:00Z" w16du:dateUtc="2024-12-18T21:22:00Z">
          <w:pPr>
            <w:spacing w:line="480" w:lineRule="auto"/>
            <w:ind w:firstLine="720"/>
          </w:pPr>
        </w:pPrChange>
      </w:pPr>
      <w:r w:rsidRPr="0043234E">
        <w:rPr>
          <w:rFonts w:ascii="Times New Roman" w:hAnsi="Times New Roman" w:cs="Times New Roman"/>
          <w:i/>
          <w:iCs/>
          <w:rPrChange w:id="8" w:author="Lariscy, Joseph" w:date="2024-12-18T15:22:00Z" w16du:dateUtc="2024-12-18T21:22:00Z">
            <w:rPr>
              <w:rFonts w:ascii="Times New Roman" w:hAnsi="Times New Roman" w:cs="Times New Roman"/>
            </w:rPr>
          </w:rPrChange>
        </w:rPr>
        <w:t>Analytic Approach</w:t>
      </w:r>
    </w:p>
    <w:p w14:paraId="7F77A774" w14:textId="77777777" w:rsidR="0043234E" w:rsidRDefault="000479B4" w:rsidP="000479B4">
      <w:pPr>
        <w:spacing w:line="480" w:lineRule="auto"/>
        <w:rPr>
          <w:ins w:id="9" w:author="Lariscy, Joseph" w:date="2024-12-18T15:23:00Z" w16du:dateUtc="2024-12-18T21:23:00Z"/>
          <w:rFonts w:ascii="Times New Roman" w:eastAsiaTheme="minorEastAsia" w:hAnsi="Times New Roman" w:cs="Times New Roman"/>
        </w:rPr>
      </w:pPr>
      <w:r>
        <w:rPr>
          <w:rFonts w:ascii="Times New Roman" w:hAnsi="Times New Roman" w:cs="Times New Roman"/>
        </w:rPr>
        <w:tab/>
      </w:r>
      <w:r w:rsidR="00B7741F">
        <w:rPr>
          <w:rFonts w:ascii="Times New Roman" w:hAnsi="Times New Roman" w:cs="Times New Roman"/>
        </w:rPr>
        <w:t xml:space="preserve">I </w:t>
      </w:r>
      <w:r w:rsidR="00C10718">
        <w:rPr>
          <w:rFonts w:ascii="Times New Roman" w:hAnsi="Times New Roman" w:cs="Times New Roman"/>
        </w:rPr>
        <w:t xml:space="preserve">start with a life table-style analysis examining </w:t>
      </w:r>
      <w:r w:rsidR="009540B4">
        <w:rPr>
          <w:rFonts w:ascii="Times New Roman" w:hAnsi="Times New Roman" w:cs="Times New Roman"/>
        </w:rPr>
        <w:t>years</w:t>
      </w:r>
      <w:r w:rsidR="0082136D">
        <w:rPr>
          <w:rFonts w:ascii="Times New Roman" w:hAnsi="Times New Roman" w:cs="Times New Roman"/>
        </w:rPr>
        <w:t>-</w:t>
      </w:r>
      <w:r w:rsidR="009540B4">
        <w:rPr>
          <w:rFonts w:ascii="Times New Roman" w:hAnsi="Times New Roman" w:cs="Times New Roman"/>
        </w:rPr>
        <w:t>of</w:t>
      </w:r>
      <w:r w:rsidR="0082136D">
        <w:rPr>
          <w:rFonts w:ascii="Times New Roman" w:hAnsi="Times New Roman" w:cs="Times New Roman"/>
        </w:rPr>
        <w:t>-</w:t>
      </w:r>
      <w:r w:rsidR="009540B4">
        <w:rPr>
          <w:rFonts w:ascii="Times New Roman" w:hAnsi="Times New Roman" w:cs="Times New Roman"/>
        </w:rPr>
        <w:t>residence</w:t>
      </w:r>
      <w:r w:rsidR="0082136D">
        <w:rPr>
          <w:rFonts w:ascii="Times New Roman" w:hAnsi="Times New Roman" w:cs="Times New Roman"/>
        </w:rPr>
        <w:t>-</w:t>
      </w:r>
      <w:r w:rsidR="009540B4">
        <w:rPr>
          <w:rFonts w:ascii="Times New Roman" w:hAnsi="Times New Roman" w:cs="Times New Roman"/>
        </w:rPr>
        <w:t>in</w:t>
      </w:r>
      <w:r w:rsidR="0082136D">
        <w:rPr>
          <w:rFonts w:ascii="Times New Roman" w:hAnsi="Times New Roman" w:cs="Times New Roman"/>
        </w:rPr>
        <w:t>-</w:t>
      </w:r>
      <w:r w:rsidR="009540B4">
        <w:rPr>
          <w:rFonts w:ascii="Times New Roman" w:hAnsi="Times New Roman" w:cs="Times New Roman"/>
        </w:rPr>
        <w:t>the</w:t>
      </w:r>
      <w:r w:rsidR="0082136D">
        <w:rPr>
          <w:rFonts w:ascii="Times New Roman" w:hAnsi="Times New Roman" w:cs="Times New Roman"/>
        </w:rPr>
        <w:t>-</w:t>
      </w:r>
      <w:r w:rsidR="009540B4">
        <w:rPr>
          <w:rFonts w:ascii="Times New Roman" w:hAnsi="Times New Roman" w:cs="Times New Roman"/>
        </w:rPr>
        <w:t>country</w:t>
      </w:r>
      <w:r w:rsidR="0082136D">
        <w:rPr>
          <w:rFonts w:ascii="Times New Roman" w:hAnsi="Times New Roman" w:cs="Times New Roman"/>
        </w:rPr>
        <w:t xml:space="preserve">-specific </w:t>
      </w:r>
      <w:r w:rsidR="00BE0ADC">
        <w:rPr>
          <w:rFonts w:ascii="Times New Roman" w:hAnsi="Times New Roman" w:cs="Times New Roman"/>
        </w:rPr>
        <w:t>public assistance use rate</w:t>
      </w:r>
      <w:r w:rsidR="009540B4">
        <w:rPr>
          <w:rFonts w:ascii="Times New Roman" w:hAnsi="Times New Roman" w:cs="Times New Roman"/>
        </w:rPr>
        <w:t xml:space="preserve"> (</w:t>
      </w:r>
      <w:r w:rsidR="00802913">
        <w:rPr>
          <w:rFonts w:ascii="Times New Roman" w:hAnsi="Times New Roman" w:cs="Times New Roman"/>
        </w:rPr>
        <w:t>stopping</w:t>
      </w:r>
      <w:r w:rsidR="00C7721E">
        <w:rPr>
          <w:rFonts w:ascii="Times New Roman" w:hAnsi="Times New Roman" w:cs="Times New Roman"/>
        </w:rPr>
        <w:t xml:space="preserve"> at </w:t>
      </w:r>
      <w:r w:rsidR="00802913">
        <w:rPr>
          <w:rFonts w:ascii="Times New Roman" w:hAnsi="Times New Roman" w:cs="Times New Roman"/>
        </w:rPr>
        <w:t xml:space="preserve">five </w:t>
      </w:r>
      <w:proofErr w:type="gramStart"/>
      <w:r w:rsidR="00802913">
        <w:rPr>
          <w:rFonts w:ascii="Times New Roman" w:hAnsi="Times New Roman" w:cs="Times New Roman"/>
        </w:rPr>
        <w:t>year</w:t>
      </w:r>
      <w:proofErr w:type="gramEnd"/>
      <w:r w:rsidR="00802913">
        <w:rPr>
          <w:rFonts w:ascii="Times New Roman" w:hAnsi="Times New Roman" w:cs="Times New Roman"/>
        </w:rPr>
        <w:t xml:space="preserve"> for</w:t>
      </w:r>
      <w:r w:rsidR="009540B4">
        <w:rPr>
          <w:rFonts w:ascii="Times New Roman" w:hAnsi="Times New Roman" w:cs="Times New Roman"/>
        </w:rPr>
        <w:t xml:space="preserve"> the Annual Survey of Refugees)</w:t>
      </w:r>
      <w:r w:rsidR="0082136D">
        <w:rPr>
          <w:rFonts w:ascii="Times New Roman" w:hAnsi="Times New Roman" w:cs="Times New Roman"/>
        </w:rPr>
        <w:t>.</w:t>
      </w:r>
      <w:r w:rsidR="00984244">
        <w:rPr>
          <w:rFonts w:ascii="Times New Roman" w:hAnsi="Times New Roman" w:cs="Times New Roman"/>
        </w:rPr>
        <w:t xml:space="preserve"> </w:t>
      </w:r>
      <w:r w:rsidR="005E0D92">
        <w:rPr>
          <w:rFonts w:ascii="Times New Roman" w:hAnsi="Times New Roman" w:cs="Times New Roman"/>
        </w:rPr>
        <w:t xml:space="preserve">This is mathematically </w:t>
      </w:r>
      <w:r w:rsidR="001F332F">
        <w:rPr>
          <w:rFonts w:ascii="Times New Roman" w:hAnsi="Times New Roman" w:cs="Times New Roman"/>
        </w:rPr>
        <w:t>like</w:t>
      </w:r>
      <w:r w:rsidR="005E0D92">
        <w:rPr>
          <w:rFonts w:ascii="Times New Roman" w:hAnsi="Times New Roman" w:cs="Times New Roman"/>
        </w:rPr>
        <w:t xml:space="preserve"> a period age-specific mortality rate</w:t>
      </w:r>
      <w:r w:rsidR="00865A7E">
        <w:rPr>
          <w:rFonts w:ascii="Times New Roman" w:hAnsi="Times New Roman" w:cs="Times New Roman"/>
        </w:rPr>
        <w:t>. The formula for</w:t>
      </w:r>
      <w:r w:rsidR="00975161">
        <w:rPr>
          <w:rFonts w:ascii="Times New Roman" w:hAnsi="Times New Roman" w:cs="Times New Roman"/>
        </w:rPr>
        <w:t xml:space="preserve"> </w:t>
      </w:r>
      <w:proofErr w:type="spellStart"/>
      <w:r w:rsidR="007739E3">
        <w:rPr>
          <w:rFonts w:ascii="Times New Roman" w:hAnsi="Times New Roman" w:cs="Times New Roman"/>
          <w:vertAlign w:val="subscript"/>
        </w:rPr>
        <w:t>n</w:t>
      </w:r>
      <w:r w:rsidR="00975161">
        <w:rPr>
          <w:rFonts w:ascii="Times New Roman" w:hAnsi="Times New Roman" w:cs="Times New Roman"/>
        </w:rPr>
        <w:t>M</w:t>
      </w:r>
      <w:r w:rsidR="00975161" w:rsidRPr="007739E3">
        <w:rPr>
          <w:rFonts w:ascii="Times New Roman" w:hAnsi="Times New Roman" w:cs="Times New Roman"/>
          <w:vertAlign w:val="subscript"/>
        </w:rPr>
        <w:t>x</w:t>
      </w:r>
      <w:proofErr w:type="spellEnd"/>
      <w:r w:rsidR="000C28AF">
        <w:rPr>
          <w:rFonts w:ascii="Times New Roman" w:hAnsi="Times New Roman" w:cs="Times New Roman"/>
        </w:rPr>
        <w:t xml:space="preserve"> </w:t>
      </w:r>
      <w:r w:rsidR="007739E3">
        <w:rPr>
          <w:rFonts w:ascii="Times New Roman" w:hAnsi="Times New Roman" w:cs="Times New Roman"/>
        </w:rPr>
        <w:t>be</w:t>
      </w:r>
      <w:r w:rsidR="00A86FB1">
        <w:rPr>
          <w:rFonts w:ascii="Times New Roman" w:hAnsi="Times New Roman" w:cs="Times New Roman"/>
        </w:rPr>
        <w:t xml:space="preserve">ing </w:t>
      </w:r>
      <m:oMath>
        <m:sSub>
          <m:sSubPr>
            <m:ctrlPr>
              <w:rPr>
                <w:rFonts w:ascii="Cambria Math" w:hAnsi="Cambria Math" w:cs="Times New Roman"/>
                <w:i/>
                <w:sz w:val="40"/>
                <w:szCs w:val="40"/>
              </w:rPr>
            </m:ctrlPr>
          </m:sSubPr>
          <m:e>
            <m:ctrlPr>
              <w:rPr>
                <w:rFonts w:ascii="Cambria Math" w:eastAsia="Cambria Math" w:hAnsi="Cambria Math" w:cs="Cambria Math"/>
                <w:i/>
                <w:sz w:val="40"/>
                <w:szCs w:val="40"/>
              </w:rPr>
            </m:ctrlPr>
          </m:e>
          <m:sub>
            <m:r>
              <w:rPr>
                <w:rFonts w:ascii="Cambria Math" w:hAnsi="Cambria Math" w:cs="Times New Roman"/>
                <w:sz w:val="40"/>
                <w:szCs w:val="40"/>
              </w:rPr>
              <m:t>n</m:t>
            </m:r>
          </m:sub>
        </m:sSub>
        <m:sSub>
          <m:sSubPr>
            <m:ctrlPr>
              <w:rPr>
                <w:rFonts w:ascii="Cambria Math" w:hAnsi="Cambria Math" w:cs="Times New Roman"/>
                <w:sz w:val="40"/>
                <w:szCs w:val="40"/>
              </w:rPr>
            </m:ctrlPr>
          </m:sSubPr>
          <m:e>
            <m:r>
              <w:rPr>
                <w:rFonts w:ascii="Cambria Math" w:hAnsi="Cambria Math" w:cs="Times New Roman"/>
                <w:sz w:val="40"/>
                <w:szCs w:val="40"/>
              </w:rPr>
              <m:t>M</m:t>
            </m:r>
            <m:ctrlPr>
              <w:rPr>
                <w:rFonts w:ascii="Cambria Math" w:hAnsi="Cambria Math" w:cs="Times New Roman"/>
                <w:i/>
                <w:sz w:val="40"/>
                <w:szCs w:val="40"/>
              </w:rPr>
            </m:ctrlPr>
          </m:e>
          <m:sub>
            <m:r>
              <w:rPr>
                <w:rFonts w:ascii="Cambria Math" w:hAnsi="Cambria Math" w:cs="Times New Roman"/>
                <w:sz w:val="40"/>
                <w:szCs w:val="40"/>
              </w:rPr>
              <m:t>x</m:t>
            </m:r>
          </m:sub>
        </m:sSub>
        <m:r>
          <w:rPr>
            <w:rFonts w:ascii="Cambria Math" w:hAnsi="Cambria Math" w:cs="Times New Roman"/>
            <w:sz w:val="40"/>
            <w:szCs w:val="40"/>
          </w:rPr>
          <m:t>=(</m:t>
        </m:r>
        <m:f>
          <m:fPr>
            <m:ctrlPr>
              <w:rPr>
                <w:rFonts w:ascii="Cambria Math" w:hAnsi="Cambria Math" w:cs="Times New Roman"/>
                <w:i/>
                <w:sz w:val="40"/>
                <w:szCs w:val="40"/>
              </w:rPr>
            </m:ctrlPr>
          </m:fPr>
          <m:num>
            <m:sSub>
              <m:sSubPr>
                <m:ctrlPr>
                  <w:rPr>
                    <w:rFonts w:ascii="Cambria Math" w:hAnsi="Cambria Math" w:cs="Times New Roman"/>
                    <w:i/>
                    <w:sz w:val="40"/>
                    <w:szCs w:val="40"/>
                  </w:rPr>
                </m:ctrlPr>
              </m:sSubPr>
              <m:e>
                <m:ctrlPr>
                  <w:rPr>
                    <w:rFonts w:ascii="Cambria Math" w:eastAsia="Cambria Math" w:hAnsi="Cambria Math" w:cs="Cambria Math"/>
                    <w:i/>
                    <w:sz w:val="40"/>
                    <w:szCs w:val="40"/>
                  </w:rPr>
                </m:ctrlPr>
              </m:e>
              <m:sub>
                <m:r>
                  <w:rPr>
                    <w:rFonts w:ascii="Cambria Math" w:hAnsi="Cambria Math" w:cs="Times New Roman"/>
                    <w:sz w:val="40"/>
                    <w:szCs w:val="40"/>
                  </w:rPr>
                  <m:t>n</m:t>
                </m:r>
              </m:sub>
            </m:sSub>
            <m:sSub>
              <m:sSubPr>
                <m:ctrlPr>
                  <w:rPr>
                    <w:rFonts w:ascii="Cambria Math" w:hAnsi="Cambria Math" w:cs="Times New Roman"/>
                    <w:i/>
                    <w:sz w:val="40"/>
                    <w:szCs w:val="40"/>
                  </w:rPr>
                </m:ctrlPr>
              </m:sSubPr>
              <m:e>
                <m:r>
                  <w:rPr>
                    <w:rFonts w:ascii="Cambria Math" w:hAnsi="Cambria Math" w:cs="Times New Roman"/>
                    <w:sz w:val="40"/>
                    <w:szCs w:val="40"/>
                  </w:rPr>
                  <m:t>D</m:t>
                </m:r>
              </m:e>
              <m:sub>
                <m:r>
                  <w:rPr>
                    <w:rFonts w:ascii="Cambria Math" w:hAnsi="Cambria Math" w:cs="Times New Roman"/>
                    <w:sz w:val="40"/>
                    <w:szCs w:val="40"/>
                  </w:rPr>
                  <m:t>x</m:t>
                </m:r>
              </m:sub>
            </m:sSub>
          </m:num>
          <m:den>
            <m:sSub>
              <m:sSubPr>
                <m:ctrlPr>
                  <w:rPr>
                    <w:rFonts w:ascii="Cambria Math" w:hAnsi="Cambria Math" w:cs="Times New Roman"/>
                    <w:i/>
                    <w:sz w:val="40"/>
                    <w:szCs w:val="40"/>
                  </w:rPr>
                </m:ctrlPr>
              </m:sSubPr>
              <m:e>
                <m:ctrlPr>
                  <w:rPr>
                    <w:rFonts w:ascii="Cambria Math" w:eastAsia="Cambria Math" w:hAnsi="Cambria Math" w:cs="Cambria Math"/>
                    <w:i/>
                    <w:sz w:val="40"/>
                    <w:szCs w:val="40"/>
                  </w:rPr>
                </m:ctrlPr>
              </m:e>
              <m:sub>
                <m:r>
                  <w:rPr>
                    <w:rFonts w:ascii="Cambria Math" w:hAnsi="Cambria Math" w:cs="Times New Roman"/>
                    <w:sz w:val="40"/>
                    <w:szCs w:val="40"/>
                  </w:rPr>
                  <m:t>n</m:t>
                </m:r>
              </m:sub>
            </m:sSub>
            <m:sSub>
              <m:sSubPr>
                <m:ctrlPr>
                  <w:rPr>
                    <w:rFonts w:ascii="Cambria Math" w:hAnsi="Cambria Math" w:cs="Times New Roman"/>
                    <w:i/>
                    <w:sz w:val="40"/>
                    <w:szCs w:val="40"/>
                  </w:rPr>
                </m:ctrlPr>
              </m:sSubPr>
              <m:e>
                <m:r>
                  <w:rPr>
                    <w:rFonts w:ascii="Cambria Math" w:hAnsi="Cambria Math" w:cs="Times New Roman"/>
                    <w:sz w:val="40"/>
                    <w:szCs w:val="40"/>
                  </w:rPr>
                  <m:t>K</m:t>
                </m:r>
              </m:e>
              <m:sub>
                <m:r>
                  <w:rPr>
                    <w:rFonts w:ascii="Cambria Math" w:hAnsi="Cambria Math" w:cs="Times New Roman"/>
                    <w:sz w:val="40"/>
                    <w:szCs w:val="40"/>
                  </w:rPr>
                  <m:t>x</m:t>
                </m:r>
              </m:sub>
            </m:sSub>
            <m:r>
              <w:rPr>
                <w:rFonts w:ascii="Cambria Math" w:hAnsi="Cambria Math" w:cs="Times New Roman"/>
                <w:sz w:val="40"/>
                <w:szCs w:val="40"/>
              </w:rPr>
              <m:t xml:space="preserve"> T</m:t>
            </m:r>
          </m:den>
        </m:f>
        <m:r>
          <w:rPr>
            <w:rFonts w:ascii="Cambria Math" w:hAnsi="Cambria Math" w:cs="Times New Roman"/>
            <w:sz w:val="40"/>
            <w:szCs w:val="40"/>
          </w:rPr>
          <m:t>)×constant</m:t>
        </m:r>
      </m:oMath>
      <w:r w:rsidR="000E1B88">
        <w:rPr>
          <w:rFonts w:ascii="Times New Roman" w:eastAsiaTheme="minorEastAsia" w:hAnsi="Times New Roman" w:cs="Times New Roman"/>
        </w:rPr>
        <w:t xml:space="preserve"> </w:t>
      </w:r>
      <w:r w:rsidR="00853228">
        <w:rPr>
          <w:rFonts w:ascii="Times New Roman" w:eastAsiaTheme="minorEastAsia" w:hAnsi="Times New Roman" w:cs="Times New Roman"/>
        </w:rPr>
        <w:t xml:space="preserve"> </w:t>
      </w:r>
    </w:p>
    <w:p w14:paraId="4C77FEB6" w14:textId="72821E31" w:rsidR="00B57095" w:rsidRPr="00B57095" w:rsidRDefault="000E1B88" w:rsidP="000479B4">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where </w:t>
      </w:r>
      <w:r w:rsidR="003B6D33">
        <w:rPr>
          <w:rFonts w:ascii="Times New Roman" w:eastAsiaTheme="minorEastAsia" w:hAnsi="Times New Roman" w:cs="Times New Roman"/>
        </w:rPr>
        <w:t>T is the length of the</w:t>
      </w:r>
      <w:r w:rsidR="00CB0368">
        <w:rPr>
          <w:rFonts w:ascii="Times New Roman" w:eastAsiaTheme="minorEastAsia" w:hAnsi="Times New Roman" w:cs="Times New Roman"/>
        </w:rPr>
        <w:t xml:space="preserve"> period,</w:t>
      </w:r>
      <w:r w:rsidR="003B6D33">
        <w:rPr>
          <w:rFonts w:ascii="Times New Roman" w:eastAsiaTheme="minorEastAsia" w:hAnsi="Times New Roman" w:cs="Times New Roman"/>
        </w:rPr>
        <w:t xml:space="preserve"> </w:t>
      </w:r>
      <w:proofErr w:type="spellStart"/>
      <w:r w:rsidR="00CB0368">
        <w:rPr>
          <w:rFonts w:ascii="Times New Roman" w:hAnsi="Times New Roman" w:cs="Times New Roman"/>
          <w:vertAlign w:val="subscript"/>
        </w:rPr>
        <w:t>n</w:t>
      </w:r>
      <w:r w:rsidR="00CB0368">
        <w:rPr>
          <w:rFonts w:ascii="Times New Roman" w:hAnsi="Times New Roman" w:cs="Times New Roman"/>
        </w:rPr>
        <w:t>D</w:t>
      </w:r>
      <w:r w:rsidR="00CB0368" w:rsidRPr="007739E3">
        <w:rPr>
          <w:rFonts w:ascii="Times New Roman" w:hAnsi="Times New Roman" w:cs="Times New Roman"/>
          <w:vertAlign w:val="subscript"/>
        </w:rPr>
        <w:t>x</w:t>
      </w:r>
      <w:proofErr w:type="spellEnd"/>
      <w:r w:rsidR="00F26C12">
        <w:rPr>
          <w:rFonts w:ascii="Times New Roman" w:hAnsi="Times New Roman" w:cs="Times New Roman"/>
        </w:rPr>
        <w:t xml:space="preserve"> is the number of </w:t>
      </w:r>
      <w:r w:rsidR="0089767D">
        <w:rPr>
          <w:rFonts w:ascii="Times New Roman" w:hAnsi="Times New Roman" w:cs="Times New Roman"/>
        </w:rPr>
        <w:t xml:space="preserve">occurrences of </w:t>
      </w:r>
      <w:r w:rsidR="00F26C12">
        <w:rPr>
          <w:rFonts w:ascii="Times New Roman" w:hAnsi="Times New Roman" w:cs="Times New Roman"/>
        </w:rPr>
        <w:t xml:space="preserve">death in the </w:t>
      </w:r>
      <w:r w:rsidR="0030488A">
        <w:rPr>
          <w:rFonts w:ascii="Times New Roman" w:hAnsi="Times New Roman" w:cs="Times New Roman"/>
        </w:rPr>
        <w:t xml:space="preserve">population of </w:t>
      </w:r>
      <w:proofErr w:type="spellStart"/>
      <w:r w:rsidR="0030488A">
        <w:rPr>
          <w:rFonts w:ascii="Times New Roman" w:hAnsi="Times New Roman" w:cs="Times New Roman"/>
          <w:vertAlign w:val="subscript"/>
        </w:rPr>
        <w:t>n</w:t>
      </w:r>
      <w:r w:rsidR="0030488A">
        <w:rPr>
          <w:rFonts w:ascii="Times New Roman" w:hAnsi="Times New Roman" w:cs="Times New Roman"/>
        </w:rPr>
        <w:t>K</w:t>
      </w:r>
      <w:r w:rsidR="0030488A" w:rsidRPr="007739E3">
        <w:rPr>
          <w:rFonts w:ascii="Times New Roman" w:hAnsi="Times New Roman" w:cs="Times New Roman"/>
          <w:vertAlign w:val="subscript"/>
        </w:rPr>
        <w:t>x</w:t>
      </w:r>
      <w:proofErr w:type="spellEnd"/>
      <w:r w:rsidR="002621E2">
        <w:rPr>
          <w:rFonts w:ascii="Times New Roman" w:hAnsi="Times New Roman" w:cs="Times New Roman"/>
        </w:rPr>
        <w:t xml:space="preserve">, </w:t>
      </w:r>
      <w:r w:rsidR="00A73EF6">
        <w:rPr>
          <w:rFonts w:ascii="Times New Roman" w:hAnsi="Times New Roman" w:cs="Times New Roman"/>
          <w:vertAlign w:val="subscript"/>
        </w:rPr>
        <w:t xml:space="preserve">n </w:t>
      </w:r>
      <w:r w:rsidR="00EA49FD">
        <w:rPr>
          <w:rFonts w:ascii="Times New Roman" w:hAnsi="Times New Roman" w:cs="Times New Roman"/>
        </w:rPr>
        <w:t xml:space="preserve">identifies the </w:t>
      </w:r>
      <w:r w:rsidR="008E7287">
        <w:rPr>
          <w:rFonts w:ascii="Times New Roman" w:hAnsi="Times New Roman" w:cs="Times New Roman"/>
        </w:rPr>
        <w:t xml:space="preserve">width of the </w:t>
      </w:r>
      <w:r w:rsidR="000071F4">
        <w:rPr>
          <w:rFonts w:ascii="Times New Roman" w:hAnsi="Times New Roman" w:cs="Times New Roman"/>
        </w:rPr>
        <w:t>age</w:t>
      </w:r>
      <w:r w:rsidR="008E7287">
        <w:rPr>
          <w:rFonts w:ascii="Times New Roman" w:hAnsi="Times New Roman" w:cs="Times New Roman"/>
        </w:rPr>
        <w:t xml:space="preserve"> </w:t>
      </w:r>
      <w:r w:rsidR="00BB39E1">
        <w:rPr>
          <w:rFonts w:ascii="Times New Roman" w:hAnsi="Times New Roman" w:cs="Times New Roman"/>
        </w:rPr>
        <w:t>interval</w:t>
      </w:r>
      <w:r w:rsidR="0043234E">
        <w:rPr>
          <w:rFonts w:ascii="Times New Roman" w:hAnsi="Times New Roman" w:cs="Times New Roman"/>
        </w:rPr>
        <w:t>,</w:t>
      </w:r>
      <w:r w:rsidR="008E7287">
        <w:rPr>
          <w:rFonts w:ascii="Times New Roman" w:hAnsi="Times New Roman" w:cs="Times New Roman"/>
        </w:rPr>
        <w:t xml:space="preserve"> and </w:t>
      </w:r>
      <w:r w:rsidR="00BB39E1">
        <w:rPr>
          <w:rFonts w:ascii="Times New Roman" w:hAnsi="Times New Roman" w:cs="Times New Roman"/>
          <w:vertAlign w:val="subscript"/>
        </w:rPr>
        <w:t>x</w:t>
      </w:r>
      <w:r w:rsidR="00BB39E1">
        <w:rPr>
          <w:rFonts w:ascii="Times New Roman" w:hAnsi="Times New Roman" w:cs="Times New Roman"/>
        </w:rPr>
        <w:t xml:space="preserve"> represents the starting point of the </w:t>
      </w:r>
      <w:r w:rsidR="000071F4">
        <w:rPr>
          <w:rFonts w:ascii="Times New Roman" w:hAnsi="Times New Roman" w:cs="Times New Roman"/>
        </w:rPr>
        <w:t xml:space="preserve">age </w:t>
      </w:r>
      <w:r w:rsidR="00BB39E1">
        <w:rPr>
          <w:rFonts w:ascii="Times New Roman" w:hAnsi="Times New Roman" w:cs="Times New Roman"/>
        </w:rPr>
        <w:t xml:space="preserve">interval. </w:t>
      </w:r>
      <w:r w:rsidR="00D07BCF">
        <w:rPr>
          <w:rFonts w:ascii="Times New Roman" w:hAnsi="Times New Roman" w:cs="Times New Roman"/>
        </w:rPr>
        <w:t>This is often multiplied by a constant, like 1000 to get a rate per 1000, or 100,000. When multiplied by 1, it is the proportion</w:t>
      </w:r>
      <w:r w:rsidR="00BB05C7">
        <w:rPr>
          <w:rFonts w:ascii="Times New Roman" w:hAnsi="Times New Roman" w:cs="Times New Roman"/>
        </w:rPr>
        <w:t xml:space="preserve"> of people </w:t>
      </w:r>
      <w:r w:rsidR="005E3260">
        <w:rPr>
          <w:rFonts w:ascii="Times New Roman" w:hAnsi="Times New Roman" w:cs="Times New Roman"/>
        </w:rPr>
        <w:t>dying in the interval</w:t>
      </w:r>
      <w:r w:rsidR="00D07BCF">
        <w:rPr>
          <w:rFonts w:ascii="Times New Roman" w:hAnsi="Times New Roman" w:cs="Times New Roman"/>
        </w:rPr>
        <w:t xml:space="preserve">. </w:t>
      </w:r>
    </w:p>
    <w:p w14:paraId="3401071B" w14:textId="7BE4548E" w:rsidR="00A64BC3" w:rsidRDefault="003A3586" w:rsidP="000479B4">
      <w:pPr>
        <w:spacing w:line="480" w:lineRule="auto"/>
        <w:rPr>
          <w:rFonts w:ascii="Times New Roman" w:hAnsi="Times New Roman" w:cs="Times New Roman"/>
        </w:rPr>
      </w:pPr>
      <w:r w:rsidRPr="003A3586">
        <w:rPr>
          <w:rFonts w:ascii="Times New Roman" w:hAnsi="Times New Roman" w:cs="Times New Roman"/>
        </w:rPr>
        <w:t xml:space="preserve"> </w:t>
      </w:r>
      <w:r w:rsidR="00B56279">
        <w:rPr>
          <w:rFonts w:ascii="Times New Roman" w:hAnsi="Times New Roman" w:cs="Times New Roman"/>
        </w:rPr>
        <w:t xml:space="preserve">The formula for this residence-specific </w:t>
      </w:r>
      <w:r w:rsidR="00DA6EE7">
        <w:rPr>
          <w:rFonts w:ascii="Times New Roman" w:hAnsi="Times New Roman" w:cs="Times New Roman"/>
        </w:rPr>
        <w:t xml:space="preserve">public assistance program </w:t>
      </w:r>
      <w:r w:rsidR="00995529">
        <w:rPr>
          <w:rFonts w:ascii="Times New Roman" w:hAnsi="Times New Roman" w:cs="Times New Roman"/>
        </w:rPr>
        <w:t>use</w:t>
      </w:r>
      <w:r w:rsidR="00C6498C">
        <w:rPr>
          <w:rFonts w:ascii="Times New Roman" w:hAnsi="Times New Roman" w:cs="Times New Roman"/>
        </w:rPr>
        <w:t xml:space="preserve"> </w:t>
      </w:r>
      <w:r w:rsidR="00B56279">
        <w:rPr>
          <w:rFonts w:ascii="Times New Roman" w:hAnsi="Times New Roman" w:cs="Times New Roman"/>
        </w:rPr>
        <w:t>rate</w:t>
      </w:r>
      <w:r w:rsidR="00A64BC3">
        <w:rPr>
          <w:rFonts w:ascii="Times New Roman" w:hAnsi="Times New Roman" w:cs="Times New Roman"/>
        </w:rPr>
        <w:t xml:space="preserve"> is</w:t>
      </w:r>
    </w:p>
    <w:p w14:paraId="0FF98366" w14:textId="5C4C7F0E" w:rsidR="005E0D92" w:rsidRDefault="00B56279" w:rsidP="000479B4">
      <w:pPr>
        <w:spacing w:line="480" w:lineRule="auto"/>
        <w:rPr>
          <w:rFonts w:ascii="Times New Roman" w:eastAsiaTheme="minorEastAsia" w:hAnsi="Times New Roman" w:cs="Times New Roman"/>
          <w:sz w:val="40"/>
          <w:szCs w:val="40"/>
        </w:rPr>
      </w:pPr>
      <w:r>
        <w:rPr>
          <w:rFonts w:ascii="Times New Roman" w:hAnsi="Times New Roman" w:cs="Times New Roman"/>
        </w:rPr>
        <w:t xml:space="preserve"> </w:t>
      </w:r>
      <m:oMath>
        <m:sSub>
          <m:sSubPr>
            <m:ctrlPr>
              <w:rPr>
                <w:rFonts w:ascii="Cambria Math" w:hAnsi="Cambria Math" w:cs="Times New Roman"/>
                <w:i/>
                <w:sz w:val="40"/>
                <w:szCs w:val="40"/>
              </w:rPr>
            </m:ctrlPr>
          </m:sSubPr>
          <m:e>
            <m:ctrlPr>
              <w:rPr>
                <w:rFonts w:ascii="Cambria Math" w:eastAsia="Cambria Math" w:hAnsi="Cambria Math" w:cs="Cambria Math"/>
                <w:i/>
                <w:sz w:val="40"/>
                <w:szCs w:val="40"/>
              </w:rPr>
            </m:ctrlPr>
          </m:e>
          <m:sub>
            <m:r>
              <w:rPr>
                <w:rFonts w:ascii="Cambria Math" w:hAnsi="Cambria Math" w:cs="Times New Roman"/>
                <w:sz w:val="40"/>
                <w:szCs w:val="40"/>
              </w:rPr>
              <m:t>n</m:t>
            </m:r>
          </m:sub>
        </m:sSub>
        <m:sSub>
          <m:sSubPr>
            <m:ctrlPr>
              <w:rPr>
                <w:rFonts w:ascii="Cambria Math" w:hAnsi="Cambria Math" w:cs="Times New Roman"/>
                <w:sz w:val="40"/>
                <w:szCs w:val="40"/>
              </w:rPr>
            </m:ctrlPr>
          </m:sSubPr>
          <m:e>
            <m:r>
              <w:rPr>
                <w:rFonts w:ascii="Cambria Math" w:hAnsi="Cambria Math" w:cs="Times New Roman"/>
                <w:sz w:val="40"/>
                <w:szCs w:val="40"/>
              </w:rPr>
              <m:t>PA</m:t>
            </m:r>
            <m:ctrlPr>
              <w:rPr>
                <w:rFonts w:ascii="Cambria Math" w:hAnsi="Cambria Math" w:cs="Times New Roman"/>
                <w:i/>
                <w:sz w:val="40"/>
                <w:szCs w:val="40"/>
              </w:rPr>
            </m:ctrlPr>
          </m:e>
          <m:sub>
            <m:r>
              <w:rPr>
                <w:rFonts w:ascii="Cambria Math" w:hAnsi="Cambria Math" w:cs="Times New Roman"/>
                <w:sz w:val="40"/>
                <w:szCs w:val="40"/>
              </w:rPr>
              <m:t>x</m:t>
            </m:r>
          </m:sub>
        </m:sSub>
        <m:r>
          <w:rPr>
            <w:rFonts w:ascii="Cambria Math" w:hAnsi="Cambria Math" w:cs="Times New Roman"/>
            <w:sz w:val="40"/>
            <w:szCs w:val="40"/>
          </w:rPr>
          <m:t>= (</m:t>
        </m:r>
        <m:f>
          <m:fPr>
            <m:ctrlPr>
              <w:rPr>
                <w:rFonts w:ascii="Cambria Math" w:hAnsi="Cambria Math" w:cs="Times New Roman"/>
                <w:i/>
                <w:sz w:val="40"/>
                <w:szCs w:val="40"/>
              </w:rPr>
            </m:ctrlPr>
          </m:fPr>
          <m:num>
            <m:sSub>
              <m:sSubPr>
                <m:ctrlPr>
                  <w:rPr>
                    <w:rFonts w:ascii="Cambria Math" w:hAnsi="Cambria Math" w:cs="Times New Roman"/>
                    <w:i/>
                    <w:sz w:val="40"/>
                    <w:szCs w:val="40"/>
                  </w:rPr>
                </m:ctrlPr>
              </m:sSubPr>
              <m:e>
                <m:ctrlPr>
                  <w:rPr>
                    <w:rFonts w:ascii="Cambria Math" w:eastAsia="Cambria Math" w:hAnsi="Cambria Math" w:cs="Cambria Math"/>
                    <w:i/>
                    <w:sz w:val="40"/>
                    <w:szCs w:val="40"/>
                  </w:rPr>
                </m:ctrlPr>
              </m:e>
              <m:sub>
                <m:r>
                  <w:rPr>
                    <w:rFonts w:ascii="Cambria Math" w:hAnsi="Cambria Math" w:cs="Times New Roman"/>
                    <w:sz w:val="40"/>
                    <w:szCs w:val="40"/>
                  </w:rPr>
                  <m:t>n</m:t>
                </m:r>
              </m:sub>
            </m:sSub>
            <m:sSub>
              <m:sSubPr>
                <m:ctrlPr>
                  <w:rPr>
                    <w:rFonts w:ascii="Cambria Math" w:hAnsi="Cambria Math" w:cs="Times New Roman"/>
                    <w:i/>
                    <w:sz w:val="40"/>
                    <w:szCs w:val="40"/>
                  </w:rPr>
                </m:ctrlPr>
              </m:sSubPr>
              <m:e>
                <m:r>
                  <w:rPr>
                    <w:rFonts w:ascii="Cambria Math" w:hAnsi="Cambria Math" w:cs="Times New Roman"/>
                    <w:sz w:val="40"/>
                    <w:szCs w:val="40"/>
                  </w:rPr>
                  <m:t>U</m:t>
                </m:r>
              </m:e>
              <m:sub>
                <m:r>
                  <w:rPr>
                    <w:rFonts w:ascii="Cambria Math" w:hAnsi="Cambria Math" w:cs="Times New Roman"/>
                    <w:sz w:val="40"/>
                    <w:szCs w:val="40"/>
                  </w:rPr>
                  <m:t>x</m:t>
                </m:r>
              </m:sub>
            </m:sSub>
          </m:num>
          <m:den>
            <m:sSub>
              <m:sSubPr>
                <m:ctrlPr>
                  <w:rPr>
                    <w:rFonts w:ascii="Cambria Math" w:hAnsi="Cambria Math" w:cs="Times New Roman"/>
                    <w:i/>
                    <w:sz w:val="40"/>
                    <w:szCs w:val="40"/>
                  </w:rPr>
                </m:ctrlPr>
              </m:sSubPr>
              <m:e>
                <m:ctrlPr>
                  <w:rPr>
                    <w:rFonts w:ascii="Cambria Math" w:eastAsia="Cambria Math" w:hAnsi="Cambria Math" w:cs="Cambria Math"/>
                    <w:i/>
                    <w:sz w:val="40"/>
                    <w:szCs w:val="40"/>
                  </w:rPr>
                </m:ctrlPr>
              </m:e>
              <m:sub>
                <m:r>
                  <w:rPr>
                    <w:rFonts w:ascii="Cambria Math" w:hAnsi="Cambria Math" w:cs="Times New Roman"/>
                    <w:sz w:val="40"/>
                    <w:szCs w:val="40"/>
                  </w:rPr>
                  <m:t>n</m:t>
                </m:r>
              </m:sub>
            </m:sSub>
            <m:sSub>
              <m:sSubPr>
                <m:ctrlPr>
                  <w:rPr>
                    <w:rFonts w:ascii="Cambria Math" w:hAnsi="Cambria Math" w:cs="Times New Roman"/>
                    <w:i/>
                    <w:sz w:val="40"/>
                    <w:szCs w:val="40"/>
                  </w:rPr>
                </m:ctrlPr>
              </m:sSubPr>
              <m:e>
                <m:r>
                  <w:rPr>
                    <w:rFonts w:ascii="Cambria Math" w:hAnsi="Cambria Math" w:cs="Times New Roman"/>
                    <w:sz w:val="40"/>
                    <w:szCs w:val="40"/>
                  </w:rPr>
                  <m:t>K</m:t>
                </m:r>
              </m:e>
              <m:sub>
                <m:r>
                  <w:rPr>
                    <w:rFonts w:ascii="Cambria Math" w:hAnsi="Cambria Math" w:cs="Times New Roman"/>
                    <w:sz w:val="40"/>
                    <w:szCs w:val="40"/>
                  </w:rPr>
                  <m:t>x</m:t>
                </m:r>
              </m:sub>
            </m:sSub>
            <m:r>
              <w:rPr>
                <w:rFonts w:ascii="Cambria Math" w:hAnsi="Cambria Math" w:cs="Times New Roman"/>
                <w:sz w:val="40"/>
                <w:szCs w:val="40"/>
              </w:rPr>
              <m:t xml:space="preserve"> T</m:t>
            </m:r>
          </m:den>
        </m:f>
        <m:r>
          <w:rPr>
            <w:rFonts w:ascii="Cambria Math" w:hAnsi="Cambria Math" w:cs="Times New Roman"/>
            <w:sz w:val="40"/>
            <w:szCs w:val="40"/>
          </w:rPr>
          <m:t>)×constant</m:t>
        </m:r>
      </m:oMath>
    </w:p>
    <w:p w14:paraId="42713FC7" w14:textId="17D9941C" w:rsidR="00A64BC3" w:rsidRPr="00A64BC3" w:rsidRDefault="00FC10F0" w:rsidP="003A7C66">
      <w:pPr>
        <w:spacing w:line="480" w:lineRule="auto"/>
        <w:ind w:firstLine="720"/>
        <w:rPr>
          <w:rFonts w:ascii="Times New Roman" w:eastAsiaTheme="minorEastAsia" w:hAnsi="Times New Roman" w:cs="Times New Roman"/>
        </w:rPr>
      </w:pPr>
      <w:r>
        <w:rPr>
          <w:rFonts w:ascii="Times New Roman" w:eastAsiaTheme="minorEastAsia" w:hAnsi="Times New Roman" w:cs="Times New Roman"/>
        </w:rPr>
        <w:t>w</w:t>
      </w:r>
      <w:r w:rsidR="00A64BC3">
        <w:rPr>
          <w:rFonts w:ascii="Times New Roman" w:eastAsiaTheme="minorEastAsia" w:hAnsi="Times New Roman" w:cs="Times New Roman"/>
        </w:rPr>
        <w:t xml:space="preserve">here </w:t>
      </w:r>
      <w:proofErr w:type="spellStart"/>
      <w:r w:rsidR="00421A6D">
        <w:rPr>
          <w:rFonts w:ascii="Times New Roman" w:hAnsi="Times New Roman" w:cs="Times New Roman"/>
          <w:vertAlign w:val="subscript"/>
        </w:rPr>
        <w:t>n</w:t>
      </w:r>
      <w:r w:rsidR="00C6498C">
        <w:rPr>
          <w:rFonts w:ascii="Times New Roman" w:hAnsi="Times New Roman" w:cs="Times New Roman"/>
        </w:rPr>
        <w:t>U</w:t>
      </w:r>
      <w:r w:rsidR="00421A6D" w:rsidRPr="007739E3">
        <w:rPr>
          <w:rFonts w:ascii="Times New Roman" w:hAnsi="Times New Roman" w:cs="Times New Roman"/>
          <w:vertAlign w:val="subscript"/>
        </w:rPr>
        <w:t>x</w:t>
      </w:r>
      <w:proofErr w:type="spellEnd"/>
      <w:r w:rsidR="00421A6D" w:rsidRPr="00421A6D">
        <w:rPr>
          <w:rFonts w:ascii="Times New Roman" w:hAnsi="Times New Roman" w:cs="Times New Roman"/>
        </w:rPr>
        <w:t xml:space="preserve"> is the number of households that</w:t>
      </w:r>
      <w:r w:rsidR="00FF2769">
        <w:rPr>
          <w:rFonts w:ascii="Times New Roman" w:hAnsi="Times New Roman" w:cs="Times New Roman"/>
        </w:rPr>
        <w:t xml:space="preserve"> use public assistance programs in </w:t>
      </w:r>
      <w:r w:rsidR="003A7C66">
        <w:rPr>
          <w:rFonts w:ascii="Times New Roman" w:hAnsi="Times New Roman" w:cs="Times New Roman"/>
        </w:rPr>
        <w:t>period</w:t>
      </w:r>
      <w:r w:rsidR="00FF2769">
        <w:rPr>
          <w:rFonts w:ascii="Times New Roman" w:hAnsi="Times New Roman" w:cs="Times New Roman"/>
        </w:rPr>
        <w:t xml:space="preserve"> T</w:t>
      </w:r>
      <w:r w:rsidR="00BB39E1">
        <w:rPr>
          <w:rFonts w:ascii="Times New Roman" w:hAnsi="Times New Roman" w:cs="Times New Roman"/>
        </w:rPr>
        <w:t xml:space="preserve">, </w:t>
      </w:r>
      <w:r w:rsidR="000071F4">
        <w:rPr>
          <w:rFonts w:ascii="Times New Roman" w:hAnsi="Times New Roman" w:cs="Times New Roman"/>
          <w:vertAlign w:val="subscript"/>
        </w:rPr>
        <w:t xml:space="preserve">n </w:t>
      </w:r>
      <w:r w:rsidR="000071F4">
        <w:rPr>
          <w:rFonts w:ascii="Times New Roman" w:hAnsi="Times New Roman" w:cs="Times New Roman"/>
        </w:rPr>
        <w:t>identifies the width of the residency interval</w:t>
      </w:r>
      <w:r>
        <w:rPr>
          <w:rFonts w:ascii="Times New Roman" w:hAnsi="Times New Roman" w:cs="Times New Roman"/>
        </w:rPr>
        <w:t>,</w:t>
      </w:r>
      <w:r w:rsidR="000071F4">
        <w:rPr>
          <w:rFonts w:ascii="Times New Roman" w:hAnsi="Times New Roman" w:cs="Times New Roman"/>
        </w:rPr>
        <w:t xml:space="preserve"> and </w:t>
      </w:r>
      <w:r w:rsidR="000071F4">
        <w:rPr>
          <w:rFonts w:ascii="Times New Roman" w:hAnsi="Times New Roman" w:cs="Times New Roman"/>
          <w:vertAlign w:val="subscript"/>
        </w:rPr>
        <w:t>x</w:t>
      </w:r>
      <w:r w:rsidR="000071F4">
        <w:rPr>
          <w:rFonts w:ascii="Times New Roman" w:hAnsi="Times New Roman" w:cs="Times New Roman"/>
        </w:rPr>
        <w:t xml:space="preserve"> represents the starting point of the residency </w:t>
      </w:r>
      <w:r w:rsidR="000071F4">
        <w:rPr>
          <w:rFonts w:ascii="Times New Roman" w:hAnsi="Times New Roman" w:cs="Times New Roman"/>
        </w:rPr>
        <w:lastRenderedPageBreak/>
        <w:t>interval.</w:t>
      </w:r>
      <w:r w:rsidR="005E3260">
        <w:rPr>
          <w:rFonts w:ascii="Times New Roman" w:hAnsi="Times New Roman" w:cs="Times New Roman"/>
        </w:rPr>
        <w:t xml:space="preserve"> When we do not multiply </w:t>
      </w:r>
      <w:r w:rsidR="00C01DC1">
        <w:rPr>
          <w:rFonts w:ascii="Times New Roman" w:hAnsi="Times New Roman" w:cs="Times New Roman"/>
        </w:rPr>
        <w:t>the proportion</w:t>
      </w:r>
      <w:r w:rsidR="005E3260">
        <w:rPr>
          <w:rFonts w:ascii="Times New Roman" w:hAnsi="Times New Roman" w:cs="Times New Roman"/>
        </w:rPr>
        <w:t xml:space="preserve"> by </w:t>
      </w:r>
      <w:r w:rsidR="0012289C">
        <w:rPr>
          <w:rFonts w:ascii="Times New Roman" w:hAnsi="Times New Roman" w:cs="Times New Roman"/>
        </w:rPr>
        <w:t>constant</w:t>
      </w:r>
      <w:r w:rsidR="005E3260">
        <w:rPr>
          <w:rFonts w:ascii="Times New Roman" w:hAnsi="Times New Roman" w:cs="Times New Roman"/>
        </w:rPr>
        <w:t xml:space="preserve">, we </w:t>
      </w:r>
      <w:r w:rsidR="00C01DC1">
        <w:rPr>
          <w:rFonts w:ascii="Times New Roman" w:hAnsi="Times New Roman" w:cs="Times New Roman"/>
        </w:rPr>
        <w:t>retain</w:t>
      </w:r>
      <w:r w:rsidR="005E3260">
        <w:rPr>
          <w:rFonts w:ascii="Times New Roman" w:hAnsi="Times New Roman" w:cs="Times New Roman"/>
        </w:rPr>
        <w:t xml:space="preserve"> the proportion</w:t>
      </w:r>
      <w:r w:rsidR="00C01DC1">
        <w:rPr>
          <w:rFonts w:ascii="Times New Roman" w:hAnsi="Times New Roman" w:cs="Times New Roman"/>
        </w:rPr>
        <w:t xml:space="preserve">. </w:t>
      </w:r>
      <w:r w:rsidR="00624DCA">
        <w:rPr>
          <w:rFonts w:ascii="Times New Roman" w:hAnsi="Times New Roman" w:cs="Times New Roman"/>
        </w:rPr>
        <w:t xml:space="preserve">Subtracting this </w:t>
      </w:r>
      <w:r w:rsidR="00C01DC1">
        <w:rPr>
          <w:rFonts w:ascii="Times New Roman" w:hAnsi="Times New Roman" w:cs="Times New Roman"/>
        </w:rPr>
        <w:t>proportion</w:t>
      </w:r>
      <w:r w:rsidR="00624DCA">
        <w:rPr>
          <w:rFonts w:ascii="Times New Roman" w:hAnsi="Times New Roman" w:cs="Times New Roman"/>
        </w:rPr>
        <w:t xml:space="preserve"> from one</w:t>
      </w:r>
      <w:r w:rsidR="00BE0ADC">
        <w:rPr>
          <w:rFonts w:ascii="Times New Roman" w:hAnsi="Times New Roman" w:cs="Times New Roman"/>
        </w:rPr>
        <w:t xml:space="preserve"> would</w:t>
      </w:r>
      <w:r w:rsidR="00624DCA">
        <w:rPr>
          <w:rFonts w:ascii="Times New Roman" w:hAnsi="Times New Roman" w:cs="Times New Roman"/>
        </w:rPr>
        <w:t xml:space="preserve"> give the </w:t>
      </w:r>
      <w:r w:rsidR="00792856">
        <w:rPr>
          <w:rFonts w:ascii="Times New Roman" w:hAnsi="Times New Roman" w:cs="Times New Roman"/>
        </w:rPr>
        <w:t xml:space="preserve">economic self-sufficiency </w:t>
      </w:r>
      <w:r w:rsidR="00397AAA">
        <w:rPr>
          <w:rFonts w:ascii="Times New Roman" w:hAnsi="Times New Roman" w:cs="Times New Roman"/>
        </w:rPr>
        <w:t>proportion</w:t>
      </w:r>
      <w:r w:rsidR="00792856">
        <w:rPr>
          <w:rFonts w:ascii="Times New Roman" w:hAnsi="Times New Roman" w:cs="Times New Roman"/>
        </w:rPr>
        <w:t xml:space="preserve">. </w:t>
      </w:r>
    </w:p>
    <w:p w14:paraId="7989DD1E" w14:textId="4A514F2C" w:rsidR="006C0721" w:rsidRDefault="00C95BDC" w:rsidP="00933263">
      <w:pPr>
        <w:spacing w:line="480" w:lineRule="auto"/>
        <w:ind w:firstLine="720"/>
        <w:rPr>
          <w:rFonts w:ascii="Times New Roman" w:hAnsi="Times New Roman" w:cs="Times New Roman"/>
        </w:rPr>
      </w:pPr>
      <w:r>
        <w:rPr>
          <w:rFonts w:ascii="Times New Roman" w:hAnsi="Times New Roman" w:cs="Times New Roman"/>
        </w:rPr>
        <w:t>This measure</w:t>
      </w:r>
      <w:r w:rsidR="00F46EFE">
        <w:rPr>
          <w:rFonts w:ascii="Times New Roman" w:hAnsi="Times New Roman" w:cs="Times New Roman"/>
        </w:rPr>
        <w:t xml:space="preserve"> of residence-specific</w:t>
      </w:r>
      <w:r w:rsidR="00D25F0A">
        <w:rPr>
          <w:rFonts w:ascii="Times New Roman" w:hAnsi="Times New Roman" w:cs="Times New Roman"/>
        </w:rPr>
        <w:t xml:space="preserve"> public assistance use</w:t>
      </w:r>
      <w:r w:rsidR="00F46EFE">
        <w:rPr>
          <w:rFonts w:ascii="Times New Roman" w:hAnsi="Times New Roman" w:cs="Times New Roman"/>
        </w:rPr>
        <w:t xml:space="preserve"> </w:t>
      </w:r>
      <w:r w:rsidR="005145C1">
        <w:rPr>
          <w:rFonts w:ascii="Times New Roman" w:hAnsi="Times New Roman" w:cs="Times New Roman"/>
        </w:rPr>
        <w:t>proportions are</w:t>
      </w:r>
      <w:r w:rsidR="00F46EFE">
        <w:rPr>
          <w:rFonts w:ascii="Times New Roman" w:hAnsi="Times New Roman" w:cs="Times New Roman"/>
        </w:rPr>
        <w:t xml:space="preserve"> then</w:t>
      </w:r>
      <w:r>
        <w:rPr>
          <w:rFonts w:ascii="Times New Roman" w:hAnsi="Times New Roman" w:cs="Times New Roman"/>
        </w:rPr>
        <w:t xml:space="preserve"> </w:t>
      </w:r>
      <w:r w:rsidR="00984244">
        <w:rPr>
          <w:rFonts w:ascii="Times New Roman" w:hAnsi="Times New Roman" w:cs="Times New Roman"/>
        </w:rPr>
        <w:t>broken down</w:t>
      </w:r>
      <w:r w:rsidR="00AF3E90">
        <w:rPr>
          <w:rFonts w:ascii="Times New Roman" w:hAnsi="Times New Roman" w:cs="Times New Roman"/>
        </w:rPr>
        <w:t xml:space="preserve"> in separate tables</w:t>
      </w:r>
      <w:r w:rsidR="00984244">
        <w:rPr>
          <w:rFonts w:ascii="Times New Roman" w:hAnsi="Times New Roman" w:cs="Times New Roman"/>
        </w:rPr>
        <w:t xml:space="preserve"> by resettlement type</w:t>
      </w:r>
      <w:r w:rsidR="0047630B">
        <w:rPr>
          <w:rFonts w:ascii="Times New Roman" w:hAnsi="Times New Roman" w:cs="Times New Roman"/>
        </w:rPr>
        <w:t xml:space="preserve"> (US-gov-led, CA-gov</w:t>
      </w:r>
      <w:r w:rsidR="001079D2">
        <w:rPr>
          <w:rFonts w:ascii="Times New Roman" w:hAnsi="Times New Roman" w:cs="Times New Roman"/>
        </w:rPr>
        <w:t>-</w:t>
      </w:r>
      <w:r w:rsidR="0047630B">
        <w:rPr>
          <w:rFonts w:ascii="Times New Roman" w:hAnsi="Times New Roman" w:cs="Times New Roman"/>
        </w:rPr>
        <w:t>led, CA-private, CA-blended-visa)</w:t>
      </w:r>
      <w:r w:rsidR="00984244">
        <w:rPr>
          <w:rFonts w:ascii="Times New Roman" w:hAnsi="Times New Roman" w:cs="Times New Roman"/>
        </w:rPr>
        <w:t xml:space="preserve">, </w:t>
      </w:r>
      <w:r w:rsidR="00CE4183">
        <w:rPr>
          <w:rFonts w:ascii="Times New Roman" w:hAnsi="Times New Roman" w:cs="Times New Roman"/>
        </w:rPr>
        <w:t>observation year</w:t>
      </w:r>
      <w:r w:rsidR="00A85D7D">
        <w:rPr>
          <w:rFonts w:ascii="Times New Roman" w:hAnsi="Times New Roman" w:cs="Times New Roman"/>
        </w:rPr>
        <w:t xml:space="preserve"> (or vintage year for the Annual Survey of Refugees)</w:t>
      </w:r>
      <w:r w:rsidR="00CE4183">
        <w:rPr>
          <w:rFonts w:ascii="Times New Roman" w:hAnsi="Times New Roman" w:cs="Times New Roman"/>
        </w:rPr>
        <w:t>, and sex</w:t>
      </w:r>
      <w:r w:rsidR="00A85D7D">
        <w:rPr>
          <w:rFonts w:ascii="Times New Roman" w:hAnsi="Times New Roman" w:cs="Times New Roman"/>
        </w:rPr>
        <w:t xml:space="preserve"> (combined, male, or female)</w:t>
      </w:r>
      <w:r w:rsidR="00CE4183">
        <w:rPr>
          <w:rFonts w:ascii="Times New Roman" w:hAnsi="Times New Roman" w:cs="Times New Roman"/>
        </w:rPr>
        <w:t xml:space="preserve">. </w:t>
      </w:r>
      <w:r w:rsidR="006C0721">
        <w:rPr>
          <w:rFonts w:ascii="Times New Roman" w:hAnsi="Times New Roman" w:cs="Times New Roman"/>
        </w:rPr>
        <w:t>Afterwards, I will use multilevel model</w:t>
      </w:r>
      <w:r w:rsidR="00BA29F6">
        <w:rPr>
          <w:rFonts w:ascii="Times New Roman" w:hAnsi="Times New Roman" w:cs="Times New Roman"/>
        </w:rPr>
        <w:t>ing</w:t>
      </w:r>
      <w:r w:rsidR="006C0721">
        <w:rPr>
          <w:rFonts w:ascii="Times New Roman" w:hAnsi="Times New Roman" w:cs="Times New Roman"/>
        </w:rPr>
        <w:t xml:space="preserve"> </w:t>
      </w:r>
      <w:r w:rsidR="00756FBF">
        <w:rPr>
          <w:rFonts w:ascii="Times New Roman" w:hAnsi="Times New Roman" w:cs="Times New Roman"/>
        </w:rPr>
        <w:t>to</w:t>
      </w:r>
      <w:r w:rsidR="00BA29F6">
        <w:rPr>
          <w:rFonts w:ascii="Times New Roman" w:hAnsi="Times New Roman" w:cs="Times New Roman"/>
        </w:rPr>
        <w:t xml:space="preserve"> include</w:t>
      </w:r>
      <w:r w:rsidR="00756FBF">
        <w:rPr>
          <w:rFonts w:ascii="Times New Roman" w:hAnsi="Times New Roman" w:cs="Times New Roman"/>
        </w:rPr>
        <w:t xml:space="preserve"> </w:t>
      </w:r>
      <w:r w:rsidR="00064857">
        <w:rPr>
          <w:rFonts w:ascii="Times New Roman" w:hAnsi="Times New Roman" w:cs="Times New Roman"/>
        </w:rPr>
        <w:t xml:space="preserve">the funding available for refugee resettlement </w:t>
      </w:r>
      <w:r w:rsidR="00A52DE3">
        <w:rPr>
          <w:rFonts w:ascii="Times New Roman" w:hAnsi="Times New Roman" w:cs="Times New Roman"/>
        </w:rPr>
        <w:t>in the year the household is resettled.</w:t>
      </w:r>
    </w:p>
    <w:p w14:paraId="057F866A" w14:textId="77777777" w:rsidR="00E94E4A" w:rsidRDefault="00C03CD5" w:rsidP="00E94E4A">
      <w:pPr>
        <w:spacing w:line="480" w:lineRule="auto"/>
        <w:rPr>
          <w:rFonts w:ascii="Times New Roman" w:hAnsi="Times New Roman" w:cs="Times New Roman"/>
        </w:rPr>
      </w:pPr>
      <w:r>
        <w:rPr>
          <w:rFonts w:ascii="Times New Roman" w:hAnsi="Times New Roman" w:cs="Times New Roman"/>
        </w:rPr>
        <w:t>RESULT</w:t>
      </w:r>
      <w:r w:rsidR="00C5176F">
        <w:rPr>
          <w:rFonts w:ascii="Times New Roman" w:hAnsi="Times New Roman" w:cs="Times New Roman"/>
        </w:rPr>
        <w:t>S</w:t>
      </w:r>
    </w:p>
    <w:p w14:paraId="5887400D" w14:textId="7FBB9EFC" w:rsidR="0040647B" w:rsidRPr="00E94E4A" w:rsidRDefault="00C5176F" w:rsidP="00E94E4A">
      <w:pPr>
        <w:spacing w:line="480" w:lineRule="auto"/>
        <w:ind w:firstLine="720"/>
        <w:rPr>
          <w:rFonts w:ascii="Times New Roman" w:hAnsi="Times New Roman" w:cs="Times New Roman"/>
        </w:rPr>
      </w:pPr>
      <w:r>
        <w:rPr>
          <w:rFonts w:ascii="Times New Roman" w:hAnsi="Times New Roman" w:cs="Times New Roman"/>
        </w:rPr>
        <w:t xml:space="preserve">Figure 1 </w:t>
      </w:r>
      <w:r w:rsidR="00582F22">
        <w:rPr>
          <w:rFonts w:ascii="Times New Roman" w:hAnsi="Times New Roman" w:cs="Times New Roman"/>
        </w:rPr>
        <w:t>describes</w:t>
      </w:r>
      <w:r>
        <w:rPr>
          <w:rFonts w:ascii="Times New Roman" w:hAnsi="Times New Roman" w:cs="Times New Roman"/>
        </w:rPr>
        <w:t xml:space="preserve"> the general trend</w:t>
      </w:r>
      <w:r w:rsidR="00582F22">
        <w:rPr>
          <w:rFonts w:ascii="Times New Roman" w:hAnsi="Times New Roman" w:cs="Times New Roman"/>
        </w:rPr>
        <w:t xml:space="preserve"> of the economic self-sufficiency rate across all resettlement routes. </w:t>
      </w:r>
      <w:r w:rsidR="00A46C9C">
        <w:rPr>
          <w:rFonts w:ascii="Times New Roman" w:hAnsi="Times New Roman" w:cs="Times New Roman"/>
        </w:rPr>
        <w:t xml:space="preserve">Note the 95% confidence interval surrounding the U.S. government </w:t>
      </w:r>
      <w:r w:rsidR="00547971">
        <w:rPr>
          <w:rFonts w:ascii="Times New Roman" w:hAnsi="Times New Roman" w:cs="Times New Roman"/>
        </w:rPr>
        <w:t xml:space="preserve">estimates is not present for the Canadian rates, which do not come from a sample and do not need confidence intervals. </w:t>
      </w:r>
      <w:r w:rsidR="00E94E4A">
        <w:rPr>
          <w:rFonts w:ascii="Times New Roman" w:hAnsi="Times New Roman" w:cs="Times New Roman"/>
        </w:rPr>
        <w:t>At</w:t>
      </w:r>
      <w:r w:rsidR="00C7721E">
        <w:rPr>
          <w:rFonts w:ascii="Times New Roman" w:hAnsi="Times New Roman" w:cs="Times New Roman"/>
        </w:rPr>
        <w:t xml:space="preserve"> the end of </w:t>
      </w:r>
      <w:r w:rsidR="00802913">
        <w:rPr>
          <w:rFonts w:ascii="Times New Roman" w:hAnsi="Times New Roman" w:cs="Times New Roman"/>
        </w:rPr>
        <w:t xml:space="preserve">five years, Canadian and U.S. </w:t>
      </w:r>
      <w:r w:rsidR="004748D4">
        <w:rPr>
          <w:rFonts w:ascii="Times New Roman" w:hAnsi="Times New Roman" w:cs="Times New Roman"/>
        </w:rPr>
        <w:t>economic self-sufficiency rates are statistically indistinguishable (</w:t>
      </w:r>
      <w:r w:rsidR="00373C6F">
        <w:rPr>
          <w:rFonts w:ascii="Times New Roman" w:hAnsi="Times New Roman" w:cs="Times New Roman"/>
        </w:rPr>
        <w:t>except</w:t>
      </w:r>
      <w:r w:rsidR="004748D4">
        <w:rPr>
          <w:rFonts w:ascii="Times New Roman" w:hAnsi="Times New Roman" w:cs="Times New Roman"/>
        </w:rPr>
        <w:t xml:space="preserve"> in 2018). </w:t>
      </w:r>
      <w:r w:rsidR="004131FC">
        <w:rPr>
          <w:rFonts w:ascii="Times New Roman" w:hAnsi="Times New Roman" w:cs="Times New Roman"/>
        </w:rPr>
        <w:t xml:space="preserve">Note that the U.S. trend in 2020 is </w:t>
      </w:r>
      <w:r w:rsidR="004131FC" w:rsidRPr="005538C4">
        <w:rPr>
          <w:rFonts w:ascii="Times New Roman" w:hAnsi="Times New Roman" w:cs="Times New Roman"/>
        </w:rPr>
        <w:t xml:space="preserve">markedly different than the trend presented here because the U.S. </w:t>
      </w:r>
      <w:r w:rsidR="008701FE" w:rsidRPr="005538C4">
        <w:rPr>
          <w:rFonts w:ascii="Times New Roman" w:hAnsi="Times New Roman" w:cs="Times New Roman"/>
        </w:rPr>
        <w:t xml:space="preserve">temporarily </w:t>
      </w:r>
      <w:r w:rsidR="00F420E1" w:rsidRPr="005538C4">
        <w:rPr>
          <w:rFonts w:ascii="Times New Roman" w:hAnsi="Times New Roman" w:cs="Times New Roman"/>
        </w:rPr>
        <w:t>extend</w:t>
      </w:r>
      <w:r w:rsidR="001C03AB">
        <w:rPr>
          <w:rFonts w:ascii="Times New Roman" w:hAnsi="Times New Roman" w:cs="Times New Roman"/>
        </w:rPr>
        <w:t>ed</w:t>
      </w:r>
      <w:r w:rsidR="00F420E1" w:rsidRPr="005538C4">
        <w:rPr>
          <w:rFonts w:ascii="Times New Roman" w:hAnsi="Times New Roman" w:cs="Times New Roman"/>
        </w:rPr>
        <w:t xml:space="preserve"> its support to refugees longer during the COVID-19 pandemic while Canada </w:t>
      </w:r>
      <w:r w:rsidR="001C03AB">
        <w:rPr>
          <w:rFonts w:ascii="Times New Roman" w:hAnsi="Times New Roman" w:cs="Times New Roman"/>
        </w:rPr>
        <w:t>did</w:t>
      </w:r>
      <w:r w:rsidR="00F420E1" w:rsidRPr="005538C4">
        <w:rPr>
          <w:rFonts w:ascii="Times New Roman" w:hAnsi="Times New Roman" w:cs="Times New Roman"/>
        </w:rPr>
        <w:t xml:space="preserve"> not. Even considering the differences </w:t>
      </w:r>
      <w:r w:rsidR="008701FE" w:rsidRPr="005538C4">
        <w:rPr>
          <w:rFonts w:ascii="Times New Roman" w:hAnsi="Times New Roman" w:cs="Times New Roman"/>
        </w:rPr>
        <w:t xml:space="preserve">in handling the pandemic, the </w:t>
      </w:r>
      <w:r w:rsidR="007D69F9" w:rsidRPr="005538C4">
        <w:rPr>
          <w:rFonts w:ascii="Times New Roman" w:hAnsi="Times New Roman" w:cs="Times New Roman"/>
        </w:rPr>
        <w:t>a</w:t>
      </w:r>
      <w:r w:rsidR="00B86D70" w:rsidRPr="005538C4">
        <w:rPr>
          <w:rFonts w:ascii="Times New Roman" w:hAnsi="Times New Roman" w:cs="Times New Roman"/>
        </w:rPr>
        <w:t>verage within-</w:t>
      </w:r>
      <w:r w:rsidR="007D69F9" w:rsidRPr="005538C4">
        <w:rPr>
          <w:rFonts w:ascii="Times New Roman" w:hAnsi="Times New Roman" w:cs="Times New Roman"/>
        </w:rPr>
        <w:t>observation</w:t>
      </w:r>
      <w:r w:rsidR="00B86D70" w:rsidRPr="005538C4">
        <w:rPr>
          <w:rFonts w:ascii="Times New Roman" w:hAnsi="Times New Roman" w:cs="Times New Roman"/>
        </w:rPr>
        <w:t xml:space="preserve"> year correlation is .77</w:t>
      </w:r>
      <w:r w:rsidR="007D69F9" w:rsidRPr="005538C4">
        <w:rPr>
          <w:rFonts w:ascii="Times New Roman" w:hAnsi="Times New Roman" w:cs="Times New Roman"/>
        </w:rPr>
        <w:t xml:space="preserve"> across </w:t>
      </w:r>
      <w:r w:rsidR="001A61E2" w:rsidRPr="005538C4">
        <w:rPr>
          <w:rFonts w:ascii="Times New Roman" w:hAnsi="Times New Roman" w:cs="Times New Roman"/>
        </w:rPr>
        <w:t>the combined-sex</w:t>
      </w:r>
      <w:r w:rsidR="007D69F9" w:rsidRPr="005538C4">
        <w:rPr>
          <w:rFonts w:ascii="Times New Roman" w:hAnsi="Times New Roman" w:cs="Times New Roman"/>
        </w:rPr>
        <w:t xml:space="preserve"> life tables.</w:t>
      </w:r>
      <w:r w:rsidR="001A61E2" w:rsidRPr="005538C4">
        <w:rPr>
          <w:rFonts w:ascii="Times New Roman" w:hAnsi="Times New Roman" w:cs="Times New Roman"/>
        </w:rPr>
        <w:t xml:space="preserve"> The </w:t>
      </w:r>
      <w:r w:rsidR="007B6273" w:rsidRPr="005538C4">
        <w:rPr>
          <w:rFonts w:ascii="Times New Roman" w:hAnsi="Times New Roman" w:cs="Times New Roman"/>
        </w:rPr>
        <w:t xml:space="preserve">average distance for these life tables at the end of the </w:t>
      </w:r>
      <w:r w:rsidR="00E94E4A" w:rsidRPr="005538C4">
        <w:rPr>
          <w:rFonts w:ascii="Times New Roman" w:hAnsi="Times New Roman" w:cs="Times New Roman"/>
        </w:rPr>
        <w:t>five-year</w:t>
      </w:r>
      <w:r w:rsidR="007B6273" w:rsidRPr="005538C4">
        <w:rPr>
          <w:rFonts w:ascii="Times New Roman" w:hAnsi="Times New Roman" w:cs="Times New Roman"/>
        </w:rPr>
        <w:t xml:space="preserve"> window is 2.2</w:t>
      </w:r>
      <w:r w:rsidR="007D69F9" w:rsidRPr="005538C4">
        <w:rPr>
          <w:rFonts w:ascii="Times New Roman" w:hAnsi="Times New Roman" w:cs="Times New Roman"/>
        </w:rPr>
        <w:t xml:space="preserve"> </w:t>
      </w:r>
      <w:r w:rsidR="007B6273" w:rsidRPr="005538C4">
        <w:rPr>
          <w:rFonts w:ascii="Times New Roman" w:hAnsi="Times New Roman" w:cs="Times New Roman"/>
        </w:rPr>
        <w:t>percentage points and is almost always inside of the U.S. confidence interval.</w:t>
      </w:r>
      <w:r w:rsidR="007B6273">
        <w:t xml:space="preserve"> </w:t>
      </w:r>
    </w:p>
    <w:tbl>
      <w:tblPr>
        <w:tblW w:w="10816" w:type="dxa"/>
        <w:tblLayout w:type="fixed"/>
        <w:tblLook w:val="04A0" w:firstRow="1" w:lastRow="0" w:firstColumn="1" w:lastColumn="0" w:noHBand="0" w:noVBand="1"/>
      </w:tblPr>
      <w:tblGrid>
        <w:gridCol w:w="5408"/>
        <w:gridCol w:w="5408"/>
      </w:tblGrid>
      <w:tr w:rsidR="00E8756F" w14:paraId="77D816B3" w14:textId="77777777" w:rsidTr="002D13AE">
        <w:trPr>
          <w:trHeight w:val="655"/>
        </w:trPr>
        <w:tc>
          <w:tcPr>
            <w:tcW w:w="10816" w:type="dxa"/>
            <w:gridSpan w:val="2"/>
            <w:tcBorders>
              <w:left w:val="nil"/>
              <w:bottom w:val="single" w:sz="4" w:space="0" w:color="auto"/>
              <w:right w:val="nil"/>
            </w:tcBorders>
          </w:tcPr>
          <w:p w14:paraId="77D816B2" w14:textId="77777777" w:rsidR="00E8756F" w:rsidRDefault="00A076DC">
            <w:pPr>
              <w:spacing w:after="0" w:line="240" w:lineRule="auto"/>
              <w:rPr>
                <w:rFonts w:ascii="Aptos" w:eastAsia="Aptos" w:hAnsi="Aptos"/>
              </w:rPr>
            </w:pPr>
            <w:r>
              <w:rPr>
                <w:rFonts w:eastAsia="Aptos"/>
              </w:rPr>
              <w:t>FIGURE 1. Government-Assisted Resettled Refugee Household Public Assistance Use by Arrival Cohort and Country of Resettlement From 2016-2019</w:t>
            </w:r>
          </w:p>
        </w:tc>
      </w:tr>
      <w:tr w:rsidR="00E8756F" w14:paraId="77D816B6" w14:textId="77777777" w:rsidTr="002D13AE">
        <w:trPr>
          <w:trHeight w:val="3248"/>
        </w:trPr>
        <w:tc>
          <w:tcPr>
            <w:tcW w:w="5408" w:type="dxa"/>
            <w:tcBorders>
              <w:top w:val="single" w:sz="4" w:space="0" w:color="auto"/>
              <w:left w:val="nil"/>
              <w:bottom w:val="nil"/>
              <w:right w:val="nil"/>
            </w:tcBorders>
          </w:tcPr>
          <w:p w14:paraId="77D816B4" w14:textId="77777777" w:rsidR="00E8756F" w:rsidRDefault="00A076DC">
            <w:pPr>
              <w:spacing w:after="0" w:line="240" w:lineRule="auto"/>
              <w:rPr>
                <w:rFonts w:ascii="Aptos" w:eastAsia="Aptos" w:hAnsi="Aptos"/>
              </w:rPr>
            </w:pPr>
            <w:r>
              <w:rPr>
                <w:rFonts w:eastAsia="Aptos"/>
                <w:noProof/>
              </w:rPr>
              <w:lastRenderedPageBreak/>
              <w:drawing>
                <wp:inline distT="0" distB="0" distL="0" distR="0" wp14:anchorId="77D8170C" wp14:editId="7061268D">
                  <wp:extent cx="3291840" cy="2033752"/>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2"/>
                          <a:stretch>
                            <a:fillRect/>
                          </a:stretch>
                        </pic:blipFill>
                        <pic:spPr bwMode="auto">
                          <a:xfrm>
                            <a:off x="0" y="0"/>
                            <a:ext cx="3291840" cy="2033752"/>
                          </a:xfrm>
                          <a:prstGeom prst="rect">
                            <a:avLst/>
                          </a:prstGeom>
                        </pic:spPr>
                      </pic:pic>
                    </a:graphicData>
                  </a:graphic>
                </wp:inline>
              </w:drawing>
            </w:r>
          </w:p>
        </w:tc>
        <w:tc>
          <w:tcPr>
            <w:tcW w:w="5408" w:type="dxa"/>
            <w:tcBorders>
              <w:top w:val="single" w:sz="4" w:space="0" w:color="auto"/>
              <w:left w:val="nil"/>
              <w:bottom w:val="nil"/>
              <w:right w:val="nil"/>
            </w:tcBorders>
          </w:tcPr>
          <w:p w14:paraId="77D816B5" w14:textId="77777777" w:rsidR="00E8756F" w:rsidRDefault="00A076DC">
            <w:pPr>
              <w:spacing w:after="0" w:line="240" w:lineRule="auto"/>
              <w:rPr>
                <w:rFonts w:ascii="Aptos" w:eastAsia="Aptos" w:hAnsi="Aptos"/>
              </w:rPr>
            </w:pPr>
            <w:r>
              <w:rPr>
                <w:rFonts w:eastAsia="Aptos"/>
                <w:noProof/>
              </w:rPr>
              <w:drawing>
                <wp:inline distT="0" distB="0" distL="0" distR="0" wp14:anchorId="77D8170E" wp14:editId="4431B4B7">
                  <wp:extent cx="3291840" cy="2031536"/>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3"/>
                          <a:stretch>
                            <a:fillRect/>
                          </a:stretch>
                        </pic:blipFill>
                        <pic:spPr bwMode="auto">
                          <a:xfrm>
                            <a:off x="0" y="0"/>
                            <a:ext cx="3291840" cy="2031536"/>
                          </a:xfrm>
                          <a:prstGeom prst="rect">
                            <a:avLst/>
                          </a:prstGeom>
                        </pic:spPr>
                      </pic:pic>
                    </a:graphicData>
                  </a:graphic>
                </wp:inline>
              </w:drawing>
            </w:r>
          </w:p>
        </w:tc>
      </w:tr>
      <w:tr w:rsidR="00E8756F" w14:paraId="77D816B9" w14:textId="77777777" w:rsidTr="002D13AE">
        <w:trPr>
          <w:trHeight w:val="3248"/>
        </w:trPr>
        <w:tc>
          <w:tcPr>
            <w:tcW w:w="5408" w:type="dxa"/>
            <w:tcBorders>
              <w:top w:val="nil"/>
              <w:left w:val="nil"/>
              <w:bottom w:val="single" w:sz="4" w:space="0" w:color="auto"/>
              <w:right w:val="nil"/>
            </w:tcBorders>
          </w:tcPr>
          <w:p w14:paraId="77D816B7" w14:textId="77777777" w:rsidR="00E8756F" w:rsidRDefault="00A076DC">
            <w:pPr>
              <w:tabs>
                <w:tab w:val="left" w:pos="2835"/>
              </w:tabs>
              <w:spacing w:after="0" w:line="240" w:lineRule="auto"/>
              <w:rPr>
                <w:rFonts w:ascii="Aptos" w:eastAsia="Aptos" w:hAnsi="Aptos"/>
              </w:rPr>
            </w:pPr>
            <w:r>
              <w:rPr>
                <w:rFonts w:eastAsia="Aptos"/>
                <w:noProof/>
              </w:rPr>
              <w:drawing>
                <wp:inline distT="0" distB="0" distL="0" distR="0" wp14:anchorId="77D81710" wp14:editId="4B05167C">
                  <wp:extent cx="3291840" cy="2033752"/>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14"/>
                          <a:stretch>
                            <a:fillRect/>
                          </a:stretch>
                        </pic:blipFill>
                        <pic:spPr bwMode="auto">
                          <a:xfrm>
                            <a:off x="0" y="0"/>
                            <a:ext cx="3291840" cy="2033752"/>
                          </a:xfrm>
                          <a:prstGeom prst="rect">
                            <a:avLst/>
                          </a:prstGeom>
                        </pic:spPr>
                      </pic:pic>
                    </a:graphicData>
                  </a:graphic>
                </wp:inline>
              </w:drawing>
            </w:r>
          </w:p>
        </w:tc>
        <w:tc>
          <w:tcPr>
            <w:tcW w:w="5408" w:type="dxa"/>
            <w:tcBorders>
              <w:top w:val="nil"/>
              <w:left w:val="nil"/>
              <w:bottom w:val="single" w:sz="4" w:space="0" w:color="auto"/>
              <w:right w:val="nil"/>
            </w:tcBorders>
          </w:tcPr>
          <w:p w14:paraId="77D816B8" w14:textId="77777777" w:rsidR="00E8756F" w:rsidRDefault="00A076DC">
            <w:pPr>
              <w:spacing w:after="0" w:line="240" w:lineRule="auto"/>
              <w:rPr>
                <w:rFonts w:ascii="Aptos" w:eastAsia="Aptos" w:hAnsi="Aptos"/>
              </w:rPr>
            </w:pPr>
            <w:r>
              <w:rPr>
                <w:rFonts w:eastAsia="Aptos"/>
                <w:noProof/>
              </w:rPr>
              <w:drawing>
                <wp:inline distT="0" distB="0" distL="0" distR="0" wp14:anchorId="77D81712" wp14:editId="33C51FA5">
                  <wp:extent cx="3291840" cy="2031536"/>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15"/>
                          <a:stretch>
                            <a:fillRect/>
                          </a:stretch>
                        </pic:blipFill>
                        <pic:spPr bwMode="auto">
                          <a:xfrm>
                            <a:off x="0" y="0"/>
                            <a:ext cx="3291840" cy="2031536"/>
                          </a:xfrm>
                          <a:prstGeom prst="rect">
                            <a:avLst/>
                          </a:prstGeom>
                        </pic:spPr>
                      </pic:pic>
                    </a:graphicData>
                  </a:graphic>
                </wp:inline>
              </w:drawing>
            </w:r>
          </w:p>
        </w:tc>
      </w:tr>
      <w:tr w:rsidR="00E8756F" w14:paraId="77D816BB" w14:textId="77777777" w:rsidTr="002D13AE">
        <w:trPr>
          <w:trHeight w:val="992"/>
        </w:trPr>
        <w:tc>
          <w:tcPr>
            <w:tcW w:w="10816" w:type="dxa"/>
            <w:gridSpan w:val="2"/>
            <w:tcBorders>
              <w:top w:val="single" w:sz="4" w:space="0" w:color="auto"/>
              <w:left w:val="nil"/>
              <w:bottom w:val="single" w:sz="4" w:space="0" w:color="auto"/>
              <w:right w:val="nil"/>
            </w:tcBorders>
          </w:tcPr>
          <w:p w14:paraId="77D816BA" w14:textId="2558C195" w:rsidR="00E8756F" w:rsidRDefault="00A076DC">
            <w:pPr>
              <w:spacing w:after="0" w:line="240" w:lineRule="auto"/>
              <w:rPr>
                <w:rFonts w:ascii="Aptos" w:eastAsia="Aptos" w:hAnsi="Aptos"/>
              </w:rPr>
            </w:pPr>
            <w:r>
              <w:rPr>
                <w:rFonts w:eastAsia="Aptos"/>
              </w:rPr>
              <w:t xml:space="preserve">Note: Canadian data is from the Longitudinal Immigration </w:t>
            </w:r>
            <w:proofErr w:type="spellStart"/>
            <w:r>
              <w:rPr>
                <w:rFonts w:eastAsia="Aptos"/>
              </w:rPr>
              <w:t>DataBase</w:t>
            </w:r>
            <w:proofErr w:type="spellEnd"/>
            <w:r>
              <w:rPr>
                <w:rFonts w:eastAsia="Aptos"/>
              </w:rPr>
              <w:t xml:space="preserve"> is </w:t>
            </w:r>
            <w:r w:rsidR="000F1671">
              <w:rPr>
                <w:rFonts w:eastAsia="Aptos"/>
              </w:rPr>
              <w:t>a complete accounting of tax payers</w:t>
            </w:r>
            <w:r>
              <w:rPr>
                <w:rFonts w:eastAsia="Aptos"/>
              </w:rPr>
              <w:t xml:space="preserve"> and so has no margin of error. United States data is from the Annual Survey of Refugees. </w:t>
            </w:r>
          </w:p>
        </w:tc>
      </w:tr>
    </w:tbl>
    <w:p w14:paraId="77D816BC" w14:textId="77777777" w:rsidR="00E8756F" w:rsidRDefault="00E8756F"/>
    <w:p w14:paraId="2EC56955" w14:textId="6F2F622F" w:rsidR="00281FC8" w:rsidRDefault="00CE452C" w:rsidP="002102C6">
      <w:pPr>
        <w:spacing w:line="480" w:lineRule="auto"/>
        <w:ind w:firstLine="720"/>
      </w:pPr>
      <w:r>
        <w:t>There is a</w:t>
      </w:r>
      <w:r w:rsidR="009D302F">
        <w:t>n</w:t>
      </w:r>
      <w:r>
        <w:t xml:space="preserve"> initial </w:t>
      </w:r>
      <w:proofErr w:type="gramStart"/>
      <w:r w:rsidR="00281FC8">
        <w:t>drop in</w:t>
      </w:r>
      <w:proofErr w:type="gramEnd"/>
      <w:r>
        <w:t xml:space="preserve"> public assistance program use over time and then a leveling out </w:t>
      </w:r>
      <w:r w:rsidR="00E240DC">
        <w:t xml:space="preserve">for the Canadian resettlement types, while the American resettlement </w:t>
      </w:r>
      <w:r w:rsidR="009D302F">
        <w:t>route</w:t>
      </w:r>
      <w:r w:rsidR="002D13AE">
        <w:t xml:space="preserve"> usually</w:t>
      </w:r>
      <w:r w:rsidR="009D302F">
        <w:t xml:space="preserve"> starts lower and declines </w:t>
      </w:r>
      <w:r w:rsidR="00281FC8">
        <w:t>moderately</w:t>
      </w:r>
      <w:r w:rsidR="009D302F">
        <w:t>.</w:t>
      </w:r>
      <w:r w:rsidR="002D13AE">
        <w:t xml:space="preserve"> At the end of five years, the proportion of households using public assistance programs is close.</w:t>
      </w:r>
    </w:p>
    <w:p w14:paraId="04C6CAB6" w14:textId="7A2AD9F0" w:rsidR="002D13AE" w:rsidRDefault="00281FC8" w:rsidP="002102C6">
      <w:pPr>
        <w:spacing w:line="480" w:lineRule="auto"/>
        <w:ind w:firstLine="720"/>
      </w:pPr>
      <w:r>
        <w:t xml:space="preserve">Figure 2 describes the demographic results by sex for the </w:t>
      </w:r>
      <w:r w:rsidR="002D13AE">
        <w:t>2016-2019 data.</w:t>
      </w:r>
      <w:r w:rsidR="00BF07D4">
        <w:t xml:space="preserve"> </w:t>
      </w:r>
      <w:commentRangeStart w:id="10"/>
      <w:r w:rsidR="00BF07D4">
        <w:t>The male life tables tend to reflect the combined sex life</w:t>
      </w:r>
      <w:ins w:id="11" w:author="Lariscy, Joseph" w:date="2024-12-17T17:03:00Z" w16du:dateUtc="2024-12-17T23:03:00Z">
        <w:r w:rsidR="00BF07D4">
          <w:t xml:space="preserve"> </w:t>
        </w:r>
      </w:ins>
      <w:r w:rsidR="00BF07D4">
        <w:t>tables very closely. The majority of households resettled in both countries are headed by men, which is why the combined sex life tables look so much like the male life tables.</w:t>
      </w:r>
      <w:commentRangeEnd w:id="10"/>
      <w:r w:rsidR="00BF07D4">
        <w:rPr>
          <w:rStyle w:val="CommentReference"/>
        </w:rPr>
        <w:commentReference w:id="10"/>
      </w:r>
      <w:r w:rsidR="00BF07D4">
        <w:t xml:space="preserve"> Women-headed households, especially </w:t>
      </w:r>
      <w:r w:rsidR="00BF07D4">
        <w:lastRenderedPageBreak/>
        <w:t>the women-headed households sampled in the United States, had more variance.</w:t>
      </w:r>
      <w:r w:rsidR="006806CA">
        <w:t xml:space="preserve"> This is likely because the female-headed household is rarer: </w:t>
      </w:r>
      <w:proofErr w:type="gramStart"/>
      <w:r w:rsidR="006806CA">
        <w:t>typically</w:t>
      </w:r>
      <w:proofErr w:type="gramEnd"/>
      <w:r w:rsidR="006806CA">
        <w:t xml:space="preserve"> only making up </w:t>
      </w:r>
      <w:r w:rsidR="00CF0B43">
        <w:t>around 25% of the Annual Survey of Refugee’s 1500 households.</w:t>
      </w:r>
      <w:r w:rsidR="00BF07D4">
        <w:t xml:space="preserve"> It is hard to tell which sex had higher assistance program use rates at the end of five years</w:t>
      </w:r>
      <w:r w:rsidR="003F7D0C">
        <w:t>, especially because it seems to change based on the resettlement system</w:t>
      </w:r>
      <w:r w:rsidR="00BF07D4">
        <w:t xml:space="preserve">. </w:t>
      </w:r>
      <w:r w:rsidR="003F7D0C">
        <w:t>T</w:t>
      </w:r>
      <w:r w:rsidR="00BF07D4">
        <w:t xml:space="preserve">he </w:t>
      </w:r>
      <w:r w:rsidR="00E841F3">
        <w:t>model-based</w:t>
      </w:r>
      <w:r w:rsidR="00BF07D4">
        <w:t xml:space="preserve"> approach will obtain estimates for sex and observe the effects of sex across each resettlement system. </w:t>
      </w:r>
    </w:p>
    <w:tbl>
      <w:tblPr>
        <w:tblStyle w:val="TableGrid"/>
        <w:tblW w:w="10925" w:type="dxa"/>
        <w:tblLook w:val="04A0" w:firstRow="1" w:lastRow="0" w:firstColumn="1" w:lastColumn="0" w:noHBand="0" w:noVBand="1"/>
      </w:tblPr>
      <w:tblGrid>
        <w:gridCol w:w="5462"/>
        <w:gridCol w:w="5463"/>
      </w:tblGrid>
      <w:tr w:rsidR="002D13AE" w14:paraId="4D673658" w14:textId="77777777" w:rsidTr="00E841F3">
        <w:trPr>
          <w:trHeight w:val="350"/>
        </w:trPr>
        <w:tc>
          <w:tcPr>
            <w:tcW w:w="10925" w:type="dxa"/>
            <w:gridSpan w:val="2"/>
          </w:tcPr>
          <w:p w14:paraId="03B4E2A3" w14:textId="3C7D2878" w:rsidR="002D13AE" w:rsidRPr="002D13AE" w:rsidRDefault="002D13AE" w:rsidP="00E841F3">
            <w:pPr>
              <w:spacing w:line="240" w:lineRule="auto"/>
              <w:rPr>
                <w:rFonts w:ascii="Times New Roman" w:hAnsi="Times New Roman" w:cs="Times New Roman"/>
              </w:rPr>
            </w:pPr>
            <w:r w:rsidRPr="002D13AE">
              <w:rPr>
                <w:rFonts w:ascii="Times New Roman" w:hAnsi="Times New Roman" w:cs="Times New Roman"/>
              </w:rPr>
              <w:t>FIGURE 2. Public Assistance Use Rates by Sex, 2016-2019 Combined.</w:t>
            </w:r>
          </w:p>
        </w:tc>
      </w:tr>
      <w:tr w:rsidR="002D13AE" w14:paraId="6BA47D4B" w14:textId="77777777" w:rsidTr="00E841F3">
        <w:trPr>
          <w:trHeight w:val="3707"/>
        </w:trPr>
        <w:tc>
          <w:tcPr>
            <w:tcW w:w="5462" w:type="dxa"/>
          </w:tcPr>
          <w:p w14:paraId="0B9CB17A" w14:textId="15730C87" w:rsidR="002D13AE" w:rsidRPr="002D13AE" w:rsidRDefault="002D13AE" w:rsidP="002102C6">
            <w:pPr>
              <w:spacing w:line="480" w:lineRule="auto"/>
              <w:rPr>
                <w:b/>
                <w:bCs/>
              </w:rPr>
            </w:pPr>
            <w:r>
              <w:rPr>
                <w:b/>
                <w:bCs/>
                <w:noProof/>
              </w:rPr>
              <w:drawing>
                <wp:inline distT="0" distB="0" distL="0" distR="0" wp14:anchorId="30790350" wp14:editId="7EF431EA">
                  <wp:extent cx="3291840" cy="2463543"/>
                  <wp:effectExtent l="0" t="0" r="0" b="0"/>
                  <wp:docPr id="204908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1840" cy="2463543"/>
                          </a:xfrm>
                          <a:prstGeom prst="rect">
                            <a:avLst/>
                          </a:prstGeom>
                          <a:noFill/>
                        </pic:spPr>
                      </pic:pic>
                    </a:graphicData>
                  </a:graphic>
                </wp:inline>
              </w:drawing>
            </w:r>
          </w:p>
        </w:tc>
        <w:tc>
          <w:tcPr>
            <w:tcW w:w="5463" w:type="dxa"/>
          </w:tcPr>
          <w:p w14:paraId="15515131" w14:textId="219F4C9F" w:rsidR="002D13AE" w:rsidRDefault="002D13AE" w:rsidP="002102C6">
            <w:pPr>
              <w:spacing w:line="480" w:lineRule="auto"/>
            </w:pPr>
            <w:r>
              <w:rPr>
                <w:noProof/>
              </w:rPr>
              <w:drawing>
                <wp:inline distT="0" distB="0" distL="0" distR="0" wp14:anchorId="41524224" wp14:editId="3B7C8480">
                  <wp:extent cx="3291840" cy="2463543"/>
                  <wp:effectExtent l="0" t="0" r="0" b="0"/>
                  <wp:docPr id="1672644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91840" cy="2463543"/>
                          </a:xfrm>
                          <a:prstGeom prst="rect">
                            <a:avLst/>
                          </a:prstGeom>
                          <a:noFill/>
                        </pic:spPr>
                      </pic:pic>
                    </a:graphicData>
                  </a:graphic>
                </wp:inline>
              </w:drawing>
            </w:r>
          </w:p>
        </w:tc>
      </w:tr>
    </w:tbl>
    <w:p w14:paraId="0AC13B9C" w14:textId="083C1A3A" w:rsidR="00281FC8" w:rsidRDefault="002D13AE" w:rsidP="002102C6">
      <w:pPr>
        <w:spacing w:line="480" w:lineRule="auto"/>
        <w:ind w:firstLine="720"/>
      </w:pPr>
      <w:r>
        <w:t xml:space="preserve"> </w:t>
      </w:r>
    </w:p>
    <w:p w14:paraId="73E5D82D" w14:textId="2DCA32A4" w:rsidR="002F21F5" w:rsidRDefault="00224B47" w:rsidP="00224B47">
      <w:pPr>
        <w:spacing w:line="480" w:lineRule="auto"/>
      </w:pPr>
      <w:r>
        <w:tab/>
        <w:t xml:space="preserve">Because funding is only available at the country level, I cannot disentangle the funding per program, nor the distribution of funds across household characteristics like sex. However, </w:t>
      </w:r>
      <w:r w:rsidR="00282188">
        <w:t xml:space="preserve">when we look at the funding per capita available in each country it is clear that </w:t>
      </w:r>
      <w:r w:rsidR="00230ED8">
        <w:t>Canada spends much more per refugee than the United States does</w:t>
      </w:r>
      <w:r w:rsidR="002F3E19">
        <w:t xml:space="preserve">, often </w:t>
      </w:r>
      <w:r w:rsidR="0000044C">
        <w:t xml:space="preserve">several times over. </w:t>
      </w:r>
      <w:r w:rsidR="00802BD0">
        <w:t xml:space="preserve">The total spending of the countries is similar, </w:t>
      </w:r>
      <w:r w:rsidR="003F7D0C">
        <w:t>but</w:t>
      </w:r>
      <w:r w:rsidR="00802BD0">
        <w:t xml:space="preserve"> the United States resettles </w:t>
      </w:r>
      <w:r w:rsidR="003F7D0C">
        <w:t xml:space="preserve">many </w:t>
      </w:r>
      <w:r w:rsidR="00802BD0">
        <w:t>more refugees than Canada</w:t>
      </w:r>
      <w:r w:rsidR="00673EC3">
        <w:t xml:space="preserve">. </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5"/>
        <w:gridCol w:w="2176"/>
        <w:gridCol w:w="5577"/>
        <w:gridCol w:w="18"/>
      </w:tblGrid>
      <w:tr w:rsidR="0062528B" w:rsidRPr="00CA69F1" w14:paraId="38A50311" w14:textId="77777777" w:rsidTr="00476372">
        <w:tc>
          <w:tcPr>
            <w:tcW w:w="9576" w:type="dxa"/>
            <w:gridSpan w:val="4"/>
            <w:tcBorders>
              <w:bottom w:val="single" w:sz="4" w:space="0" w:color="auto"/>
            </w:tcBorders>
          </w:tcPr>
          <w:p w14:paraId="7633B49E" w14:textId="4DA15BA1" w:rsidR="0062528B" w:rsidRPr="00CA69F1" w:rsidRDefault="0062528B" w:rsidP="00CA69F1">
            <w:pPr>
              <w:spacing w:line="240" w:lineRule="auto"/>
              <w:rPr>
                <w:rFonts w:ascii="Times New Roman" w:hAnsi="Times New Roman" w:cs="Times New Roman"/>
                <w:color w:val="000000"/>
              </w:rPr>
            </w:pPr>
            <w:r w:rsidRPr="00CA69F1">
              <w:rPr>
                <w:rFonts w:ascii="Times New Roman" w:hAnsi="Times New Roman" w:cs="Times New Roman"/>
                <w:color w:val="000000"/>
              </w:rPr>
              <w:lastRenderedPageBreak/>
              <w:t>TABLE 1. Grouped Funding Per Capita</w:t>
            </w:r>
          </w:p>
        </w:tc>
      </w:tr>
      <w:tr w:rsidR="0062528B" w:rsidRPr="00CA69F1" w14:paraId="614B8DDB" w14:textId="77777777" w:rsidTr="0062528B">
        <w:trPr>
          <w:gridAfter w:val="1"/>
          <w:wAfter w:w="18" w:type="dxa"/>
        </w:trPr>
        <w:tc>
          <w:tcPr>
            <w:tcW w:w="1805" w:type="dxa"/>
            <w:tcBorders>
              <w:top w:val="single" w:sz="4" w:space="0" w:color="auto"/>
              <w:bottom w:val="single" w:sz="4" w:space="0" w:color="auto"/>
            </w:tcBorders>
            <w:vAlign w:val="center"/>
          </w:tcPr>
          <w:p w14:paraId="18C4DBA5" w14:textId="6EDF7D89" w:rsidR="0062528B" w:rsidRPr="00CA69F1" w:rsidRDefault="0062528B" w:rsidP="00281FC8">
            <w:pPr>
              <w:spacing w:line="240" w:lineRule="auto"/>
              <w:rPr>
                <w:rFonts w:ascii="Times New Roman" w:hAnsi="Times New Roman" w:cs="Times New Roman"/>
                <w:color w:val="000000"/>
              </w:rPr>
            </w:pPr>
            <w:r w:rsidRPr="00CA69F1">
              <w:rPr>
                <w:rFonts w:ascii="Times New Roman" w:hAnsi="Times New Roman" w:cs="Times New Roman"/>
                <w:color w:val="000000"/>
              </w:rPr>
              <w:t>Country</w:t>
            </w:r>
          </w:p>
        </w:tc>
        <w:tc>
          <w:tcPr>
            <w:tcW w:w="2176" w:type="dxa"/>
            <w:tcBorders>
              <w:top w:val="single" w:sz="4" w:space="0" w:color="auto"/>
              <w:bottom w:val="single" w:sz="4" w:space="0" w:color="auto"/>
            </w:tcBorders>
            <w:vAlign w:val="center"/>
          </w:tcPr>
          <w:p w14:paraId="532B00E9" w14:textId="5EA173E3" w:rsidR="0062528B" w:rsidRPr="00CA69F1" w:rsidRDefault="00FC197F" w:rsidP="00FC197F">
            <w:pPr>
              <w:spacing w:line="240" w:lineRule="auto"/>
              <w:rPr>
                <w:rFonts w:ascii="Times New Roman" w:hAnsi="Times New Roman" w:cs="Times New Roman"/>
                <w:color w:val="000000"/>
              </w:rPr>
            </w:pPr>
            <w:r>
              <w:rPr>
                <w:rFonts w:ascii="Times New Roman" w:hAnsi="Times New Roman" w:cs="Times New Roman"/>
                <w:color w:val="000000"/>
              </w:rPr>
              <w:t>Reference Year</w:t>
            </w:r>
          </w:p>
        </w:tc>
        <w:tc>
          <w:tcPr>
            <w:tcW w:w="5577" w:type="dxa"/>
            <w:tcBorders>
              <w:top w:val="single" w:sz="4" w:space="0" w:color="auto"/>
              <w:bottom w:val="single" w:sz="4" w:space="0" w:color="auto"/>
            </w:tcBorders>
            <w:vAlign w:val="center"/>
          </w:tcPr>
          <w:p w14:paraId="22458D54" w14:textId="447F79E6" w:rsidR="0062528B" w:rsidRPr="00CA69F1" w:rsidRDefault="0062528B" w:rsidP="00281FC8">
            <w:pPr>
              <w:spacing w:line="240" w:lineRule="auto"/>
              <w:jc w:val="center"/>
              <w:rPr>
                <w:rFonts w:ascii="Times New Roman" w:hAnsi="Times New Roman" w:cs="Times New Roman"/>
                <w:color w:val="000000"/>
              </w:rPr>
            </w:pPr>
            <w:commentRangeStart w:id="12"/>
            <w:r w:rsidRPr="00CA69F1">
              <w:rPr>
                <w:rFonts w:ascii="Times New Roman" w:hAnsi="Times New Roman" w:cs="Times New Roman"/>
                <w:color w:val="000000"/>
              </w:rPr>
              <w:t>Mean Funding per Capita</w:t>
            </w:r>
            <w:commentRangeEnd w:id="12"/>
            <w:r>
              <w:rPr>
                <w:rStyle w:val="CommentReference"/>
              </w:rPr>
              <w:commentReference w:id="12"/>
            </w:r>
            <w:r>
              <w:rPr>
                <w:rFonts w:ascii="Times New Roman" w:hAnsi="Times New Roman" w:cs="Times New Roman"/>
                <w:color w:val="000000"/>
              </w:rPr>
              <w:t xml:space="preserve"> in 2016 U.S. Dollars</w:t>
            </w:r>
          </w:p>
        </w:tc>
      </w:tr>
      <w:tr w:rsidR="00BD5A85" w:rsidRPr="00CA69F1" w14:paraId="6D6A20DE" w14:textId="77777777" w:rsidTr="00F95201">
        <w:trPr>
          <w:gridAfter w:val="1"/>
          <w:wAfter w:w="18" w:type="dxa"/>
        </w:trPr>
        <w:tc>
          <w:tcPr>
            <w:tcW w:w="1805" w:type="dxa"/>
            <w:tcBorders>
              <w:top w:val="single" w:sz="4" w:space="0" w:color="auto"/>
            </w:tcBorders>
            <w:vAlign w:val="center"/>
          </w:tcPr>
          <w:p w14:paraId="4F221848" w14:textId="3A357109" w:rsidR="00BD5A85" w:rsidRPr="00CA69F1" w:rsidRDefault="00BD5A85" w:rsidP="00BD5A85">
            <w:pPr>
              <w:spacing w:line="240" w:lineRule="auto"/>
              <w:rPr>
                <w:rFonts w:ascii="Times New Roman" w:hAnsi="Times New Roman" w:cs="Times New Roman"/>
              </w:rPr>
            </w:pPr>
            <w:r>
              <w:rPr>
                <w:rFonts w:ascii="Times New Roman" w:hAnsi="Times New Roman" w:cs="Times New Roman"/>
              </w:rPr>
              <w:t>Canada</w:t>
            </w:r>
          </w:p>
        </w:tc>
        <w:tc>
          <w:tcPr>
            <w:tcW w:w="2176" w:type="dxa"/>
            <w:tcBorders>
              <w:top w:val="single" w:sz="4" w:space="0" w:color="auto"/>
            </w:tcBorders>
            <w:vAlign w:val="center"/>
          </w:tcPr>
          <w:p w14:paraId="6A0A741F" w14:textId="5A33DF89"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2016</w:t>
            </w:r>
          </w:p>
        </w:tc>
        <w:tc>
          <w:tcPr>
            <w:tcW w:w="5577" w:type="dxa"/>
            <w:tcBorders>
              <w:top w:val="single" w:sz="4" w:space="0" w:color="auto"/>
            </w:tcBorders>
            <w:vAlign w:val="bottom"/>
          </w:tcPr>
          <w:p w14:paraId="10B43BE3" w14:textId="035D8419"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9</w:t>
            </w:r>
            <w:r>
              <w:rPr>
                <w:rFonts w:ascii="Calibri" w:hAnsi="Calibri" w:cs="Calibri"/>
                <w:color w:val="000000"/>
                <w:sz w:val="22"/>
                <w:szCs w:val="22"/>
              </w:rPr>
              <w:t>,</w:t>
            </w:r>
            <w:r w:rsidR="00BD5A85">
              <w:rPr>
                <w:rFonts w:ascii="Calibri" w:hAnsi="Calibri" w:cs="Calibri"/>
                <w:color w:val="000000"/>
                <w:sz w:val="22"/>
                <w:szCs w:val="22"/>
              </w:rPr>
              <w:t>986</w:t>
            </w:r>
          </w:p>
        </w:tc>
      </w:tr>
      <w:tr w:rsidR="00BD5A85" w:rsidRPr="00CA69F1" w14:paraId="7719B0C9" w14:textId="77777777" w:rsidTr="00F95201">
        <w:trPr>
          <w:gridAfter w:val="1"/>
          <w:wAfter w:w="18" w:type="dxa"/>
        </w:trPr>
        <w:tc>
          <w:tcPr>
            <w:tcW w:w="1805" w:type="dxa"/>
            <w:vAlign w:val="center"/>
          </w:tcPr>
          <w:p w14:paraId="7B748C06" w14:textId="097D62EA" w:rsidR="00BD5A85" w:rsidRPr="00CA69F1" w:rsidRDefault="00BD5A85" w:rsidP="00BD5A85">
            <w:pPr>
              <w:spacing w:line="240" w:lineRule="auto"/>
              <w:rPr>
                <w:rFonts w:ascii="Times New Roman" w:hAnsi="Times New Roman" w:cs="Times New Roman"/>
              </w:rPr>
            </w:pPr>
            <w:r>
              <w:rPr>
                <w:rFonts w:ascii="Times New Roman" w:hAnsi="Times New Roman" w:cs="Times New Roman"/>
              </w:rPr>
              <w:t>United States</w:t>
            </w:r>
          </w:p>
        </w:tc>
        <w:tc>
          <w:tcPr>
            <w:tcW w:w="2176" w:type="dxa"/>
            <w:vAlign w:val="center"/>
          </w:tcPr>
          <w:p w14:paraId="412CC5C1" w14:textId="3F14FBF9"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2016</w:t>
            </w:r>
          </w:p>
        </w:tc>
        <w:tc>
          <w:tcPr>
            <w:tcW w:w="5577" w:type="dxa"/>
            <w:vAlign w:val="bottom"/>
          </w:tcPr>
          <w:p w14:paraId="60FA22E6" w14:textId="34001CCC"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1</w:t>
            </w:r>
            <w:r>
              <w:rPr>
                <w:rFonts w:ascii="Calibri" w:hAnsi="Calibri" w:cs="Calibri"/>
                <w:color w:val="000000"/>
                <w:sz w:val="22"/>
                <w:szCs w:val="22"/>
              </w:rPr>
              <w:t>,</w:t>
            </w:r>
            <w:r w:rsidR="00BD5A85">
              <w:rPr>
                <w:rFonts w:ascii="Calibri" w:hAnsi="Calibri" w:cs="Calibri"/>
                <w:color w:val="000000"/>
                <w:sz w:val="22"/>
                <w:szCs w:val="22"/>
              </w:rPr>
              <w:t>615</w:t>
            </w:r>
          </w:p>
        </w:tc>
      </w:tr>
      <w:tr w:rsidR="00BD5A85" w:rsidRPr="00CA69F1" w14:paraId="5B278EF8" w14:textId="77777777" w:rsidTr="00F95201">
        <w:trPr>
          <w:gridAfter w:val="1"/>
          <w:wAfter w:w="18" w:type="dxa"/>
        </w:trPr>
        <w:tc>
          <w:tcPr>
            <w:tcW w:w="1805" w:type="dxa"/>
            <w:vAlign w:val="center"/>
          </w:tcPr>
          <w:p w14:paraId="29AE7874" w14:textId="10670846" w:rsidR="00BD5A85" w:rsidRPr="00CA69F1" w:rsidRDefault="00BD5A85" w:rsidP="00BD5A85">
            <w:pPr>
              <w:spacing w:line="240" w:lineRule="auto"/>
              <w:rPr>
                <w:rFonts w:ascii="Times New Roman" w:hAnsi="Times New Roman" w:cs="Times New Roman"/>
              </w:rPr>
            </w:pPr>
            <w:r>
              <w:rPr>
                <w:rFonts w:ascii="Times New Roman" w:hAnsi="Times New Roman" w:cs="Times New Roman"/>
              </w:rPr>
              <w:t>Canada</w:t>
            </w:r>
          </w:p>
        </w:tc>
        <w:tc>
          <w:tcPr>
            <w:tcW w:w="2176" w:type="dxa"/>
            <w:vAlign w:val="center"/>
          </w:tcPr>
          <w:p w14:paraId="254FCAEA" w14:textId="671B5688"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2017</w:t>
            </w:r>
          </w:p>
        </w:tc>
        <w:tc>
          <w:tcPr>
            <w:tcW w:w="5577" w:type="dxa"/>
            <w:vAlign w:val="bottom"/>
          </w:tcPr>
          <w:p w14:paraId="00FF3F2F" w14:textId="031328F4"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7</w:t>
            </w:r>
            <w:r>
              <w:rPr>
                <w:rFonts w:ascii="Calibri" w:hAnsi="Calibri" w:cs="Calibri"/>
                <w:color w:val="000000"/>
                <w:sz w:val="22"/>
                <w:szCs w:val="22"/>
              </w:rPr>
              <w:t>,</w:t>
            </w:r>
            <w:r w:rsidR="00BD5A85">
              <w:rPr>
                <w:rFonts w:ascii="Calibri" w:hAnsi="Calibri" w:cs="Calibri"/>
                <w:color w:val="000000"/>
                <w:sz w:val="22"/>
                <w:szCs w:val="22"/>
              </w:rPr>
              <w:t>584</w:t>
            </w:r>
          </w:p>
        </w:tc>
      </w:tr>
      <w:tr w:rsidR="00BD5A85" w:rsidRPr="00CA69F1" w14:paraId="4DDA7C53" w14:textId="77777777" w:rsidTr="00F95201">
        <w:trPr>
          <w:gridAfter w:val="1"/>
          <w:wAfter w:w="18" w:type="dxa"/>
        </w:trPr>
        <w:tc>
          <w:tcPr>
            <w:tcW w:w="1805" w:type="dxa"/>
            <w:vAlign w:val="center"/>
          </w:tcPr>
          <w:p w14:paraId="20ED0DE2" w14:textId="513543AA" w:rsidR="00BD5A85" w:rsidRPr="00CA69F1" w:rsidRDefault="00BD5A85" w:rsidP="00BD5A85">
            <w:pPr>
              <w:spacing w:line="240" w:lineRule="auto"/>
              <w:rPr>
                <w:rFonts w:ascii="Times New Roman" w:hAnsi="Times New Roman" w:cs="Times New Roman"/>
              </w:rPr>
            </w:pPr>
            <w:r>
              <w:rPr>
                <w:rFonts w:ascii="Times New Roman" w:hAnsi="Times New Roman" w:cs="Times New Roman"/>
              </w:rPr>
              <w:t>United States</w:t>
            </w:r>
          </w:p>
        </w:tc>
        <w:tc>
          <w:tcPr>
            <w:tcW w:w="2176" w:type="dxa"/>
            <w:vAlign w:val="center"/>
          </w:tcPr>
          <w:p w14:paraId="413A4EEC" w14:textId="32BC8D9A"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2017</w:t>
            </w:r>
          </w:p>
        </w:tc>
        <w:tc>
          <w:tcPr>
            <w:tcW w:w="5577" w:type="dxa"/>
            <w:vAlign w:val="bottom"/>
          </w:tcPr>
          <w:p w14:paraId="1A085CBD" w14:textId="1116D543"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1</w:t>
            </w:r>
            <w:r>
              <w:rPr>
                <w:rFonts w:ascii="Calibri" w:hAnsi="Calibri" w:cs="Calibri"/>
                <w:color w:val="000000"/>
                <w:sz w:val="22"/>
                <w:szCs w:val="22"/>
              </w:rPr>
              <w:t>,</w:t>
            </w:r>
            <w:r w:rsidR="00BD5A85">
              <w:rPr>
                <w:rFonts w:ascii="Calibri" w:hAnsi="Calibri" w:cs="Calibri"/>
                <w:color w:val="000000"/>
                <w:sz w:val="22"/>
                <w:szCs w:val="22"/>
              </w:rPr>
              <w:t>236</w:t>
            </w:r>
          </w:p>
        </w:tc>
      </w:tr>
      <w:tr w:rsidR="00BD5A85" w:rsidRPr="00CA69F1" w14:paraId="561C928A" w14:textId="77777777" w:rsidTr="00F95201">
        <w:trPr>
          <w:gridAfter w:val="1"/>
          <w:wAfter w:w="18" w:type="dxa"/>
        </w:trPr>
        <w:tc>
          <w:tcPr>
            <w:tcW w:w="1805" w:type="dxa"/>
            <w:vAlign w:val="center"/>
          </w:tcPr>
          <w:p w14:paraId="2921427C" w14:textId="4744B638" w:rsidR="00BD5A85" w:rsidRPr="00CA69F1" w:rsidRDefault="00BD5A85" w:rsidP="00BD5A85">
            <w:pPr>
              <w:spacing w:line="240" w:lineRule="auto"/>
              <w:rPr>
                <w:rFonts w:ascii="Times New Roman" w:hAnsi="Times New Roman" w:cs="Times New Roman"/>
              </w:rPr>
            </w:pPr>
            <w:r>
              <w:rPr>
                <w:rFonts w:ascii="Times New Roman" w:hAnsi="Times New Roman" w:cs="Times New Roman"/>
              </w:rPr>
              <w:t>Canada</w:t>
            </w:r>
          </w:p>
        </w:tc>
        <w:tc>
          <w:tcPr>
            <w:tcW w:w="2176" w:type="dxa"/>
            <w:vAlign w:val="center"/>
          </w:tcPr>
          <w:p w14:paraId="7C0069DB" w14:textId="210E309D"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2018</w:t>
            </w:r>
          </w:p>
        </w:tc>
        <w:tc>
          <w:tcPr>
            <w:tcW w:w="5577" w:type="dxa"/>
            <w:vAlign w:val="bottom"/>
          </w:tcPr>
          <w:p w14:paraId="4986DEC2" w14:textId="3BCC066D"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7</w:t>
            </w:r>
            <w:r>
              <w:rPr>
                <w:rFonts w:ascii="Calibri" w:hAnsi="Calibri" w:cs="Calibri"/>
                <w:color w:val="000000"/>
                <w:sz w:val="22"/>
                <w:szCs w:val="22"/>
              </w:rPr>
              <w:t>,</w:t>
            </w:r>
            <w:r w:rsidR="00BD5A85">
              <w:rPr>
                <w:rFonts w:ascii="Calibri" w:hAnsi="Calibri" w:cs="Calibri"/>
                <w:color w:val="000000"/>
                <w:sz w:val="22"/>
                <w:szCs w:val="22"/>
              </w:rPr>
              <w:t>811</w:t>
            </w:r>
          </w:p>
        </w:tc>
      </w:tr>
      <w:tr w:rsidR="00BD5A85" w:rsidRPr="00CA69F1" w14:paraId="4CD2629E" w14:textId="77777777" w:rsidTr="00F95201">
        <w:trPr>
          <w:gridAfter w:val="1"/>
          <w:wAfter w:w="18" w:type="dxa"/>
        </w:trPr>
        <w:tc>
          <w:tcPr>
            <w:tcW w:w="1805" w:type="dxa"/>
            <w:vAlign w:val="center"/>
          </w:tcPr>
          <w:p w14:paraId="148B7925" w14:textId="14E56B01" w:rsidR="00BD5A85" w:rsidRPr="00CA69F1" w:rsidRDefault="00BD5A85" w:rsidP="00BD5A85">
            <w:pPr>
              <w:spacing w:line="240" w:lineRule="auto"/>
              <w:rPr>
                <w:rFonts w:ascii="Times New Roman" w:hAnsi="Times New Roman" w:cs="Times New Roman"/>
              </w:rPr>
            </w:pPr>
            <w:r>
              <w:rPr>
                <w:rFonts w:ascii="Times New Roman" w:hAnsi="Times New Roman" w:cs="Times New Roman"/>
              </w:rPr>
              <w:t>United States</w:t>
            </w:r>
          </w:p>
        </w:tc>
        <w:tc>
          <w:tcPr>
            <w:tcW w:w="2176" w:type="dxa"/>
            <w:vAlign w:val="center"/>
          </w:tcPr>
          <w:p w14:paraId="45B34FCA" w14:textId="19788739"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2018</w:t>
            </w:r>
          </w:p>
        </w:tc>
        <w:tc>
          <w:tcPr>
            <w:tcW w:w="5577" w:type="dxa"/>
            <w:vAlign w:val="bottom"/>
          </w:tcPr>
          <w:p w14:paraId="6E83AEB6" w14:textId="3671836F"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1</w:t>
            </w:r>
            <w:r>
              <w:rPr>
                <w:rFonts w:ascii="Calibri" w:hAnsi="Calibri" w:cs="Calibri"/>
                <w:color w:val="000000"/>
                <w:sz w:val="22"/>
                <w:szCs w:val="22"/>
              </w:rPr>
              <w:t>,</w:t>
            </w:r>
            <w:r w:rsidR="00BD5A85">
              <w:rPr>
                <w:rFonts w:ascii="Calibri" w:hAnsi="Calibri" w:cs="Calibri"/>
                <w:color w:val="000000"/>
                <w:sz w:val="22"/>
                <w:szCs w:val="22"/>
              </w:rPr>
              <w:t>622</w:t>
            </w:r>
          </w:p>
        </w:tc>
      </w:tr>
      <w:tr w:rsidR="00BD5A85" w:rsidRPr="00CA69F1" w14:paraId="37305747" w14:textId="77777777" w:rsidTr="00F95201">
        <w:trPr>
          <w:gridAfter w:val="1"/>
          <w:wAfter w:w="18" w:type="dxa"/>
        </w:trPr>
        <w:tc>
          <w:tcPr>
            <w:tcW w:w="1805" w:type="dxa"/>
            <w:vAlign w:val="center"/>
          </w:tcPr>
          <w:p w14:paraId="27B6D2C3" w14:textId="03952BC4" w:rsidR="00BD5A85" w:rsidRPr="00CA69F1" w:rsidRDefault="00BD5A85" w:rsidP="00BD5A85">
            <w:pPr>
              <w:spacing w:line="240" w:lineRule="auto"/>
              <w:rPr>
                <w:rFonts w:ascii="Times New Roman" w:hAnsi="Times New Roman" w:cs="Times New Roman"/>
              </w:rPr>
            </w:pPr>
            <w:r>
              <w:rPr>
                <w:rFonts w:ascii="Times New Roman" w:hAnsi="Times New Roman" w:cs="Times New Roman"/>
              </w:rPr>
              <w:t>Canada</w:t>
            </w:r>
          </w:p>
        </w:tc>
        <w:tc>
          <w:tcPr>
            <w:tcW w:w="2176" w:type="dxa"/>
            <w:vAlign w:val="center"/>
          </w:tcPr>
          <w:p w14:paraId="2BC043A8" w14:textId="51967058"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2019</w:t>
            </w:r>
          </w:p>
        </w:tc>
        <w:tc>
          <w:tcPr>
            <w:tcW w:w="5577" w:type="dxa"/>
            <w:vAlign w:val="bottom"/>
          </w:tcPr>
          <w:p w14:paraId="603DA002" w14:textId="702E2C97"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8</w:t>
            </w:r>
            <w:r>
              <w:rPr>
                <w:rFonts w:ascii="Calibri" w:hAnsi="Calibri" w:cs="Calibri"/>
                <w:color w:val="000000"/>
                <w:sz w:val="22"/>
                <w:szCs w:val="22"/>
              </w:rPr>
              <w:t>,</w:t>
            </w:r>
            <w:r w:rsidR="00BD5A85">
              <w:rPr>
                <w:rFonts w:ascii="Calibri" w:hAnsi="Calibri" w:cs="Calibri"/>
                <w:color w:val="000000"/>
                <w:sz w:val="22"/>
                <w:szCs w:val="22"/>
              </w:rPr>
              <w:t>512</w:t>
            </w:r>
          </w:p>
        </w:tc>
      </w:tr>
      <w:tr w:rsidR="00BD5A85" w:rsidRPr="00CA69F1" w14:paraId="7CA087E3" w14:textId="77777777" w:rsidTr="00F95201">
        <w:trPr>
          <w:gridAfter w:val="1"/>
          <w:wAfter w:w="18" w:type="dxa"/>
        </w:trPr>
        <w:tc>
          <w:tcPr>
            <w:tcW w:w="1805" w:type="dxa"/>
            <w:vAlign w:val="center"/>
          </w:tcPr>
          <w:p w14:paraId="0E94237A" w14:textId="3D275B53" w:rsidR="00BD5A85" w:rsidRPr="00CA69F1" w:rsidRDefault="00BD5A85" w:rsidP="00BD5A85">
            <w:pPr>
              <w:spacing w:line="240" w:lineRule="auto"/>
              <w:rPr>
                <w:rFonts w:ascii="Times New Roman" w:hAnsi="Times New Roman" w:cs="Times New Roman"/>
              </w:rPr>
            </w:pPr>
            <w:r>
              <w:rPr>
                <w:rFonts w:ascii="Times New Roman" w:hAnsi="Times New Roman" w:cs="Times New Roman"/>
              </w:rPr>
              <w:t>United States</w:t>
            </w:r>
          </w:p>
        </w:tc>
        <w:tc>
          <w:tcPr>
            <w:tcW w:w="2176" w:type="dxa"/>
            <w:vAlign w:val="center"/>
          </w:tcPr>
          <w:p w14:paraId="6421C3E1" w14:textId="00800EFB"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2019</w:t>
            </w:r>
          </w:p>
        </w:tc>
        <w:tc>
          <w:tcPr>
            <w:tcW w:w="5577" w:type="dxa"/>
            <w:vAlign w:val="bottom"/>
          </w:tcPr>
          <w:p w14:paraId="6E34DA1D" w14:textId="0AC98634"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3</w:t>
            </w:r>
            <w:r>
              <w:rPr>
                <w:rFonts w:ascii="Calibri" w:hAnsi="Calibri" w:cs="Calibri"/>
                <w:color w:val="000000"/>
                <w:sz w:val="22"/>
                <w:szCs w:val="22"/>
              </w:rPr>
              <w:t>,</w:t>
            </w:r>
            <w:r w:rsidR="00BD5A85">
              <w:rPr>
                <w:rFonts w:ascii="Calibri" w:hAnsi="Calibri" w:cs="Calibri"/>
                <w:color w:val="000000"/>
                <w:sz w:val="22"/>
                <w:szCs w:val="22"/>
              </w:rPr>
              <w:t>545</w:t>
            </w:r>
          </w:p>
        </w:tc>
      </w:tr>
      <w:tr w:rsidR="00BD5A85" w:rsidRPr="00CA69F1" w14:paraId="18EDD9A9" w14:textId="77777777" w:rsidTr="00F95201">
        <w:trPr>
          <w:gridAfter w:val="1"/>
          <w:wAfter w:w="18" w:type="dxa"/>
        </w:trPr>
        <w:tc>
          <w:tcPr>
            <w:tcW w:w="1805" w:type="dxa"/>
            <w:vAlign w:val="center"/>
          </w:tcPr>
          <w:p w14:paraId="05881D52" w14:textId="0BA1CB9E" w:rsidR="00BD5A85" w:rsidRPr="00CA69F1" w:rsidRDefault="00BD5A85" w:rsidP="00BD5A85">
            <w:pPr>
              <w:spacing w:line="240" w:lineRule="auto"/>
              <w:rPr>
                <w:rFonts w:ascii="Times New Roman" w:hAnsi="Times New Roman" w:cs="Times New Roman"/>
              </w:rPr>
            </w:pPr>
            <w:r>
              <w:rPr>
                <w:rFonts w:ascii="Times New Roman" w:hAnsi="Times New Roman" w:cs="Times New Roman"/>
              </w:rPr>
              <w:t>Canada</w:t>
            </w:r>
          </w:p>
        </w:tc>
        <w:tc>
          <w:tcPr>
            <w:tcW w:w="2176" w:type="dxa"/>
            <w:vAlign w:val="center"/>
          </w:tcPr>
          <w:p w14:paraId="51D9740E" w14:textId="682F8419"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2020</w:t>
            </w:r>
          </w:p>
        </w:tc>
        <w:tc>
          <w:tcPr>
            <w:tcW w:w="5577" w:type="dxa"/>
            <w:vAlign w:val="bottom"/>
          </w:tcPr>
          <w:p w14:paraId="05A4A8D6" w14:textId="0391C89B"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11</w:t>
            </w:r>
            <w:r>
              <w:rPr>
                <w:rFonts w:ascii="Calibri" w:hAnsi="Calibri" w:cs="Calibri"/>
                <w:color w:val="000000"/>
                <w:sz w:val="22"/>
                <w:szCs w:val="22"/>
              </w:rPr>
              <w:t>,</w:t>
            </w:r>
            <w:r w:rsidR="00BD5A85">
              <w:rPr>
                <w:rFonts w:ascii="Calibri" w:hAnsi="Calibri" w:cs="Calibri"/>
                <w:color w:val="000000"/>
                <w:sz w:val="22"/>
                <w:szCs w:val="22"/>
              </w:rPr>
              <w:t>416</w:t>
            </w:r>
          </w:p>
        </w:tc>
      </w:tr>
      <w:tr w:rsidR="00BD5A85" w:rsidRPr="00CA69F1" w14:paraId="354DDE98" w14:textId="77777777" w:rsidTr="00F95201">
        <w:trPr>
          <w:gridAfter w:val="1"/>
          <w:wAfter w:w="18" w:type="dxa"/>
        </w:trPr>
        <w:tc>
          <w:tcPr>
            <w:tcW w:w="1805" w:type="dxa"/>
            <w:tcBorders>
              <w:bottom w:val="single" w:sz="4" w:space="0" w:color="auto"/>
            </w:tcBorders>
            <w:vAlign w:val="center"/>
          </w:tcPr>
          <w:p w14:paraId="595A3F57" w14:textId="6661B37F" w:rsidR="00BD5A85" w:rsidRPr="00CA69F1" w:rsidRDefault="00BD5A85" w:rsidP="00BD5A85">
            <w:pPr>
              <w:spacing w:line="240" w:lineRule="auto"/>
              <w:rPr>
                <w:rFonts w:ascii="Times New Roman" w:hAnsi="Times New Roman" w:cs="Times New Roman"/>
              </w:rPr>
            </w:pPr>
            <w:r>
              <w:rPr>
                <w:rFonts w:ascii="Times New Roman" w:hAnsi="Times New Roman" w:cs="Times New Roman"/>
              </w:rPr>
              <w:t>United States</w:t>
            </w:r>
          </w:p>
        </w:tc>
        <w:tc>
          <w:tcPr>
            <w:tcW w:w="2176" w:type="dxa"/>
            <w:tcBorders>
              <w:bottom w:val="single" w:sz="4" w:space="0" w:color="auto"/>
            </w:tcBorders>
            <w:vAlign w:val="center"/>
          </w:tcPr>
          <w:p w14:paraId="763CC1A5" w14:textId="6953DF07" w:rsidR="00BD5A85" w:rsidRPr="00CA69F1" w:rsidRDefault="00BD5A85" w:rsidP="00BD5A85">
            <w:pPr>
              <w:spacing w:line="240" w:lineRule="auto"/>
              <w:rPr>
                <w:rFonts w:ascii="Times New Roman" w:hAnsi="Times New Roman" w:cs="Times New Roman"/>
              </w:rPr>
            </w:pPr>
            <w:r>
              <w:rPr>
                <w:rFonts w:ascii="Times New Roman" w:hAnsi="Times New Roman" w:cs="Times New Roman"/>
              </w:rPr>
              <w:t>2020</w:t>
            </w:r>
          </w:p>
        </w:tc>
        <w:tc>
          <w:tcPr>
            <w:tcW w:w="5577" w:type="dxa"/>
            <w:tcBorders>
              <w:bottom w:val="single" w:sz="4" w:space="0" w:color="auto"/>
            </w:tcBorders>
            <w:vAlign w:val="bottom"/>
          </w:tcPr>
          <w:p w14:paraId="41820D87" w14:textId="4281AB34" w:rsidR="00BD5A85" w:rsidRPr="00CA69F1" w:rsidRDefault="0061174C" w:rsidP="00BD5A85">
            <w:pPr>
              <w:spacing w:line="240" w:lineRule="auto"/>
              <w:jc w:val="right"/>
              <w:rPr>
                <w:rFonts w:ascii="Times New Roman" w:hAnsi="Times New Roman" w:cs="Times New Roman"/>
              </w:rPr>
            </w:pPr>
            <w:r>
              <w:rPr>
                <w:rFonts w:ascii="Calibri" w:hAnsi="Calibri" w:cs="Calibri"/>
                <w:color w:val="000000"/>
                <w:sz w:val="22"/>
                <w:szCs w:val="22"/>
              </w:rPr>
              <w:t>$</w:t>
            </w:r>
            <w:r w:rsidR="00BD5A85">
              <w:rPr>
                <w:rFonts w:ascii="Calibri" w:hAnsi="Calibri" w:cs="Calibri"/>
                <w:color w:val="000000"/>
                <w:sz w:val="22"/>
                <w:szCs w:val="22"/>
              </w:rPr>
              <w:t>6</w:t>
            </w:r>
            <w:r>
              <w:rPr>
                <w:rFonts w:ascii="Calibri" w:hAnsi="Calibri" w:cs="Calibri"/>
                <w:color w:val="000000"/>
                <w:sz w:val="22"/>
                <w:szCs w:val="22"/>
              </w:rPr>
              <w:t>,</w:t>
            </w:r>
            <w:r w:rsidR="00BD5A85">
              <w:rPr>
                <w:rFonts w:ascii="Calibri" w:hAnsi="Calibri" w:cs="Calibri"/>
                <w:color w:val="000000"/>
                <w:sz w:val="22"/>
                <w:szCs w:val="22"/>
              </w:rPr>
              <w:t>114</w:t>
            </w:r>
          </w:p>
        </w:tc>
      </w:tr>
    </w:tbl>
    <w:p w14:paraId="2A35743D" w14:textId="77777777" w:rsidR="00045085" w:rsidRDefault="00045085" w:rsidP="00BD5A85">
      <w:pPr>
        <w:spacing w:line="480" w:lineRule="auto"/>
      </w:pPr>
    </w:p>
    <w:p w14:paraId="5C119C1C" w14:textId="57934E87" w:rsidR="00A84C7D" w:rsidRDefault="00A076DC" w:rsidP="002102C6">
      <w:pPr>
        <w:spacing w:line="480" w:lineRule="auto"/>
        <w:ind w:firstLine="720"/>
      </w:pPr>
      <w:r>
        <w:t>I also created a multilevel model</w:t>
      </w:r>
      <w:r w:rsidR="001E6DB2">
        <w:t xml:space="preserve"> to </w:t>
      </w:r>
      <w:r w:rsidR="008617A9">
        <w:t>analyze</w:t>
      </w:r>
      <w:r w:rsidR="001E6DB2">
        <w:t xml:space="preserve"> the public dependence ratio</w:t>
      </w:r>
      <w:r>
        <w:t xml:space="preserve">. First, the decision to use a multilevel model is supported by a null model with just the grouping variable, resettlement type, the grouping variable with just random intercepts accounts for about 70% of the total variance in public assistance use. This indicates that there is a lot of </w:t>
      </w:r>
      <w:r w:rsidR="00A8610A">
        <w:t>clustering</w:t>
      </w:r>
      <w:r>
        <w:t xml:space="preserve"> at the grouping level and an ordinary least squares regression would not be able to account for this.</w:t>
      </w:r>
    </w:p>
    <w:p w14:paraId="2A0B2E77" w14:textId="474BEA3D" w:rsidR="00A84C7D" w:rsidRDefault="00A076DC" w:rsidP="002102C6">
      <w:pPr>
        <w:spacing w:line="480" w:lineRule="auto"/>
        <w:ind w:firstLine="720"/>
      </w:pPr>
      <w:r>
        <w:t xml:space="preserve"> In the full model, I find a gender gap in households headed by women (the</w:t>
      </w:r>
      <w:r w:rsidR="00A8610A">
        <w:t>y</w:t>
      </w:r>
      <w:r>
        <w:t xml:space="preserve"> tend to use more public assistance programs). </w:t>
      </w:r>
      <w:r w:rsidR="00A84C7D">
        <w:t>The model estimates that</w:t>
      </w:r>
      <w:r w:rsidR="009B26C9">
        <w:t>, on average,</w:t>
      </w:r>
      <w:r w:rsidR="00A84C7D">
        <w:t xml:space="preserve"> </w:t>
      </w:r>
      <w:r w:rsidR="009B26C9">
        <w:t xml:space="preserve">about 6.3% more of the </w:t>
      </w:r>
      <w:commentRangeStart w:id="13"/>
      <w:r w:rsidR="009B26C9">
        <w:t>female</w:t>
      </w:r>
      <w:r w:rsidR="00E841F3">
        <w:t>-headed households in the</w:t>
      </w:r>
      <w:r w:rsidR="009B26C9">
        <w:t xml:space="preserve"> cohort </w:t>
      </w:r>
      <w:r w:rsidR="00E841F3">
        <w:t>are</w:t>
      </w:r>
      <w:r w:rsidR="009B26C9">
        <w:t xml:space="preserve"> using public assistance program</w:t>
      </w:r>
      <w:r w:rsidR="00E841F3">
        <w:t>s</w:t>
      </w:r>
      <w:r w:rsidR="009B26C9">
        <w:t xml:space="preserve"> than the male</w:t>
      </w:r>
      <w:r w:rsidR="00E841F3">
        <w:t xml:space="preserve">-headed households of the </w:t>
      </w:r>
      <w:r w:rsidR="009B26C9">
        <w:t>cohort</w:t>
      </w:r>
      <w:commentRangeEnd w:id="13"/>
      <w:r w:rsidR="00D67FB3">
        <w:rPr>
          <w:rStyle w:val="CommentReference"/>
        </w:rPr>
        <w:commentReference w:id="13"/>
      </w:r>
      <w:r w:rsidR="00213AD4">
        <w:t xml:space="preserve">. This is a moderate effect, </w:t>
      </w:r>
      <w:r w:rsidR="00EA6493">
        <w:t>like</w:t>
      </w:r>
      <w:r w:rsidR="00213AD4">
        <w:t xml:space="preserve"> the effect of a cohort </w:t>
      </w:r>
      <w:r w:rsidR="009F1C06">
        <w:t xml:space="preserve">living another additional year in the country. For every year lived in the county, we expect </w:t>
      </w:r>
      <w:r w:rsidR="00BA1838">
        <w:t xml:space="preserve">an additional 5.5% of the cohort to be </w:t>
      </w:r>
      <w:r w:rsidR="00C01579">
        <w:t xml:space="preserve">off of public assistance programs. </w:t>
      </w:r>
    </w:p>
    <w:p w14:paraId="71D0DD0E" w14:textId="5A78FC26" w:rsidR="001E698E" w:rsidRDefault="001E698E" w:rsidP="002102C6">
      <w:pPr>
        <w:spacing w:line="480" w:lineRule="auto"/>
        <w:ind w:firstLine="720"/>
      </w:pPr>
      <w:r>
        <w:lastRenderedPageBreak/>
        <w:t xml:space="preserve">We will avoid interpreting the </w:t>
      </w:r>
      <w:r w:rsidR="00750F92">
        <w:t>effects of the public assistance programs alone. Because of the interaction effect, these represent the effect of a program when the funding is 0, which</w:t>
      </w:r>
      <w:r w:rsidR="0054384A">
        <w:t xml:space="preserve"> </w:t>
      </w:r>
      <w:r w:rsidR="00EA6493">
        <w:t>is not possible</w:t>
      </w:r>
      <w:r w:rsidR="0054384A">
        <w:t xml:space="preserve">. </w:t>
      </w:r>
    </w:p>
    <w:p w14:paraId="0FAB2265" w14:textId="409A3E45" w:rsidR="00C3087E" w:rsidRDefault="00C3087E" w:rsidP="002102C6">
      <w:pPr>
        <w:spacing w:line="480" w:lineRule="auto"/>
        <w:ind w:firstLine="720"/>
      </w:pPr>
      <w:r>
        <w:t xml:space="preserve">When we consider the </w:t>
      </w:r>
      <w:r w:rsidR="00E57EB0">
        <w:t xml:space="preserve">interaction of funding with the resettlement type, </w:t>
      </w:r>
      <w:r w:rsidR="00D67FB3">
        <w:t>t</w:t>
      </w:r>
      <w:r w:rsidR="00ED1394">
        <w:t xml:space="preserve">he Canadian private system stands out from the </w:t>
      </w:r>
      <w:r w:rsidR="007A2C35">
        <w:t xml:space="preserve">others, </w:t>
      </w:r>
      <w:r w:rsidR="00F76526">
        <w:t xml:space="preserve">and especially </w:t>
      </w:r>
      <w:r w:rsidR="003F7D0C">
        <w:t xml:space="preserve">stands out from </w:t>
      </w:r>
      <w:r w:rsidR="00F76526">
        <w:t>the</w:t>
      </w:r>
      <w:r w:rsidR="008814DB">
        <w:t xml:space="preserve"> Canadian government-led program</w:t>
      </w:r>
      <w:r w:rsidR="007A2C35">
        <w:t xml:space="preserve"> b</w:t>
      </w:r>
      <w:r w:rsidR="00281468">
        <w:t>ecause</w:t>
      </w:r>
      <w:r w:rsidR="00F76526">
        <w:t xml:space="preserve"> I use this as the</w:t>
      </w:r>
      <w:r w:rsidR="00281468">
        <w:t xml:space="preserve"> reference group for the interaction</w:t>
      </w:r>
      <w:r w:rsidR="007A2C35">
        <w:t>.</w:t>
      </w:r>
      <w:r w:rsidR="00F76526">
        <w:t xml:space="preserve"> </w:t>
      </w:r>
      <w:r w:rsidR="00415F50">
        <w:t>The Canadian private track is the only resettlement program to differentiate itself form the Canadian government-led program.</w:t>
      </w:r>
      <w:r w:rsidR="007A2C35">
        <w:t xml:space="preserve"> </w:t>
      </w:r>
      <w:r w:rsidR="00DB7CA2">
        <w:t>Th</w:t>
      </w:r>
      <w:r w:rsidR="001E7008">
        <w:t>e</w:t>
      </w:r>
      <w:r w:rsidR="00DB7CA2">
        <w:t xml:space="preserve"> </w:t>
      </w:r>
      <w:r w:rsidR="001E7008">
        <w:t>cohorts that</w:t>
      </w:r>
      <w:r w:rsidR="00DB7CA2">
        <w:t xml:space="preserve"> receive funding</w:t>
      </w:r>
      <w:r w:rsidR="00415F50">
        <w:t xml:space="preserve"> (which is all cohorts)</w:t>
      </w:r>
      <w:r w:rsidR="00DB7CA2">
        <w:t xml:space="preserve"> and are in the private </w:t>
      </w:r>
      <w:r w:rsidR="001E7008">
        <w:t>track</w:t>
      </w:r>
      <w:r w:rsidR="00DD4FDF">
        <w:t xml:space="preserve"> can expect 7.2 percentage points </w:t>
      </w:r>
      <w:r w:rsidR="00D67FB3">
        <w:t>lower</w:t>
      </w:r>
      <w:r w:rsidR="00DD4FDF">
        <w:t xml:space="preserve"> </w:t>
      </w:r>
      <w:r w:rsidR="00722515">
        <w:t>public assistance program</w:t>
      </w:r>
      <w:r w:rsidR="00A94D1A">
        <w:t xml:space="preserve"> use</w:t>
      </w:r>
      <w:r w:rsidR="00B25005">
        <w:t xml:space="preserve"> than the Canadian government system. </w:t>
      </w:r>
    </w:p>
    <w:p w14:paraId="77D816BD" w14:textId="2566D288" w:rsidR="00E8756F" w:rsidRDefault="00A076DC" w:rsidP="002102C6">
      <w:pPr>
        <w:spacing w:line="480" w:lineRule="auto"/>
        <w:ind w:firstLine="720"/>
      </w:pPr>
      <w:r>
        <w:t>The funding a government office receives appears to have a relationship with public assistance use outcomes, though disentangling agency funding from resettlement type is not possible</w:t>
      </w:r>
      <w:r w:rsidR="00A94D1A">
        <w:t xml:space="preserve"> with this data</w:t>
      </w:r>
      <w:r>
        <w:t>. The full mode</w:t>
      </w:r>
      <w:r w:rsidR="002211AF">
        <w:t>l</w:t>
      </w:r>
      <w:r>
        <w:t xml:space="preserve"> explains about 92% of the total variance in public assistance use. See Table </w:t>
      </w:r>
      <w:r w:rsidR="00045085">
        <w:t>2</w:t>
      </w:r>
      <w:r>
        <w:t xml:space="preserve">. </w:t>
      </w:r>
    </w:p>
    <w:tbl>
      <w:tblPr>
        <w:tblW w:w="9354" w:type="dxa"/>
        <w:tblLayout w:type="fixed"/>
        <w:tblCellMar>
          <w:top w:w="15" w:type="dxa"/>
          <w:left w:w="15" w:type="dxa"/>
          <w:bottom w:w="15" w:type="dxa"/>
          <w:right w:w="15" w:type="dxa"/>
        </w:tblCellMar>
        <w:tblLook w:val="04A0" w:firstRow="1" w:lastRow="0" w:firstColumn="1" w:lastColumn="0" w:noHBand="0" w:noVBand="1"/>
      </w:tblPr>
      <w:tblGrid>
        <w:gridCol w:w="4500"/>
        <w:gridCol w:w="2430"/>
        <w:gridCol w:w="2424"/>
      </w:tblGrid>
      <w:tr w:rsidR="00E8756F" w14:paraId="77D816BF" w14:textId="77777777">
        <w:trPr>
          <w:tblHeader/>
        </w:trPr>
        <w:tc>
          <w:tcPr>
            <w:tcW w:w="9354" w:type="dxa"/>
            <w:gridSpan w:val="3"/>
            <w:tcBorders>
              <w:bottom w:val="single" w:sz="4" w:space="0" w:color="000000"/>
            </w:tcBorders>
            <w:shd w:val="clear" w:color="auto" w:fill="FFFFFF"/>
            <w:vAlign w:val="center"/>
          </w:tcPr>
          <w:p w14:paraId="77D816BE" w14:textId="47DB9553" w:rsidR="00E8756F" w:rsidRPr="00925736" w:rsidRDefault="00A076DC">
            <w:pPr>
              <w:rPr>
                <w:rFonts w:ascii="Times New Roman" w:hAnsi="Times New Roman" w:cs="Times New Roman"/>
                <w:b/>
                <w:bCs/>
              </w:rPr>
            </w:pPr>
            <w:r w:rsidRPr="00925736">
              <w:rPr>
                <w:rFonts w:ascii="Times New Roman" w:hAnsi="Times New Roman" w:cs="Times New Roman"/>
                <w:b/>
                <w:bCs/>
              </w:rPr>
              <w:t xml:space="preserve">TABLE </w:t>
            </w:r>
            <w:r w:rsidR="00045085" w:rsidRPr="00925736">
              <w:rPr>
                <w:rFonts w:ascii="Times New Roman" w:hAnsi="Times New Roman" w:cs="Times New Roman"/>
                <w:b/>
                <w:bCs/>
              </w:rPr>
              <w:t>2</w:t>
            </w:r>
            <w:r w:rsidRPr="00925736">
              <w:rPr>
                <w:rFonts w:ascii="Times New Roman" w:hAnsi="Times New Roman" w:cs="Times New Roman"/>
                <w:b/>
                <w:bCs/>
              </w:rPr>
              <w:t>. Summaries of a Null and Full Multilevel Model of the Percentage of Cohort Using Public Assistance Programs 2016-2020. Standard Errors in Parentheses.</w:t>
            </w:r>
          </w:p>
        </w:tc>
      </w:tr>
      <w:tr w:rsidR="00E8756F" w14:paraId="77D816C3" w14:textId="77777777">
        <w:trPr>
          <w:tblHeader/>
        </w:trPr>
        <w:tc>
          <w:tcPr>
            <w:tcW w:w="4500" w:type="dxa"/>
            <w:tcBorders>
              <w:top w:val="single" w:sz="4" w:space="0" w:color="000000"/>
              <w:bottom w:val="single" w:sz="4" w:space="0" w:color="000000"/>
            </w:tcBorders>
            <w:shd w:val="clear" w:color="auto" w:fill="FFFFFF"/>
            <w:vAlign w:val="center"/>
          </w:tcPr>
          <w:p w14:paraId="77D816C0" w14:textId="77777777" w:rsidR="00E8756F" w:rsidRPr="00925736" w:rsidRDefault="00A076DC" w:rsidP="00925736">
            <w:pPr>
              <w:ind w:firstLine="720"/>
              <w:jc w:val="both"/>
              <w:rPr>
                <w:rFonts w:ascii="Times New Roman" w:hAnsi="Times New Roman" w:cs="Times New Roman"/>
              </w:rPr>
            </w:pPr>
            <w:r w:rsidRPr="00925736">
              <w:rPr>
                <w:rFonts w:ascii="Times New Roman" w:hAnsi="Times New Roman" w:cs="Times New Roman"/>
              </w:rPr>
              <w:t>Variable Name</w:t>
            </w:r>
          </w:p>
        </w:tc>
        <w:tc>
          <w:tcPr>
            <w:tcW w:w="2430" w:type="dxa"/>
            <w:tcBorders>
              <w:top w:val="single" w:sz="4" w:space="0" w:color="000000"/>
              <w:bottom w:val="single" w:sz="4" w:space="0" w:color="000000"/>
            </w:tcBorders>
            <w:shd w:val="clear" w:color="auto" w:fill="FFFFFF"/>
            <w:vAlign w:val="center"/>
          </w:tcPr>
          <w:p w14:paraId="77D816C1" w14:textId="77777777" w:rsidR="00E8756F" w:rsidRPr="00925736" w:rsidRDefault="00A076DC">
            <w:pPr>
              <w:ind w:firstLine="720"/>
              <w:rPr>
                <w:rFonts w:ascii="Times New Roman" w:hAnsi="Times New Roman" w:cs="Times New Roman"/>
                <w:b/>
                <w:bCs/>
              </w:rPr>
            </w:pPr>
            <w:r w:rsidRPr="00925736">
              <w:rPr>
                <w:rFonts w:ascii="Times New Roman" w:hAnsi="Times New Roman" w:cs="Times New Roman"/>
                <w:b/>
                <w:bCs/>
              </w:rPr>
              <w:t>Null Model</w:t>
            </w:r>
          </w:p>
        </w:tc>
        <w:tc>
          <w:tcPr>
            <w:tcW w:w="2424" w:type="dxa"/>
            <w:tcBorders>
              <w:top w:val="single" w:sz="4" w:space="0" w:color="000000"/>
              <w:bottom w:val="single" w:sz="4" w:space="0" w:color="000000"/>
            </w:tcBorders>
            <w:shd w:val="clear" w:color="auto" w:fill="FFFFFF"/>
            <w:vAlign w:val="center"/>
          </w:tcPr>
          <w:p w14:paraId="77D816C2" w14:textId="77777777" w:rsidR="00E8756F" w:rsidRPr="00925736" w:rsidRDefault="00A076DC">
            <w:pPr>
              <w:ind w:firstLine="720"/>
              <w:rPr>
                <w:rFonts w:ascii="Times New Roman" w:hAnsi="Times New Roman" w:cs="Times New Roman"/>
                <w:b/>
                <w:bCs/>
              </w:rPr>
            </w:pPr>
            <w:r w:rsidRPr="00925736">
              <w:rPr>
                <w:rFonts w:ascii="Times New Roman" w:hAnsi="Times New Roman" w:cs="Times New Roman"/>
                <w:b/>
                <w:bCs/>
              </w:rPr>
              <w:t>Full Model</w:t>
            </w:r>
          </w:p>
        </w:tc>
      </w:tr>
      <w:tr w:rsidR="00E8756F" w14:paraId="77D816C7" w14:textId="77777777">
        <w:tc>
          <w:tcPr>
            <w:tcW w:w="4500" w:type="dxa"/>
            <w:tcBorders>
              <w:top w:val="single" w:sz="4" w:space="0" w:color="000000"/>
            </w:tcBorders>
            <w:shd w:val="clear" w:color="auto" w:fill="FFFFFF"/>
            <w:vAlign w:val="center"/>
          </w:tcPr>
          <w:p w14:paraId="77D816C4" w14:textId="77777777" w:rsidR="00E8756F" w:rsidRPr="00925736" w:rsidRDefault="00A076DC" w:rsidP="00925736">
            <w:pPr>
              <w:ind w:firstLine="720"/>
              <w:jc w:val="both"/>
              <w:rPr>
                <w:rFonts w:ascii="Times New Roman" w:hAnsi="Times New Roman" w:cs="Times New Roman"/>
              </w:rPr>
            </w:pPr>
            <w:r w:rsidRPr="00925736">
              <w:rPr>
                <w:rFonts w:ascii="Times New Roman" w:hAnsi="Times New Roman" w:cs="Times New Roman"/>
                <w:color w:val="212529"/>
              </w:rPr>
              <w:t>(Intercept)</w:t>
            </w:r>
          </w:p>
        </w:tc>
        <w:tc>
          <w:tcPr>
            <w:tcW w:w="2430" w:type="dxa"/>
            <w:tcBorders>
              <w:top w:val="single" w:sz="4" w:space="0" w:color="000000"/>
            </w:tcBorders>
            <w:shd w:val="clear" w:color="auto" w:fill="FFFFFF"/>
            <w:vAlign w:val="center"/>
          </w:tcPr>
          <w:p w14:paraId="77D816C5" w14:textId="77777777"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55.6 (9.9)</w:t>
            </w:r>
          </w:p>
        </w:tc>
        <w:tc>
          <w:tcPr>
            <w:tcW w:w="2424" w:type="dxa"/>
            <w:tcBorders>
              <w:top w:val="single" w:sz="4" w:space="0" w:color="000000"/>
            </w:tcBorders>
            <w:shd w:val="clear" w:color="auto" w:fill="FFFFFF"/>
            <w:vAlign w:val="center"/>
          </w:tcPr>
          <w:p w14:paraId="77D816C6" w14:textId="77777777"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173.0 (61.0)</w:t>
            </w:r>
          </w:p>
        </w:tc>
      </w:tr>
      <w:tr w:rsidR="00E8756F" w14:paraId="77D816CB" w14:textId="77777777">
        <w:tc>
          <w:tcPr>
            <w:tcW w:w="4500" w:type="dxa"/>
            <w:shd w:val="clear" w:color="auto" w:fill="FFFFFF"/>
            <w:vAlign w:val="center"/>
          </w:tcPr>
          <w:p w14:paraId="77D816C8" w14:textId="77777777" w:rsidR="00E8756F" w:rsidRPr="00925736" w:rsidRDefault="00A076DC" w:rsidP="00925736">
            <w:pPr>
              <w:ind w:firstLine="720"/>
              <w:jc w:val="both"/>
              <w:rPr>
                <w:rFonts w:ascii="Times New Roman" w:hAnsi="Times New Roman" w:cs="Times New Roman"/>
              </w:rPr>
            </w:pPr>
            <w:r w:rsidRPr="00925736">
              <w:rPr>
                <w:rFonts w:ascii="Times New Roman" w:hAnsi="Times New Roman" w:cs="Times New Roman"/>
                <w:color w:val="212529"/>
              </w:rPr>
              <w:t>Years In Country</w:t>
            </w:r>
          </w:p>
        </w:tc>
        <w:tc>
          <w:tcPr>
            <w:tcW w:w="2430" w:type="dxa"/>
            <w:shd w:val="clear" w:color="auto" w:fill="FFFFFF"/>
            <w:vAlign w:val="center"/>
          </w:tcPr>
          <w:p w14:paraId="77D816C9"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CA" w14:textId="65C1D98F"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-5.</w:t>
            </w:r>
            <w:r w:rsidR="00925736" w:rsidRPr="00925736">
              <w:rPr>
                <w:rFonts w:ascii="Times New Roman" w:hAnsi="Times New Roman" w:cs="Times New Roman"/>
                <w:color w:val="212529"/>
              </w:rPr>
              <w:t>7</w:t>
            </w:r>
            <w:r w:rsidRPr="00925736">
              <w:rPr>
                <w:rFonts w:ascii="Times New Roman" w:hAnsi="Times New Roman" w:cs="Times New Roman"/>
                <w:color w:val="212529"/>
              </w:rPr>
              <w:t xml:space="preserve"> (0.</w:t>
            </w:r>
            <w:r w:rsidR="00925736" w:rsidRPr="00925736">
              <w:rPr>
                <w:rFonts w:ascii="Times New Roman" w:hAnsi="Times New Roman" w:cs="Times New Roman"/>
                <w:color w:val="212529"/>
              </w:rPr>
              <w:t>6</w:t>
            </w:r>
            <w:r w:rsidRPr="00925736">
              <w:rPr>
                <w:rFonts w:ascii="Times New Roman" w:hAnsi="Times New Roman" w:cs="Times New Roman"/>
                <w:color w:val="212529"/>
              </w:rPr>
              <w:t>)</w:t>
            </w:r>
          </w:p>
        </w:tc>
      </w:tr>
      <w:tr w:rsidR="00E8756F" w14:paraId="77D816CF" w14:textId="77777777">
        <w:tc>
          <w:tcPr>
            <w:tcW w:w="4500" w:type="dxa"/>
            <w:shd w:val="clear" w:color="auto" w:fill="FFFFFF"/>
            <w:vAlign w:val="center"/>
          </w:tcPr>
          <w:p w14:paraId="77D816CC" w14:textId="77777777" w:rsidR="00E8756F" w:rsidRPr="00925736" w:rsidRDefault="00A076DC" w:rsidP="00925736">
            <w:pPr>
              <w:jc w:val="both"/>
              <w:rPr>
                <w:rFonts w:ascii="Times New Roman" w:hAnsi="Times New Roman" w:cs="Times New Roman"/>
              </w:rPr>
            </w:pPr>
            <w:r w:rsidRPr="00925736">
              <w:rPr>
                <w:rFonts w:ascii="Times New Roman" w:hAnsi="Times New Roman" w:cs="Times New Roman"/>
                <w:color w:val="212529"/>
              </w:rPr>
              <w:t xml:space="preserve">           Females (ref= Male-headed households)</w:t>
            </w:r>
          </w:p>
        </w:tc>
        <w:tc>
          <w:tcPr>
            <w:tcW w:w="2430" w:type="dxa"/>
            <w:shd w:val="clear" w:color="auto" w:fill="FFFFFF"/>
            <w:vAlign w:val="center"/>
          </w:tcPr>
          <w:p w14:paraId="77D816CD"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CE" w14:textId="7851AEE0"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6.</w:t>
            </w:r>
            <w:r w:rsidR="00925736" w:rsidRPr="00925736">
              <w:rPr>
                <w:rFonts w:ascii="Times New Roman" w:hAnsi="Times New Roman" w:cs="Times New Roman"/>
                <w:color w:val="212529"/>
              </w:rPr>
              <w:t>4</w:t>
            </w:r>
            <w:r w:rsidRPr="00925736">
              <w:rPr>
                <w:rFonts w:ascii="Times New Roman" w:hAnsi="Times New Roman" w:cs="Times New Roman"/>
                <w:color w:val="212529"/>
              </w:rPr>
              <w:t xml:space="preserve"> (1.3)</w:t>
            </w:r>
          </w:p>
        </w:tc>
      </w:tr>
      <w:tr w:rsidR="00E8756F" w14:paraId="77D816D3" w14:textId="77777777">
        <w:tc>
          <w:tcPr>
            <w:tcW w:w="4500" w:type="dxa"/>
            <w:shd w:val="clear" w:color="auto" w:fill="FFFFFF"/>
            <w:vAlign w:val="center"/>
          </w:tcPr>
          <w:p w14:paraId="77D816D0" w14:textId="77777777" w:rsidR="00E8756F" w:rsidRPr="00925736" w:rsidRDefault="00A076DC" w:rsidP="00925736">
            <w:pPr>
              <w:ind w:firstLine="720"/>
              <w:jc w:val="both"/>
              <w:rPr>
                <w:rFonts w:ascii="Times New Roman" w:hAnsi="Times New Roman" w:cs="Times New Roman"/>
              </w:rPr>
            </w:pPr>
            <w:proofErr w:type="gramStart"/>
            <w:r w:rsidRPr="00925736">
              <w:rPr>
                <w:rFonts w:ascii="Times New Roman" w:hAnsi="Times New Roman" w:cs="Times New Roman"/>
                <w:color w:val="212529"/>
              </w:rPr>
              <w:t>log(</w:t>
            </w:r>
            <w:proofErr w:type="gramEnd"/>
            <w:r w:rsidRPr="00925736">
              <w:rPr>
                <w:rFonts w:ascii="Times New Roman" w:hAnsi="Times New Roman" w:cs="Times New Roman"/>
                <w:color w:val="212529"/>
              </w:rPr>
              <w:t>Initial funds per household)</w:t>
            </w:r>
          </w:p>
        </w:tc>
        <w:tc>
          <w:tcPr>
            <w:tcW w:w="2430" w:type="dxa"/>
            <w:shd w:val="clear" w:color="auto" w:fill="FFFFFF"/>
            <w:vAlign w:val="center"/>
          </w:tcPr>
          <w:p w14:paraId="77D816D1"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D2" w14:textId="6618EC33"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w:t>
            </w:r>
            <w:r w:rsidR="00925736" w:rsidRPr="00925736">
              <w:rPr>
                <w:rFonts w:ascii="Times New Roman" w:hAnsi="Times New Roman" w:cs="Times New Roman"/>
                <w:color w:val="212529"/>
              </w:rPr>
              <w:t>6</w:t>
            </w:r>
            <w:r w:rsidRPr="00925736">
              <w:rPr>
                <w:rFonts w:ascii="Times New Roman" w:hAnsi="Times New Roman" w:cs="Times New Roman"/>
                <w:color w:val="212529"/>
              </w:rPr>
              <w:t>.</w:t>
            </w:r>
            <w:r w:rsidR="00925736" w:rsidRPr="00925736">
              <w:rPr>
                <w:rFonts w:ascii="Times New Roman" w:hAnsi="Times New Roman" w:cs="Times New Roman"/>
                <w:color w:val="212529"/>
              </w:rPr>
              <w:t>14</w:t>
            </w:r>
            <w:r w:rsidRPr="00925736">
              <w:rPr>
                <w:rFonts w:ascii="Times New Roman" w:hAnsi="Times New Roman" w:cs="Times New Roman"/>
                <w:color w:val="212529"/>
              </w:rPr>
              <w:t xml:space="preserve"> (</w:t>
            </w:r>
            <w:r w:rsidR="00925736" w:rsidRPr="00925736">
              <w:rPr>
                <w:rFonts w:ascii="Times New Roman" w:hAnsi="Times New Roman" w:cs="Times New Roman"/>
                <w:color w:val="212529"/>
              </w:rPr>
              <w:t>4</w:t>
            </w:r>
            <w:r w:rsidRPr="00925736">
              <w:rPr>
                <w:rFonts w:ascii="Times New Roman" w:hAnsi="Times New Roman" w:cs="Times New Roman"/>
                <w:color w:val="212529"/>
              </w:rPr>
              <w:t>.</w:t>
            </w:r>
            <w:r w:rsidR="00925736" w:rsidRPr="00925736">
              <w:rPr>
                <w:rFonts w:ascii="Times New Roman" w:hAnsi="Times New Roman" w:cs="Times New Roman"/>
                <w:color w:val="212529"/>
              </w:rPr>
              <w:t>9</w:t>
            </w:r>
            <w:r w:rsidRPr="00925736">
              <w:rPr>
                <w:rFonts w:ascii="Times New Roman" w:hAnsi="Times New Roman" w:cs="Times New Roman"/>
                <w:color w:val="212529"/>
              </w:rPr>
              <w:t>)</w:t>
            </w:r>
          </w:p>
        </w:tc>
      </w:tr>
      <w:tr w:rsidR="00E8756F" w14:paraId="77D816D7" w14:textId="77777777">
        <w:tc>
          <w:tcPr>
            <w:tcW w:w="4500" w:type="dxa"/>
            <w:shd w:val="clear" w:color="auto" w:fill="FFFFFF"/>
            <w:vAlign w:val="center"/>
          </w:tcPr>
          <w:p w14:paraId="77D816D4" w14:textId="77777777" w:rsidR="00E8756F" w:rsidRPr="00925736" w:rsidRDefault="00A076DC" w:rsidP="00925736">
            <w:pPr>
              <w:ind w:firstLine="720"/>
              <w:jc w:val="both"/>
              <w:rPr>
                <w:rFonts w:ascii="Times New Roman" w:hAnsi="Times New Roman" w:cs="Times New Roman"/>
              </w:rPr>
            </w:pPr>
            <w:r w:rsidRPr="00925736">
              <w:rPr>
                <w:rFonts w:ascii="Times New Roman" w:hAnsi="Times New Roman" w:cs="Times New Roman"/>
                <w:color w:val="212529"/>
              </w:rPr>
              <w:t>CA Blended Resettlement</w:t>
            </w:r>
          </w:p>
        </w:tc>
        <w:tc>
          <w:tcPr>
            <w:tcW w:w="2430" w:type="dxa"/>
            <w:shd w:val="clear" w:color="auto" w:fill="FFFFFF"/>
            <w:vAlign w:val="center"/>
          </w:tcPr>
          <w:p w14:paraId="77D816D5"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D6" w14:textId="70BC755D" w:rsidR="00E8756F" w:rsidRPr="00925736" w:rsidRDefault="00925736" w:rsidP="00240ABB">
            <w:pPr>
              <w:ind w:firstLine="720"/>
              <w:rPr>
                <w:rFonts w:ascii="Times New Roman" w:hAnsi="Times New Roman" w:cs="Times New Roman"/>
              </w:rPr>
            </w:pPr>
            <w:r w:rsidRPr="00925736">
              <w:rPr>
                <w:rFonts w:ascii="Times New Roman" w:hAnsi="Times New Roman" w:cs="Times New Roman"/>
                <w:color w:val="212529"/>
              </w:rPr>
              <w:t>2.94</w:t>
            </w:r>
            <w:r w:rsidR="00A076DC" w:rsidRPr="00925736">
              <w:rPr>
                <w:rFonts w:ascii="Times New Roman" w:hAnsi="Times New Roman" w:cs="Times New Roman"/>
                <w:color w:val="212529"/>
              </w:rPr>
              <w:t xml:space="preserve"> (52.</w:t>
            </w:r>
            <w:r w:rsidRPr="00925736">
              <w:rPr>
                <w:rFonts w:ascii="Times New Roman" w:hAnsi="Times New Roman" w:cs="Times New Roman"/>
                <w:color w:val="212529"/>
              </w:rPr>
              <w:t>6</w:t>
            </w:r>
            <w:r w:rsidR="00A076DC" w:rsidRPr="00925736">
              <w:rPr>
                <w:rFonts w:ascii="Times New Roman" w:hAnsi="Times New Roman" w:cs="Times New Roman"/>
                <w:color w:val="212529"/>
              </w:rPr>
              <w:t>)</w:t>
            </w:r>
          </w:p>
        </w:tc>
      </w:tr>
      <w:tr w:rsidR="00E8756F" w14:paraId="77D816DB" w14:textId="77777777">
        <w:tc>
          <w:tcPr>
            <w:tcW w:w="4500" w:type="dxa"/>
            <w:shd w:val="clear" w:color="auto" w:fill="FFFFFF"/>
            <w:vAlign w:val="center"/>
          </w:tcPr>
          <w:p w14:paraId="77D816D8" w14:textId="77777777" w:rsidR="00E8756F" w:rsidRPr="00925736" w:rsidRDefault="00A076DC" w:rsidP="00925736">
            <w:pPr>
              <w:jc w:val="both"/>
              <w:rPr>
                <w:rFonts w:ascii="Times New Roman" w:hAnsi="Times New Roman" w:cs="Times New Roman"/>
              </w:rPr>
            </w:pPr>
            <w:r w:rsidRPr="00925736">
              <w:rPr>
                <w:rFonts w:ascii="Times New Roman" w:hAnsi="Times New Roman" w:cs="Times New Roman"/>
                <w:color w:val="212529"/>
              </w:rPr>
              <w:lastRenderedPageBreak/>
              <w:t>CA Private Resettlement</w:t>
            </w:r>
          </w:p>
        </w:tc>
        <w:tc>
          <w:tcPr>
            <w:tcW w:w="2430" w:type="dxa"/>
            <w:shd w:val="clear" w:color="auto" w:fill="FFFFFF"/>
            <w:vAlign w:val="center"/>
          </w:tcPr>
          <w:p w14:paraId="77D816D9"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DA" w14:textId="4A6D2406"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2</w:t>
            </w:r>
            <w:r w:rsidR="00925736" w:rsidRPr="00925736">
              <w:rPr>
                <w:rFonts w:ascii="Times New Roman" w:hAnsi="Times New Roman" w:cs="Times New Roman"/>
                <w:color w:val="212529"/>
              </w:rPr>
              <w:t>1</w:t>
            </w:r>
            <w:r w:rsidRPr="00925736">
              <w:rPr>
                <w:rFonts w:ascii="Times New Roman" w:hAnsi="Times New Roman" w:cs="Times New Roman"/>
                <w:color w:val="212529"/>
              </w:rPr>
              <w:t>.</w:t>
            </w:r>
            <w:r w:rsidR="00925736" w:rsidRPr="00925736">
              <w:rPr>
                <w:rFonts w:ascii="Times New Roman" w:hAnsi="Times New Roman" w:cs="Times New Roman"/>
                <w:color w:val="212529"/>
              </w:rPr>
              <w:t>0</w:t>
            </w:r>
            <w:r w:rsidRPr="00925736">
              <w:rPr>
                <w:rFonts w:ascii="Times New Roman" w:hAnsi="Times New Roman" w:cs="Times New Roman"/>
                <w:color w:val="212529"/>
              </w:rPr>
              <w:t xml:space="preserve"> (52.</w:t>
            </w:r>
            <w:r w:rsidR="00925736" w:rsidRPr="00925736">
              <w:rPr>
                <w:rFonts w:ascii="Times New Roman" w:hAnsi="Times New Roman" w:cs="Times New Roman"/>
                <w:color w:val="212529"/>
              </w:rPr>
              <w:t>6</w:t>
            </w:r>
            <w:r w:rsidRPr="00925736">
              <w:rPr>
                <w:rFonts w:ascii="Times New Roman" w:hAnsi="Times New Roman" w:cs="Times New Roman"/>
                <w:color w:val="212529"/>
              </w:rPr>
              <w:t>)</w:t>
            </w:r>
          </w:p>
        </w:tc>
      </w:tr>
      <w:tr w:rsidR="00E8756F" w14:paraId="77D816DF" w14:textId="77777777">
        <w:tc>
          <w:tcPr>
            <w:tcW w:w="4500" w:type="dxa"/>
            <w:shd w:val="clear" w:color="auto" w:fill="FFFFFF"/>
            <w:vAlign w:val="center"/>
          </w:tcPr>
          <w:p w14:paraId="77D816DC" w14:textId="77777777" w:rsidR="00E8756F" w:rsidRPr="00925736" w:rsidRDefault="00A076DC" w:rsidP="00925736">
            <w:pPr>
              <w:jc w:val="both"/>
              <w:rPr>
                <w:rFonts w:ascii="Times New Roman" w:hAnsi="Times New Roman" w:cs="Times New Roman"/>
              </w:rPr>
            </w:pPr>
            <w:r w:rsidRPr="00925736">
              <w:rPr>
                <w:rFonts w:ascii="Times New Roman" w:hAnsi="Times New Roman" w:cs="Times New Roman"/>
                <w:color w:val="212529"/>
              </w:rPr>
              <w:t>U.S. Government Resettlement</w:t>
            </w:r>
          </w:p>
        </w:tc>
        <w:tc>
          <w:tcPr>
            <w:tcW w:w="2430" w:type="dxa"/>
            <w:shd w:val="clear" w:color="auto" w:fill="FFFFFF"/>
            <w:vAlign w:val="center"/>
          </w:tcPr>
          <w:p w14:paraId="77D816DD"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DE" w14:textId="0464E062"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w:t>
            </w:r>
            <w:r w:rsidR="00925736" w:rsidRPr="00925736">
              <w:rPr>
                <w:rFonts w:ascii="Times New Roman" w:hAnsi="Times New Roman" w:cs="Times New Roman"/>
                <w:color w:val="212529"/>
              </w:rPr>
              <w:t>22</w:t>
            </w:r>
            <w:r w:rsidRPr="00925736">
              <w:rPr>
                <w:rFonts w:ascii="Times New Roman" w:hAnsi="Times New Roman" w:cs="Times New Roman"/>
                <w:color w:val="212529"/>
              </w:rPr>
              <w:t>.</w:t>
            </w:r>
            <w:r w:rsidR="00925736" w:rsidRPr="00925736">
              <w:rPr>
                <w:rFonts w:ascii="Times New Roman" w:hAnsi="Times New Roman" w:cs="Times New Roman"/>
                <w:color w:val="212529"/>
              </w:rPr>
              <w:t>8</w:t>
            </w:r>
            <w:r w:rsidRPr="00925736">
              <w:rPr>
                <w:rFonts w:ascii="Times New Roman" w:hAnsi="Times New Roman" w:cs="Times New Roman"/>
                <w:color w:val="212529"/>
              </w:rPr>
              <w:t xml:space="preserve"> (</w:t>
            </w:r>
            <w:r w:rsidR="00925736" w:rsidRPr="00925736">
              <w:rPr>
                <w:rFonts w:ascii="Times New Roman" w:hAnsi="Times New Roman" w:cs="Times New Roman"/>
                <w:color w:val="212529"/>
              </w:rPr>
              <w:t>58</w:t>
            </w:r>
            <w:r w:rsidRPr="00925736">
              <w:rPr>
                <w:rFonts w:ascii="Times New Roman" w:hAnsi="Times New Roman" w:cs="Times New Roman"/>
                <w:color w:val="212529"/>
              </w:rPr>
              <w:t>.</w:t>
            </w:r>
            <w:r w:rsidR="00925736" w:rsidRPr="00925736">
              <w:rPr>
                <w:rFonts w:ascii="Times New Roman" w:hAnsi="Times New Roman" w:cs="Times New Roman"/>
                <w:color w:val="212529"/>
              </w:rPr>
              <w:t>7</w:t>
            </w:r>
            <w:r w:rsidRPr="00925736">
              <w:rPr>
                <w:rFonts w:ascii="Times New Roman" w:hAnsi="Times New Roman" w:cs="Times New Roman"/>
                <w:color w:val="212529"/>
              </w:rPr>
              <w:t>)</w:t>
            </w:r>
          </w:p>
        </w:tc>
      </w:tr>
      <w:tr w:rsidR="00E8756F" w14:paraId="77D816E3" w14:textId="77777777">
        <w:tc>
          <w:tcPr>
            <w:tcW w:w="4500" w:type="dxa"/>
            <w:shd w:val="clear" w:color="auto" w:fill="FFFFFF"/>
            <w:vAlign w:val="center"/>
          </w:tcPr>
          <w:p w14:paraId="77D816E0" w14:textId="77777777" w:rsidR="00E8756F" w:rsidRPr="00925736" w:rsidRDefault="00A076DC" w:rsidP="00925736">
            <w:pPr>
              <w:jc w:val="both"/>
              <w:rPr>
                <w:rFonts w:ascii="Times New Roman" w:hAnsi="Times New Roman" w:cs="Times New Roman"/>
              </w:rPr>
            </w:pPr>
            <w:proofErr w:type="gramStart"/>
            <w:r w:rsidRPr="00925736">
              <w:rPr>
                <w:rFonts w:ascii="Times New Roman" w:hAnsi="Times New Roman" w:cs="Times New Roman"/>
                <w:color w:val="212529"/>
              </w:rPr>
              <w:t>log(</w:t>
            </w:r>
            <w:proofErr w:type="gramEnd"/>
            <w:r w:rsidRPr="00925736">
              <w:rPr>
                <w:rFonts w:ascii="Times New Roman" w:hAnsi="Times New Roman" w:cs="Times New Roman"/>
                <w:color w:val="212529"/>
              </w:rPr>
              <w:t>Initial funds per) × CA Blended</w:t>
            </w:r>
          </w:p>
        </w:tc>
        <w:tc>
          <w:tcPr>
            <w:tcW w:w="2430" w:type="dxa"/>
            <w:shd w:val="clear" w:color="auto" w:fill="FFFFFF"/>
            <w:vAlign w:val="center"/>
          </w:tcPr>
          <w:p w14:paraId="77D816E1"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E2" w14:textId="1256DBC9"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-1.</w:t>
            </w:r>
            <w:r w:rsidR="00925736" w:rsidRPr="00925736">
              <w:rPr>
                <w:rFonts w:ascii="Times New Roman" w:hAnsi="Times New Roman" w:cs="Times New Roman"/>
                <w:color w:val="212529"/>
              </w:rPr>
              <w:t>5</w:t>
            </w:r>
            <w:r w:rsidRPr="00925736">
              <w:rPr>
                <w:rFonts w:ascii="Times New Roman" w:hAnsi="Times New Roman" w:cs="Times New Roman"/>
                <w:color w:val="212529"/>
              </w:rPr>
              <w:t xml:space="preserve"> (2.3)</w:t>
            </w:r>
          </w:p>
        </w:tc>
      </w:tr>
      <w:tr w:rsidR="00E8756F" w14:paraId="77D816E7" w14:textId="77777777">
        <w:tc>
          <w:tcPr>
            <w:tcW w:w="4500" w:type="dxa"/>
            <w:shd w:val="clear" w:color="auto" w:fill="FFFFFF"/>
            <w:vAlign w:val="center"/>
          </w:tcPr>
          <w:p w14:paraId="77D816E4" w14:textId="77777777" w:rsidR="00E8756F" w:rsidRPr="00925736" w:rsidRDefault="00A076DC" w:rsidP="00925736">
            <w:pPr>
              <w:jc w:val="both"/>
              <w:rPr>
                <w:rFonts w:ascii="Times New Roman" w:hAnsi="Times New Roman" w:cs="Times New Roman"/>
              </w:rPr>
            </w:pPr>
            <w:proofErr w:type="gramStart"/>
            <w:r w:rsidRPr="00925736">
              <w:rPr>
                <w:rFonts w:ascii="Times New Roman" w:hAnsi="Times New Roman" w:cs="Times New Roman"/>
                <w:color w:val="212529"/>
              </w:rPr>
              <w:t>log(</w:t>
            </w:r>
            <w:proofErr w:type="gramEnd"/>
            <w:r w:rsidRPr="00925736">
              <w:rPr>
                <w:rFonts w:ascii="Times New Roman" w:hAnsi="Times New Roman" w:cs="Times New Roman"/>
                <w:color w:val="212529"/>
              </w:rPr>
              <w:t>Initial funds per) × CA Private</w:t>
            </w:r>
          </w:p>
        </w:tc>
        <w:tc>
          <w:tcPr>
            <w:tcW w:w="2430" w:type="dxa"/>
            <w:shd w:val="clear" w:color="auto" w:fill="FFFFFF"/>
            <w:vAlign w:val="center"/>
          </w:tcPr>
          <w:p w14:paraId="77D816E5"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E6" w14:textId="38239D24" w:rsidR="00E8756F" w:rsidRPr="00925736" w:rsidRDefault="00A076DC" w:rsidP="00240ABB">
            <w:pPr>
              <w:ind w:firstLine="720"/>
              <w:rPr>
                <w:rFonts w:ascii="Times New Roman" w:hAnsi="Times New Roman" w:cs="Times New Roman"/>
              </w:rPr>
            </w:pPr>
            <w:r w:rsidRPr="00925736">
              <w:rPr>
                <w:rFonts w:ascii="Times New Roman" w:hAnsi="Times New Roman" w:cs="Times New Roman"/>
                <w:color w:val="212529"/>
              </w:rPr>
              <w:t>-</w:t>
            </w:r>
            <w:r w:rsidR="00925736" w:rsidRPr="00925736">
              <w:rPr>
                <w:rFonts w:ascii="Times New Roman" w:hAnsi="Times New Roman" w:cs="Times New Roman"/>
                <w:color w:val="212529"/>
              </w:rPr>
              <w:t>7.0</w:t>
            </w:r>
            <w:r w:rsidRPr="00925736">
              <w:rPr>
                <w:rFonts w:ascii="Times New Roman" w:hAnsi="Times New Roman" w:cs="Times New Roman"/>
                <w:color w:val="212529"/>
              </w:rPr>
              <w:t xml:space="preserve"> (2.3)</w:t>
            </w:r>
          </w:p>
        </w:tc>
      </w:tr>
      <w:tr w:rsidR="00E8756F" w14:paraId="77D816EB" w14:textId="77777777">
        <w:tc>
          <w:tcPr>
            <w:tcW w:w="4500" w:type="dxa"/>
            <w:shd w:val="clear" w:color="auto" w:fill="FFFFFF"/>
            <w:vAlign w:val="center"/>
          </w:tcPr>
          <w:p w14:paraId="77D816E8" w14:textId="77777777" w:rsidR="00E8756F" w:rsidRPr="00925736" w:rsidRDefault="00A076DC" w:rsidP="00925736">
            <w:pPr>
              <w:jc w:val="both"/>
              <w:rPr>
                <w:rFonts w:ascii="Times New Roman" w:hAnsi="Times New Roman" w:cs="Times New Roman"/>
              </w:rPr>
            </w:pPr>
            <w:proofErr w:type="gramStart"/>
            <w:r w:rsidRPr="00925736">
              <w:rPr>
                <w:rFonts w:ascii="Times New Roman" w:hAnsi="Times New Roman" w:cs="Times New Roman"/>
                <w:color w:val="212529"/>
              </w:rPr>
              <w:t>log(</w:t>
            </w:r>
            <w:proofErr w:type="spellStart"/>
            <w:proofErr w:type="gramEnd"/>
            <w:r w:rsidRPr="00925736">
              <w:rPr>
                <w:rFonts w:ascii="Times New Roman" w:hAnsi="Times New Roman" w:cs="Times New Roman"/>
                <w:color w:val="212529"/>
              </w:rPr>
              <w:t>Initial_funds_per</w:t>
            </w:r>
            <w:proofErr w:type="spellEnd"/>
            <w:r w:rsidRPr="00925736">
              <w:rPr>
                <w:rFonts w:ascii="Times New Roman" w:hAnsi="Times New Roman" w:cs="Times New Roman"/>
                <w:color w:val="212529"/>
              </w:rPr>
              <w:t>) × US Gov</w:t>
            </w:r>
          </w:p>
        </w:tc>
        <w:tc>
          <w:tcPr>
            <w:tcW w:w="2430" w:type="dxa"/>
            <w:shd w:val="clear" w:color="auto" w:fill="FFFFFF"/>
            <w:vAlign w:val="center"/>
          </w:tcPr>
          <w:p w14:paraId="77D816E9" w14:textId="77777777" w:rsidR="00E8756F" w:rsidRPr="00925736" w:rsidRDefault="00E8756F" w:rsidP="00240ABB">
            <w:pPr>
              <w:ind w:firstLine="720"/>
              <w:rPr>
                <w:rFonts w:ascii="Times New Roman" w:hAnsi="Times New Roman" w:cs="Times New Roman"/>
              </w:rPr>
            </w:pPr>
          </w:p>
        </w:tc>
        <w:tc>
          <w:tcPr>
            <w:tcW w:w="2424" w:type="dxa"/>
            <w:shd w:val="clear" w:color="auto" w:fill="FFFFFF"/>
            <w:vAlign w:val="center"/>
          </w:tcPr>
          <w:p w14:paraId="77D816EA" w14:textId="20EAFE46" w:rsidR="00E8756F" w:rsidRPr="00925736" w:rsidRDefault="00925736" w:rsidP="00240ABB">
            <w:pPr>
              <w:ind w:firstLine="720"/>
              <w:rPr>
                <w:rFonts w:ascii="Times New Roman" w:hAnsi="Times New Roman" w:cs="Times New Roman"/>
              </w:rPr>
            </w:pPr>
            <w:r w:rsidRPr="00925736">
              <w:rPr>
                <w:rFonts w:ascii="Times New Roman" w:hAnsi="Times New Roman" w:cs="Times New Roman"/>
                <w:color w:val="212529"/>
              </w:rPr>
              <w:t>1.36</w:t>
            </w:r>
            <w:r w:rsidR="00A076DC" w:rsidRPr="00925736">
              <w:rPr>
                <w:rFonts w:ascii="Times New Roman" w:hAnsi="Times New Roman" w:cs="Times New Roman"/>
                <w:color w:val="212529"/>
              </w:rPr>
              <w:t xml:space="preserve"> (3.</w:t>
            </w:r>
            <w:r w:rsidRPr="00925736">
              <w:rPr>
                <w:rFonts w:ascii="Times New Roman" w:hAnsi="Times New Roman" w:cs="Times New Roman"/>
                <w:color w:val="212529"/>
              </w:rPr>
              <w:t>6</w:t>
            </w:r>
            <w:r w:rsidR="00A076DC" w:rsidRPr="00925736">
              <w:rPr>
                <w:rFonts w:ascii="Times New Roman" w:hAnsi="Times New Roman" w:cs="Times New Roman"/>
                <w:color w:val="212529"/>
              </w:rPr>
              <w:t>)</w:t>
            </w:r>
          </w:p>
        </w:tc>
      </w:tr>
      <w:tr w:rsidR="00E8756F" w14:paraId="77D816EF" w14:textId="77777777">
        <w:tc>
          <w:tcPr>
            <w:tcW w:w="4500" w:type="dxa"/>
            <w:tcBorders>
              <w:top w:val="single" w:sz="4" w:space="0" w:color="000000"/>
            </w:tcBorders>
            <w:shd w:val="clear" w:color="auto" w:fill="FFFFFF"/>
            <w:vAlign w:val="center"/>
          </w:tcPr>
          <w:p w14:paraId="77D816EC" w14:textId="77777777" w:rsidR="00E8756F" w:rsidRPr="00925736" w:rsidRDefault="00A076DC" w:rsidP="00925736">
            <w:pPr>
              <w:jc w:val="both"/>
              <w:rPr>
                <w:rFonts w:ascii="Times New Roman" w:hAnsi="Times New Roman" w:cs="Times New Roman"/>
              </w:rPr>
            </w:pPr>
            <w:proofErr w:type="spellStart"/>
            <w:r w:rsidRPr="00925736">
              <w:rPr>
                <w:rFonts w:ascii="Times New Roman" w:hAnsi="Times New Roman" w:cs="Times New Roman"/>
              </w:rPr>
              <w:t>Num.Obs</w:t>
            </w:r>
            <w:proofErr w:type="spellEnd"/>
            <w:r w:rsidRPr="00925736">
              <w:rPr>
                <w:rFonts w:ascii="Times New Roman" w:hAnsi="Times New Roman" w:cs="Times New Roman"/>
              </w:rPr>
              <w:t>.</w:t>
            </w:r>
          </w:p>
        </w:tc>
        <w:tc>
          <w:tcPr>
            <w:tcW w:w="2430" w:type="dxa"/>
            <w:tcBorders>
              <w:top w:val="single" w:sz="4" w:space="0" w:color="000000"/>
            </w:tcBorders>
            <w:shd w:val="clear" w:color="auto" w:fill="FFFFFF"/>
            <w:vAlign w:val="center"/>
          </w:tcPr>
          <w:p w14:paraId="77D816ED" w14:textId="28ED6B4B" w:rsidR="00E8756F" w:rsidRPr="00925736" w:rsidRDefault="00925736" w:rsidP="00240ABB">
            <w:pPr>
              <w:ind w:firstLine="720"/>
              <w:rPr>
                <w:rFonts w:ascii="Times New Roman" w:hAnsi="Times New Roman" w:cs="Times New Roman"/>
              </w:rPr>
            </w:pPr>
            <w:r w:rsidRPr="00925736">
              <w:rPr>
                <w:rFonts w:ascii="Times New Roman" w:hAnsi="Times New Roman" w:cs="Times New Roman"/>
              </w:rPr>
              <w:t>217</w:t>
            </w:r>
          </w:p>
        </w:tc>
        <w:tc>
          <w:tcPr>
            <w:tcW w:w="2424" w:type="dxa"/>
            <w:tcBorders>
              <w:top w:val="single" w:sz="4" w:space="0" w:color="000000"/>
            </w:tcBorders>
            <w:shd w:val="clear" w:color="auto" w:fill="FFFFFF"/>
            <w:vAlign w:val="center"/>
          </w:tcPr>
          <w:p w14:paraId="77D816EE" w14:textId="06EFB50C" w:rsidR="00E8756F" w:rsidRPr="00925736" w:rsidRDefault="00925736" w:rsidP="00240ABB">
            <w:pPr>
              <w:ind w:firstLine="720"/>
              <w:rPr>
                <w:rFonts w:ascii="Times New Roman" w:hAnsi="Times New Roman" w:cs="Times New Roman"/>
              </w:rPr>
            </w:pPr>
            <w:r w:rsidRPr="00925736">
              <w:rPr>
                <w:rFonts w:ascii="Times New Roman" w:hAnsi="Times New Roman" w:cs="Times New Roman"/>
              </w:rPr>
              <w:t>217</w:t>
            </w:r>
          </w:p>
        </w:tc>
      </w:tr>
      <w:tr w:rsidR="00E8756F" w14:paraId="77D816F3" w14:textId="77777777">
        <w:tc>
          <w:tcPr>
            <w:tcW w:w="4500" w:type="dxa"/>
            <w:shd w:val="clear" w:color="auto" w:fill="FFFFFF"/>
            <w:vAlign w:val="center"/>
          </w:tcPr>
          <w:p w14:paraId="77D816F0" w14:textId="77777777" w:rsidR="00E8756F" w:rsidRPr="00925736" w:rsidRDefault="00A076DC" w:rsidP="00925736">
            <w:pPr>
              <w:jc w:val="both"/>
              <w:rPr>
                <w:rFonts w:ascii="Times New Roman" w:hAnsi="Times New Roman" w:cs="Times New Roman"/>
              </w:rPr>
            </w:pPr>
            <w:r w:rsidRPr="00925736">
              <w:rPr>
                <w:rFonts w:ascii="Times New Roman" w:hAnsi="Times New Roman" w:cs="Times New Roman"/>
              </w:rPr>
              <w:t>R</w:t>
            </w:r>
            <w:r w:rsidRPr="00925736">
              <w:rPr>
                <w:rFonts w:ascii="Times New Roman" w:hAnsi="Times New Roman" w:cs="Times New Roman"/>
                <w:vertAlign w:val="superscript"/>
              </w:rPr>
              <w:t>2</w:t>
            </w:r>
            <w:r w:rsidRPr="00925736">
              <w:rPr>
                <w:rFonts w:ascii="Times New Roman" w:hAnsi="Times New Roman" w:cs="Times New Roman"/>
              </w:rPr>
              <w:t xml:space="preserve"> Marg.</w:t>
            </w:r>
          </w:p>
        </w:tc>
        <w:tc>
          <w:tcPr>
            <w:tcW w:w="2430" w:type="dxa"/>
            <w:shd w:val="clear" w:color="auto" w:fill="FFFFFF"/>
            <w:vAlign w:val="center"/>
          </w:tcPr>
          <w:p w14:paraId="77D816F1" w14:textId="77777777" w:rsidR="00E8756F" w:rsidRPr="00925736" w:rsidRDefault="00A076DC" w:rsidP="00240ABB">
            <w:pPr>
              <w:ind w:firstLine="720"/>
              <w:rPr>
                <w:rFonts w:ascii="Times New Roman" w:hAnsi="Times New Roman" w:cs="Times New Roman"/>
              </w:rPr>
            </w:pPr>
            <w:r w:rsidRPr="00925736">
              <w:rPr>
                <w:rFonts w:ascii="Times New Roman" w:hAnsi="Times New Roman" w:cs="Times New Roman"/>
              </w:rPr>
              <w:t>0.000</w:t>
            </w:r>
          </w:p>
        </w:tc>
        <w:tc>
          <w:tcPr>
            <w:tcW w:w="2424" w:type="dxa"/>
            <w:shd w:val="clear" w:color="auto" w:fill="FFFFFF"/>
            <w:vAlign w:val="center"/>
          </w:tcPr>
          <w:p w14:paraId="77D816F2" w14:textId="08422432" w:rsidR="00E8756F" w:rsidRPr="00925736" w:rsidRDefault="00A076DC" w:rsidP="00240ABB">
            <w:pPr>
              <w:ind w:firstLine="720"/>
              <w:rPr>
                <w:rFonts w:ascii="Times New Roman" w:hAnsi="Times New Roman" w:cs="Times New Roman"/>
              </w:rPr>
            </w:pPr>
            <w:r w:rsidRPr="00925736">
              <w:rPr>
                <w:rFonts w:ascii="Times New Roman" w:hAnsi="Times New Roman" w:cs="Times New Roman"/>
              </w:rPr>
              <w:t>0.</w:t>
            </w:r>
            <w:r w:rsidR="00925736" w:rsidRPr="00925736">
              <w:rPr>
                <w:rFonts w:ascii="Times New Roman" w:hAnsi="Times New Roman" w:cs="Times New Roman"/>
              </w:rPr>
              <w:t>24</w:t>
            </w:r>
          </w:p>
        </w:tc>
      </w:tr>
      <w:tr w:rsidR="00E8756F" w14:paraId="77D816F7" w14:textId="77777777">
        <w:tc>
          <w:tcPr>
            <w:tcW w:w="4500" w:type="dxa"/>
            <w:shd w:val="clear" w:color="auto" w:fill="FFFFFF"/>
            <w:vAlign w:val="center"/>
          </w:tcPr>
          <w:p w14:paraId="77D816F4" w14:textId="0C20A81E" w:rsidR="00E8756F" w:rsidRPr="00925736" w:rsidRDefault="00A076DC" w:rsidP="00925736">
            <w:pPr>
              <w:jc w:val="both"/>
              <w:rPr>
                <w:rFonts w:ascii="Times New Roman" w:hAnsi="Times New Roman" w:cs="Times New Roman"/>
              </w:rPr>
            </w:pPr>
            <w:r w:rsidRPr="00925736">
              <w:rPr>
                <w:rFonts w:ascii="Times New Roman" w:hAnsi="Times New Roman" w:cs="Times New Roman"/>
              </w:rPr>
              <w:t>R</w:t>
            </w:r>
            <w:r w:rsidRPr="00925736">
              <w:rPr>
                <w:rFonts w:ascii="Times New Roman" w:hAnsi="Times New Roman" w:cs="Times New Roman"/>
                <w:vertAlign w:val="superscript"/>
              </w:rPr>
              <w:t>2</w:t>
            </w:r>
            <w:r w:rsidRPr="00925736">
              <w:rPr>
                <w:rFonts w:ascii="Times New Roman" w:hAnsi="Times New Roman" w:cs="Times New Roman"/>
              </w:rPr>
              <w:t xml:space="preserve"> Cond</w:t>
            </w:r>
            <w:r w:rsidR="00547DD2" w:rsidRPr="00925736">
              <w:rPr>
                <w:rFonts w:ascii="Times New Roman" w:hAnsi="Times New Roman" w:cs="Times New Roman"/>
              </w:rPr>
              <w:t>itional</w:t>
            </w:r>
          </w:p>
        </w:tc>
        <w:tc>
          <w:tcPr>
            <w:tcW w:w="2430" w:type="dxa"/>
            <w:shd w:val="clear" w:color="auto" w:fill="FFFFFF"/>
            <w:vAlign w:val="center"/>
          </w:tcPr>
          <w:p w14:paraId="77D816F5" w14:textId="05BEBA05" w:rsidR="00E8756F" w:rsidRPr="00925736" w:rsidRDefault="00A076DC" w:rsidP="00240ABB">
            <w:pPr>
              <w:ind w:firstLine="720"/>
              <w:rPr>
                <w:rFonts w:ascii="Times New Roman" w:hAnsi="Times New Roman" w:cs="Times New Roman"/>
              </w:rPr>
            </w:pPr>
            <w:r w:rsidRPr="00925736">
              <w:rPr>
                <w:rFonts w:ascii="Times New Roman" w:hAnsi="Times New Roman" w:cs="Times New Roman"/>
              </w:rPr>
              <w:t>0.7</w:t>
            </w:r>
            <w:r w:rsidR="00925736" w:rsidRPr="00925736">
              <w:rPr>
                <w:rFonts w:ascii="Times New Roman" w:hAnsi="Times New Roman" w:cs="Times New Roman"/>
              </w:rPr>
              <w:t>2</w:t>
            </w:r>
          </w:p>
        </w:tc>
        <w:tc>
          <w:tcPr>
            <w:tcW w:w="2424" w:type="dxa"/>
            <w:shd w:val="clear" w:color="auto" w:fill="FFFFFF"/>
            <w:vAlign w:val="center"/>
          </w:tcPr>
          <w:p w14:paraId="77D816F6" w14:textId="0F57987A" w:rsidR="00E8756F" w:rsidRPr="00925736" w:rsidRDefault="00A076DC" w:rsidP="00240ABB">
            <w:pPr>
              <w:ind w:firstLine="720"/>
              <w:rPr>
                <w:rFonts w:ascii="Times New Roman" w:hAnsi="Times New Roman" w:cs="Times New Roman"/>
              </w:rPr>
            </w:pPr>
            <w:r w:rsidRPr="00925736">
              <w:rPr>
                <w:rFonts w:ascii="Times New Roman" w:hAnsi="Times New Roman" w:cs="Times New Roman"/>
              </w:rPr>
              <w:t>0.9</w:t>
            </w:r>
            <w:r w:rsidR="00925736" w:rsidRPr="00925736">
              <w:rPr>
                <w:rFonts w:ascii="Times New Roman" w:hAnsi="Times New Roman" w:cs="Times New Roman"/>
              </w:rPr>
              <w:t>5</w:t>
            </w:r>
          </w:p>
        </w:tc>
      </w:tr>
      <w:tr w:rsidR="00925736" w14:paraId="77D816FB" w14:textId="77777777" w:rsidTr="009A6891">
        <w:tc>
          <w:tcPr>
            <w:tcW w:w="4500" w:type="dxa"/>
            <w:shd w:val="clear" w:color="auto" w:fill="FFFFFF"/>
            <w:vAlign w:val="center"/>
          </w:tcPr>
          <w:p w14:paraId="77D816F8" w14:textId="77777777" w:rsidR="00925736" w:rsidRPr="00925736" w:rsidRDefault="00925736" w:rsidP="00925736">
            <w:pPr>
              <w:jc w:val="both"/>
              <w:rPr>
                <w:rFonts w:ascii="Times New Roman" w:hAnsi="Times New Roman" w:cs="Times New Roman"/>
              </w:rPr>
            </w:pPr>
            <w:r w:rsidRPr="00925736">
              <w:rPr>
                <w:rFonts w:ascii="Times New Roman" w:hAnsi="Times New Roman" w:cs="Times New Roman"/>
              </w:rPr>
              <w:t>AIC</w:t>
            </w:r>
          </w:p>
        </w:tc>
        <w:tc>
          <w:tcPr>
            <w:tcW w:w="2430" w:type="dxa"/>
            <w:shd w:val="clear" w:color="auto" w:fill="FFFFFF"/>
            <w:vAlign w:val="bottom"/>
          </w:tcPr>
          <w:p w14:paraId="77D816F9" w14:textId="5D07B0A0"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1722.8</w:t>
            </w:r>
          </w:p>
        </w:tc>
        <w:tc>
          <w:tcPr>
            <w:tcW w:w="2424" w:type="dxa"/>
            <w:shd w:val="clear" w:color="auto" w:fill="FFFFFF"/>
            <w:vAlign w:val="bottom"/>
          </w:tcPr>
          <w:p w14:paraId="77D816FA" w14:textId="7698AF81"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1548.2</w:t>
            </w:r>
          </w:p>
        </w:tc>
      </w:tr>
      <w:tr w:rsidR="00925736" w14:paraId="77D816FF" w14:textId="77777777" w:rsidTr="009A6891">
        <w:tc>
          <w:tcPr>
            <w:tcW w:w="4500" w:type="dxa"/>
            <w:shd w:val="clear" w:color="auto" w:fill="FFFFFF"/>
            <w:vAlign w:val="center"/>
          </w:tcPr>
          <w:p w14:paraId="77D816FC" w14:textId="77777777" w:rsidR="00925736" w:rsidRPr="00925736" w:rsidRDefault="00925736" w:rsidP="00925736">
            <w:pPr>
              <w:jc w:val="both"/>
              <w:rPr>
                <w:rFonts w:ascii="Times New Roman" w:hAnsi="Times New Roman" w:cs="Times New Roman"/>
              </w:rPr>
            </w:pPr>
            <w:r w:rsidRPr="00925736">
              <w:rPr>
                <w:rFonts w:ascii="Times New Roman" w:hAnsi="Times New Roman" w:cs="Times New Roman"/>
              </w:rPr>
              <w:t>BIC</w:t>
            </w:r>
          </w:p>
        </w:tc>
        <w:tc>
          <w:tcPr>
            <w:tcW w:w="2430" w:type="dxa"/>
            <w:shd w:val="clear" w:color="auto" w:fill="FFFFFF"/>
            <w:vAlign w:val="bottom"/>
          </w:tcPr>
          <w:p w14:paraId="77D816FD" w14:textId="280282A2"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1732.9</w:t>
            </w:r>
          </w:p>
        </w:tc>
        <w:tc>
          <w:tcPr>
            <w:tcW w:w="2424" w:type="dxa"/>
            <w:shd w:val="clear" w:color="auto" w:fill="FFFFFF"/>
            <w:vAlign w:val="bottom"/>
          </w:tcPr>
          <w:p w14:paraId="77D816FE" w14:textId="3C6FE8CF"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1619.2</w:t>
            </w:r>
          </w:p>
        </w:tc>
      </w:tr>
      <w:tr w:rsidR="00925736" w14:paraId="77D81703" w14:textId="77777777" w:rsidTr="009A6891">
        <w:tc>
          <w:tcPr>
            <w:tcW w:w="4500" w:type="dxa"/>
            <w:shd w:val="clear" w:color="auto" w:fill="FFFFFF"/>
            <w:vAlign w:val="center"/>
          </w:tcPr>
          <w:p w14:paraId="77D81700" w14:textId="77777777" w:rsidR="00925736" w:rsidRPr="00925736" w:rsidRDefault="00925736" w:rsidP="00925736">
            <w:pPr>
              <w:jc w:val="both"/>
              <w:rPr>
                <w:rFonts w:ascii="Times New Roman" w:hAnsi="Times New Roman" w:cs="Times New Roman"/>
              </w:rPr>
            </w:pPr>
            <w:r w:rsidRPr="00925736">
              <w:rPr>
                <w:rFonts w:ascii="Times New Roman" w:hAnsi="Times New Roman" w:cs="Times New Roman"/>
              </w:rPr>
              <w:t>ICC</w:t>
            </w:r>
          </w:p>
        </w:tc>
        <w:tc>
          <w:tcPr>
            <w:tcW w:w="2430" w:type="dxa"/>
            <w:shd w:val="clear" w:color="auto" w:fill="FFFFFF"/>
            <w:vAlign w:val="bottom"/>
          </w:tcPr>
          <w:p w14:paraId="77D81701" w14:textId="275D1AE2"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0.7</w:t>
            </w:r>
          </w:p>
        </w:tc>
        <w:tc>
          <w:tcPr>
            <w:tcW w:w="2424" w:type="dxa"/>
            <w:shd w:val="clear" w:color="auto" w:fill="FFFFFF"/>
            <w:vAlign w:val="bottom"/>
          </w:tcPr>
          <w:p w14:paraId="77D81702" w14:textId="73824106"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0.9</w:t>
            </w:r>
          </w:p>
        </w:tc>
      </w:tr>
      <w:tr w:rsidR="00925736" w14:paraId="77D81707" w14:textId="77777777" w:rsidTr="009A6891">
        <w:tc>
          <w:tcPr>
            <w:tcW w:w="4500" w:type="dxa"/>
            <w:shd w:val="clear" w:color="auto" w:fill="FFFFFF"/>
            <w:vAlign w:val="center"/>
          </w:tcPr>
          <w:p w14:paraId="77D81704" w14:textId="77777777" w:rsidR="00925736" w:rsidRPr="00925736" w:rsidRDefault="00925736" w:rsidP="00925736">
            <w:pPr>
              <w:jc w:val="both"/>
              <w:rPr>
                <w:rFonts w:ascii="Times New Roman" w:hAnsi="Times New Roman" w:cs="Times New Roman"/>
              </w:rPr>
            </w:pPr>
            <w:r w:rsidRPr="00925736">
              <w:rPr>
                <w:rFonts w:ascii="Times New Roman" w:hAnsi="Times New Roman" w:cs="Times New Roman"/>
              </w:rPr>
              <w:t>RMSE</w:t>
            </w:r>
          </w:p>
        </w:tc>
        <w:tc>
          <w:tcPr>
            <w:tcW w:w="2430" w:type="dxa"/>
            <w:shd w:val="clear" w:color="auto" w:fill="FFFFFF"/>
            <w:vAlign w:val="bottom"/>
          </w:tcPr>
          <w:p w14:paraId="77D81705" w14:textId="57635162"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12.17</w:t>
            </w:r>
          </w:p>
        </w:tc>
        <w:tc>
          <w:tcPr>
            <w:tcW w:w="2424" w:type="dxa"/>
            <w:shd w:val="clear" w:color="auto" w:fill="FFFFFF"/>
            <w:vAlign w:val="bottom"/>
          </w:tcPr>
          <w:p w14:paraId="77D81706" w14:textId="69B7B929" w:rsidR="00925736" w:rsidRPr="00925736" w:rsidRDefault="00925736" w:rsidP="00240ABB">
            <w:pPr>
              <w:ind w:firstLine="720"/>
              <w:rPr>
                <w:rFonts w:ascii="Times New Roman" w:hAnsi="Times New Roman" w:cs="Times New Roman"/>
              </w:rPr>
            </w:pPr>
            <w:r w:rsidRPr="00925736">
              <w:rPr>
                <w:rFonts w:ascii="Times New Roman" w:hAnsi="Times New Roman" w:cs="Times New Roman"/>
                <w:color w:val="000000"/>
              </w:rPr>
              <w:t>8.93</w:t>
            </w:r>
          </w:p>
        </w:tc>
      </w:tr>
      <w:tr w:rsidR="00E8756F" w14:paraId="77D81709" w14:textId="77777777">
        <w:tc>
          <w:tcPr>
            <w:tcW w:w="9354" w:type="dxa"/>
            <w:gridSpan w:val="3"/>
            <w:shd w:val="clear" w:color="auto" w:fill="FFFFFF"/>
            <w:vAlign w:val="center"/>
          </w:tcPr>
          <w:p w14:paraId="77D81708" w14:textId="7853B973" w:rsidR="00E8756F" w:rsidRDefault="00A076DC" w:rsidP="00925736">
            <w:pPr>
              <w:jc w:val="both"/>
            </w:pPr>
            <w:r>
              <w:t>Notes: The full model includes the admission year</w:t>
            </w:r>
            <w:r w:rsidR="003F7D0C">
              <w:t>s</w:t>
            </w:r>
            <w:r>
              <w:t xml:space="preserve"> as a control.</w:t>
            </w:r>
          </w:p>
        </w:tc>
      </w:tr>
    </w:tbl>
    <w:p w14:paraId="4C887B6C" w14:textId="77777777" w:rsidR="00CF47B5" w:rsidRDefault="00CF47B5" w:rsidP="00CF47B5">
      <w:pPr>
        <w:spacing w:line="480" w:lineRule="auto"/>
      </w:pPr>
    </w:p>
    <w:p w14:paraId="62962653" w14:textId="19F930E6" w:rsidR="00CF47B5" w:rsidRDefault="00CF47B5" w:rsidP="00CF47B5">
      <w:pPr>
        <w:spacing w:line="480" w:lineRule="auto"/>
      </w:pPr>
      <w:r>
        <w:t>DISCUSSION</w:t>
      </w:r>
    </w:p>
    <w:p w14:paraId="6AA173A6" w14:textId="77777777" w:rsidR="002B52D2" w:rsidRDefault="00CF47B5" w:rsidP="00CF47B5">
      <w:pPr>
        <w:spacing w:line="480" w:lineRule="auto"/>
      </w:pPr>
      <w:r>
        <w:tab/>
        <w:t xml:space="preserve">I started this analysis with three hypotheses: 1) </w:t>
      </w:r>
      <w:r w:rsidR="00C1301B">
        <w:t xml:space="preserve">That refugee cohorts with greater funding per capita would do better than cohorts with less funding per capita. 2) </w:t>
      </w:r>
      <w:r>
        <w:t xml:space="preserve">That the Canadian and U.S. government-led resettlement systems would have similar outcomes. </w:t>
      </w:r>
      <w:r w:rsidR="00ED6063">
        <w:t xml:space="preserve">And 3) </w:t>
      </w:r>
      <w:r w:rsidR="00A7069A">
        <w:t>T</w:t>
      </w:r>
      <w:r w:rsidR="00ED6063">
        <w:t>hat</w:t>
      </w:r>
      <w:r w:rsidR="00A7069A">
        <w:t xml:space="preserve"> private resettlement programs should have lower public assistance use rates than the other resettlement types. </w:t>
      </w:r>
    </w:p>
    <w:p w14:paraId="1CE5634E" w14:textId="5AF41852" w:rsidR="006571C0" w:rsidRDefault="00780B55" w:rsidP="00835184">
      <w:pPr>
        <w:spacing w:line="480" w:lineRule="auto"/>
        <w:ind w:firstLine="720"/>
      </w:pPr>
      <w:r>
        <w:lastRenderedPageBreak/>
        <w:t xml:space="preserve">While most hypotheses were supported, I found evidence against </w:t>
      </w:r>
      <w:r w:rsidR="002B52D2">
        <w:t xml:space="preserve">hypothesis 1. The U.S. </w:t>
      </w:r>
      <w:r w:rsidR="00E605FA">
        <w:t>has far lower funding allocated per capita</w:t>
      </w:r>
      <w:r w:rsidR="00EA7580">
        <w:t>. Canada often has multiple times as much funding per capita than the United States</w:t>
      </w:r>
      <w:r w:rsidR="00125E7D">
        <w:t>,</w:t>
      </w:r>
      <w:r w:rsidR="00686ECF">
        <w:t xml:space="preserve"> and yet</w:t>
      </w:r>
      <w:r w:rsidR="00B76F3B">
        <w:t>—supporting hypothesis 2—</w:t>
      </w:r>
      <w:r w:rsidR="00686ECF">
        <w:t xml:space="preserve"> we see no </w:t>
      </w:r>
      <w:r w:rsidR="005A3A40">
        <w:t xml:space="preserve">meaningful </w:t>
      </w:r>
      <w:r w:rsidR="00686ECF">
        <w:t>difference in the five</w:t>
      </w:r>
      <w:r w:rsidR="00AB0FFF">
        <w:t>-</w:t>
      </w:r>
      <w:r w:rsidR="00686ECF">
        <w:t>year outcomes in</w:t>
      </w:r>
      <w:r w:rsidR="00595258">
        <w:t xml:space="preserve"> government-led</w:t>
      </w:r>
      <w:r w:rsidR="00686ECF">
        <w:t xml:space="preserve"> public assistance use in the life table analyses nor in the multilevel analysis which </w:t>
      </w:r>
      <w:r w:rsidR="00F6212D">
        <w:t>considers</w:t>
      </w:r>
      <w:r w:rsidR="00686ECF">
        <w:t xml:space="preserve"> all the years and not just the </w:t>
      </w:r>
      <w:r w:rsidR="00313F08">
        <w:t>fifth-year</w:t>
      </w:r>
      <w:r w:rsidR="00F6212D">
        <w:t xml:space="preserve"> outcome. </w:t>
      </w:r>
      <w:r w:rsidR="006571C0">
        <w:t xml:space="preserve">The government-led assistance programs in both countries </w:t>
      </w:r>
      <w:r w:rsidR="00EC7399">
        <w:t xml:space="preserve">could not be differentiated statistically in the model. </w:t>
      </w:r>
    </w:p>
    <w:p w14:paraId="3BFAA372" w14:textId="76FAAE2B" w:rsidR="00982DF8" w:rsidRDefault="00982DF8" w:rsidP="002B52D2">
      <w:pPr>
        <w:spacing w:line="480" w:lineRule="auto"/>
        <w:ind w:firstLine="720"/>
      </w:pPr>
      <w:r>
        <w:t>The</w:t>
      </w:r>
      <w:r w:rsidR="003F7D0C">
        <w:t>re a couple</w:t>
      </w:r>
      <w:r>
        <w:t xml:space="preserve"> exception</w:t>
      </w:r>
      <w:r w:rsidR="003F7D0C">
        <w:t>s, or limitations,</w:t>
      </w:r>
      <w:r>
        <w:t xml:space="preserve"> to </w:t>
      </w:r>
      <w:r w:rsidR="00313F08">
        <w:t>Canadian/U.S. equivalen</w:t>
      </w:r>
      <w:r w:rsidR="001C25FF">
        <w:t>ce</w:t>
      </w:r>
      <w:r w:rsidR="003F7D0C">
        <w:t>. Canada has a few variations on government-led resettlement, most importantly they support their refugees for a full year while the U.S. for only a couple of months. The next difference</w:t>
      </w:r>
      <w:r w:rsidR="001C25FF">
        <w:t xml:space="preserve"> is in the resettlement </w:t>
      </w:r>
      <w:r w:rsidR="00D2717F">
        <w:t xml:space="preserve">programs </w:t>
      </w:r>
      <w:r w:rsidR="003239B8">
        <w:t xml:space="preserve">that have a private component. </w:t>
      </w:r>
      <w:r w:rsidR="007815C2">
        <w:t xml:space="preserve">The Blended and Private systems </w:t>
      </w:r>
      <w:r w:rsidR="00006E37">
        <w:t xml:space="preserve">have lower public assistance program usage rates than either government-led resettlement program. The </w:t>
      </w:r>
      <w:r w:rsidR="00AF2846">
        <w:t xml:space="preserve">size of this effect was large, </w:t>
      </w:r>
      <w:r w:rsidR="005F6229">
        <w:t xml:space="preserve">usually more than </w:t>
      </w:r>
      <w:r w:rsidR="00F013C6">
        <w:t xml:space="preserve">10 percentage points. This supported hypothesis </w:t>
      </w:r>
      <w:r w:rsidR="00C87CA9">
        <w:t xml:space="preserve">3. </w:t>
      </w:r>
      <w:r w:rsidR="007A7EB7">
        <w:t>N</w:t>
      </w:r>
      <w:r w:rsidR="00C87CA9">
        <w:t xml:space="preserve">o evidence contradicted hypothesis 3. </w:t>
      </w:r>
    </w:p>
    <w:p w14:paraId="0E18B4BC" w14:textId="34B044B4" w:rsidR="00F673B9" w:rsidRDefault="00C17796" w:rsidP="002B52D2">
      <w:pPr>
        <w:spacing w:line="480" w:lineRule="auto"/>
        <w:ind w:firstLine="720"/>
      </w:pPr>
      <w:r>
        <w:t>These findings need to be contextualized. I cannot see how these short-term outcomes could relate to long term outcomes, nor the lower-level interactions between citizens or refugees.</w:t>
      </w:r>
      <w:r w:rsidR="002103E7">
        <w:t xml:space="preserve"> </w:t>
      </w:r>
      <w:r w:rsidR="000E275E">
        <w:t>I cannot identify the</w:t>
      </w:r>
      <w:r w:rsidR="000D53E3">
        <w:t xml:space="preserve"> </w:t>
      </w:r>
      <w:r w:rsidR="00197C8A">
        <w:t xml:space="preserve">funding per resettlement program, I </w:t>
      </w:r>
      <w:r w:rsidR="000D53E3">
        <w:t xml:space="preserve">do not have access to the race and ethnicity data on the Canadian side </w:t>
      </w:r>
      <w:r w:rsidR="00DA0CA1">
        <w:t xml:space="preserve">and work that could </w:t>
      </w:r>
      <w:r w:rsidR="000F4586">
        <w:t>incorporate</w:t>
      </w:r>
      <w:r w:rsidR="006E057A">
        <w:t xml:space="preserve"> this would be more </w:t>
      </w:r>
      <w:r w:rsidR="00456517">
        <w:t>in line</w:t>
      </w:r>
      <w:r w:rsidR="006E057A">
        <w:t xml:space="preserve"> with other </w:t>
      </w:r>
      <w:r w:rsidR="006C6B53">
        <w:t xml:space="preserve">economic studies. </w:t>
      </w:r>
    </w:p>
    <w:p w14:paraId="5B01CAE3" w14:textId="5D89F108" w:rsidR="00C17796" w:rsidRDefault="00835715" w:rsidP="002B52D2">
      <w:pPr>
        <w:spacing w:line="480" w:lineRule="auto"/>
        <w:ind w:firstLine="720"/>
      </w:pPr>
      <w:r>
        <w:t xml:space="preserve">It would be wrong to assume that </w:t>
      </w:r>
      <w:r w:rsidR="006C6B53">
        <w:t>funding has no relationship with public assistance use.</w:t>
      </w:r>
      <w:r w:rsidR="00A9208C">
        <w:t xml:space="preserve"> </w:t>
      </w:r>
      <w:r w:rsidR="00E95BC2">
        <w:t>Instead,</w:t>
      </w:r>
      <w:r w:rsidR="00A9208C">
        <w:t xml:space="preserve"> we see no difference between </w:t>
      </w:r>
      <w:r w:rsidR="007A2965">
        <w:t xml:space="preserve">the U.S. which has much lower per </w:t>
      </w:r>
      <w:r w:rsidR="00E95BC2">
        <w:t>capita</w:t>
      </w:r>
      <w:r w:rsidR="007A2965">
        <w:t xml:space="preserve"> </w:t>
      </w:r>
      <w:r w:rsidR="007A2965">
        <w:lastRenderedPageBreak/>
        <w:t>funding than Canada, which has higher, in the short term. The arguments raised by researchers focus on the long term. This study simply identifies that</w:t>
      </w:r>
      <w:r w:rsidR="005442C1">
        <w:t xml:space="preserve"> in the short term, we don’t see much gain increasing the funding per capita nor in increasing the </w:t>
      </w:r>
      <w:r w:rsidR="009A494F">
        <w:t>duration</w:t>
      </w:r>
      <w:r w:rsidR="005442C1">
        <w:t xml:space="preserve"> of </w:t>
      </w:r>
      <w:r w:rsidR="009A494F">
        <w:t xml:space="preserve">refugee specific support programs when other benefits like SNAP or TANF are available. It is probable that </w:t>
      </w:r>
      <w:r w:rsidR="001537B0">
        <w:t xml:space="preserve">initial support will matter more for long term outcomes. </w:t>
      </w:r>
    </w:p>
    <w:p w14:paraId="223F759A" w14:textId="1C1AC5F3" w:rsidR="006E01BF" w:rsidRDefault="00A076DC" w:rsidP="006E01BF">
      <w:pPr>
        <w:spacing w:line="480" w:lineRule="auto"/>
        <w:ind w:firstLine="720"/>
      </w:pPr>
      <w:r>
        <w:t>These results have</w:t>
      </w:r>
      <w:r w:rsidR="007732A4">
        <w:t xml:space="preserve"> urgent</w:t>
      </w:r>
      <w:r>
        <w:t xml:space="preserve"> policy implications. Male-headed households are not using public assistance programs at the same rate as female ones. Perhaps this is an advantage or privileged male</w:t>
      </w:r>
      <w:r w:rsidR="007732A4">
        <w:t xml:space="preserve"> </w:t>
      </w:r>
      <w:r>
        <w:t>households have, or alternatively an unwillingness to use public assistance programs that may hold these households back</w:t>
      </w:r>
      <w:r w:rsidR="007732A4">
        <w:t xml:space="preserve"> in the future</w:t>
      </w:r>
      <w:r>
        <w:t>. The U.S. invests much less money into its government resettlement program per refugee but still receives comparable outcomes to the Canadian counterpart.</w:t>
      </w:r>
      <w:r w:rsidR="001537B0">
        <w:t xml:space="preserve"> Identifying why this might be the case beyond these exploratory </w:t>
      </w:r>
      <w:r w:rsidR="004172EC">
        <w:t>thoughts can help governments be more efficient.</w:t>
      </w:r>
      <w:r w:rsidR="00F35ECF">
        <w:t xml:space="preserve"> Additionally, the superior outcomes of the private assistance program are a good sign for the start of the U.S. private resettlement route</w:t>
      </w:r>
      <w:r w:rsidR="00456517">
        <w:t xml:space="preserve"> in 2023</w:t>
      </w:r>
      <w:r w:rsidR="00E95BC2">
        <w:t xml:space="preserve">: </w:t>
      </w:r>
      <w:commentRangeStart w:id="14"/>
      <w:r w:rsidR="00E95BC2">
        <w:t>the Welcome Corps</w:t>
      </w:r>
      <w:commentRangeEnd w:id="14"/>
      <w:r w:rsidR="007F60F4">
        <w:rPr>
          <w:rStyle w:val="CommentReference"/>
        </w:rPr>
        <w:commentReference w:id="14"/>
      </w:r>
      <w:r w:rsidR="00E95BC2">
        <w:t>.</w:t>
      </w:r>
      <w:r w:rsidR="00456517">
        <w:t xml:space="preserve"> The Welcome Corps is the American private resettlement system set up after the Canadian model. Five citizens/permeant residents can band together to support refugees for 90 days in the stead of the State Department. The whole U.S. Refugee Assistance program, including the  Welcome Corps, is currently suspended and under review</w:t>
      </w:r>
      <w:r w:rsidR="007732A4">
        <w:t xml:space="preserve"> for its existence</w:t>
      </w:r>
      <w:r w:rsidR="00456517">
        <w:t xml:space="preserve"> due to the Trump administration’s “</w:t>
      </w:r>
      <w:r w:rsidR="00456517" w:rsidRPr="00456517">
        <w:t>Executive Order on “Realigning the United States Refugee Admissions Program</w:t>
      </w:r>
      <w:r w:rsidR="00456517">
        <w:t xml:space="preserve">” </w:t>
      </w:r>
      <w:r w:rsidR="00456517">
        <w:fldChar w:fldCharType="begin"/>
      </w:r>
      <w:r w:rsidR="00456517">
        <w:instrText xml:space="preserve"> ADDIN ZOTERO_ITEM CSL_CITATION {"citationID":"wTPgO09b","properties":{"formattedCitation":"(The White House 2025)","plainCitation":"(The White House 2025)","noteIndex":0},"citationItems":[{"id":1374,"uris":["http://zotero.org/users/6152647/items/7VEVPZLJ"],"itemData":{"id":1374,"type":"webpage","abstract":"REALIGNING THE United States REFUGEE ADMISSIONS PROGRAM By the authority vested in me as President by the Constitution and the laws of the United States","container-title":"The White House","language":"en-US","title":"Realigning the United States Refugee Admissions Program","URL":"https://www.whitehouse.gov/presidential-actions/2025/01/realigning-the-united-states-refugee-admissions-program/","author":[{"literal":"The White House"}],"accessed":{"date-parts":[["2025",1,24]]},"issued":{"date-parts":[["2025",1,21]]}}}],"schema":"https://github.com/citation-style-language/schema/raw/master/csl-citation.json"} </w:instrText>
      </w:r>
      <w:r w:rsidR="00456517">
        <w:fldChar w:fldCharType="separate"/>
      </w:r>
      <w:r w:rsidR="00456517" w:rsidRPr="00456517">
        <w:rPr>
          <w:rFonts w:ascii="Aptos" w:hAnsi="Aptos"/>
        </w:rPr>
        <w:t>(The White House 2025)</w:t>
      </w:r>
      <w:r w:rsidR="00456517">
        <w:fldChar w:fldCharType="end"/>
      </w:r>
      <w:r w:rsidR="00456517">
        <w:t xml:space="preserve">. This is </w:t>
      </w:r>
      <w:r w:rsidR="007732A4">
        <w:t>unfortunate, as</w:t>
      </w:r>
      <w:r w:rsidR="00456517">
        <w:t xml:space="preserve"> the U.S. resettlement program is not only the largest </w:t>
      </w:r>
      <w:proofErr w:type="spellStart"/>
      <w:r w:rsidR="00456517">
        <w:t>resettler</w:t>
      </w:r>
      <w:proofErr w:type="spellEnd"/>
      <w:r w:rsidR="00456517">
        <w:t xml:space="preserve"> of refugees, but also the most efficient</w:t>
      </w:r>
      <w:r w:rsidR="007732A4">
        <w:t xml:space="preserve"> </w:t>
      </w:r>
      <w:r w:rsidR="007732A4">
        <w:lastRenderedPageBreak/>
        <w:t>government-led resettlement</w:t>
      </w:r>
      <w:r w:rsidR="00456517">
        <w:t xml:space="preserve"> in per capita spending. Based on this evidence, the Welcome Corp </w:t>
      </w:r>
      <w:r w:rsidR="007732A4">
        <w:t>is</w:t>
      </w:r>
      <w:r w:rsidR="00456517">
        <w:t xml:space="preserve"> likely even more efficient</w:t>
      </w:r>
      <w:r w:rsidR="007732A4">
        <w:t xml:space="preserve"> and with better outcomes</w:t>
      </w:r>
      <w:r w:rsidR="00456517">
        <w:t xml:space="preserve">. </w:t>
      </w:r>
    </w:p>
    <w:p w14:paraId="1C03306E" w14:textId="77777777" w:rsidR="00456517" w:rsidRDefault="00456517" w:rsidP="006E01BF">
      <w:pPr>
        <w:spacing w:line="480" w:lineRule="auto"/>
        <w:ind w:firstLine="720"/>
      </w:pPr>
    </w:p>
    <w:p w14:paraId="4749BB93" w14:textId="1406F55E" w:rsidR="006E01BF" w:rsidRDefault="006E01BF" w:rsidP="006E01BF">
      <w:pPr>
        <w:spacing w:line="480" w:lineRule="auto"/>
      </w:pPr>
    </w:p>
    <w:p w14:paraId="69FFD496" w14:textId="77777777" w:rsidR="006E01BF" w:rsidRDefault="006E01BF">
      <w:pPr>
        <w:spacing w:after="0" w:line="240" w:lineRule="auto"/>
      </w:pPr>
      <w:r>
        <w:br w:type="page"/>
      </w:r>
    </w:p>
    <w:p w14:paraId="185183D7" w14:textId="24F3C78A" w:rsidR="00D75E0B" w:rsidRDefault="00D75E0B" w:rsidP="00F46F86">
      <w:pPr>
        <w:pStyle w:val="Bibliography"/>
        <w:spacing w:line="480" w:lineRule="auto"/>
      </w:pPr>
      <w:r>
        <w:lastRenderedPageBreak/>
        <w:t>REFER</w:t>
      </w:r>
      <w:r w:rsidR="005D141F">
        <w:t>ENCES</w:t>
      </w:r>
    </w:p>
    <w:p w14:paraId="2BC20297" w14:textId="77777777" w:rsidR="006806CA" w:rsidRPr="006806CA" w:rsidRDefault="006E01BF" w:rsidP="006806CA">
      <w:pPr>
        <w:pStyle w:val="Bibliography"/>
        <w:rPr>
          <w:rFonts w:ascii="Aptos" w:hAnsi="Aptos"/>
        </w:rPr>
      </w:pPr>
      <w:r>
        <w:fldChar w:fldCharType="begin"/>
      </w:r>
      <w:r>
        <w:instrText xml:space="preserve"> ADDIN ZOTERO_BIBL {"uncited":[],"omitted":[],"custom":[]} CSL_BIBLIOGRAPHY </w:instrText>
      </w:r>
      <w:r>
        <w:fldChar w:fldCharType="separate"/>
      </w:r>
      <w:r w:rsidR="006806CA" w:rsidRPr="006806CA">
        <w:rPr>
          <w:rFonts w:ascii="Aptos" w:hAnsi="Aptos"/>
        </w:rPr>
        <w:t xml:space="preserve">Bernstein, Hamutal. 2018. “Bringing Evidence to the Refugee Integration Debate.” </w:t>
      </w:r>
      <w:r w:rsidR="006806CA" w:rsidRPr="006806CA">
        <w:rPr>
          <w:rFonts w:ascii="Aptos" w:hAnsi="Aptos"/>
          <w:i/>
          <w:iCs/>
        </w:rPr>
        <w:t>Urban Institute</w:t>
      </w:r>
      <w:r w:rsidR="006806CA" w:rsidRPr="006806CA">
        <w:rPr>
          <w:rFonts w:ascii="Aptos" w:hAnsi="Aptos"/>
        </w:rPr>
        <w:t>, April 5.</w:t>
      </w:r>
    </w:p>
    <w:p w14:paraId="4CEA123A" w14:textId="77777777" w:rsidR="006806CA" w:rsidRPr="006806CA" w:rsidRDefault="006806CA" w:rsidP="006806CA">
      <w:pPr>
        <w:pStyle w:val="Bibliography"/>
        <w:rPr>
          <w:rFonts w:ascii="Aptos" w:hAnsi="Aptos"/>
        </w:rPr>
      </w:pPr>
      <w:proofErr w:type="spellStart"/>
      <w:r w:rsidRPr="006806CA">
        <w:rPr>
          <w:rFonts w:ascii="Aptos" w:hAnsi="Aptos"/>
        </w:rPr>
        <w:t>Bloemraad</w:t>
      </w:r>
      <w:proofErr w:type="spellEnd"/>
      <w:r w:rsidRPr="006806CA">
        <w:rPr>
          <w:rFonts w:ascii="Aptos" w:hAnsi="Aptos"/>
        </w:rPr>
        <w:t xml:space="preserve">, Irene. 2011. “‘Two Peas in a Pod,’ ‘Apples and Oranges,’ and Other Food Metaphors: Comparing Canada and the United States.” </w:t>
      </w:r>
      <w:r w:rsidRPr="006806CA">
        <w:rPr>
          <w:rFonts w:ascii="Aptos" w:hAnsi="Aptos"/>
          <w:i/>
          <w:iCs/>
        </w:rPr>
        <w:t>American Behavioral Scientist</w:t>
      </w:r>
      <w:r w:rsidRPr="006806CA">
        <w:rPr>
          <w:rFonts w:ascii="Aptos" w:hAnsi="Aptos"/>
        </w:rPr>
        <w:t xml:space="preserve"> 55(9):1131–59. </w:t>
      </w:r>
      <w:proofErr w:type="spellStart"/>
      <w:r w:rsidRPr="006806CA">
        <w:rPr>
          <w:rFonts w:ascii="Aptos" w:hAnsi="Aptos"/>
        </w:rPr>
        <w:t>doi</w:t>
      </w:r>
      <w:proofErr w:type="spellEnd"/>
      <w:r w:rsidRPr="006806CA">
        <w:rPr>
          <w:rFonts w:ascii="Aptos" w:hAnsi="Aptos"/>
        </w:rPr>
        <w:t>: 10.1177/0002764211407844.</w:t>
      </w:r>
    </w:p>
    <w:p w14:paraId="4ACA1DD3" w14:textId="77777777" w:rsidR="006806CA" w:rsidRPr="006806CA" w:rsidRDefault="006806CA" w:rsidP="006806CA">
      <w:pPr>
        <w:pStyle w:val="Bibliography"/>
        <w:rPr>
          <w:rFonts w:ascii="Aptos" w:hAnsi="Aptos"/>
        </w:rPr>
      </w:pPr>
      <w:proofErr w:type="spellStart"/>
      <w:r w:rsidRPr="006806CA">
        <w:rPr>
          <w:rFonts w:ascii="Aptos" w:hAnsi="Aptos"/>
        </w:rPr>
        <w:t>Bloemraad</w:t>
      </w:r>
      <w:proofErr w:type="spellEnd"/>
      <w:r w:rsidRPr="006806CA">
        <w:rPr>
          <w:rFonts w:ascii="Aptos" w:hAnsi="Aptos"/>
        </w:rPr>
        <w:t xml:space="preserve">, Irene. 2013. “The Promise and Pitfalls of Comparative Research Design in the Study of Migration.” </w:t>
      </w:r>
      <w:r w:rsidRPr="006806CA">
        <w:rPr>
          <w:rFonts w:ascii="Aptos" w:hAnsi="Aptos"/>
          <w:i/>
          <w:iCs/>
        </w:rPr>
        <w:t>Migration Studies</w:t>
      </w:r>
      <w:r w:rsidRPr="006806CA">
        <w:rPr>
          <w:rFonts w:ascii="Aptos" w:hAnsi="Aptos"/>
        </w:rPr>
        <w:t xml:space="preserve"> 1(1):27–46. </w:t>
      </w:r>
      <w:proofErr w:type="spellStart"/>
      <w:r w:rsidRPr="006806CA">
        <w:rPr>
          <w:rFonts w:ascii="Aptos" w:hAnsi="Aptos"/>
        </w:rPr>
        <w:t>doi</w:t>
      </w:r>
      <w:proofErr w:type="spellEnd"/>
      <w:r w:rsidRPr="006806CA">
        <w:rPr>
          <w:rFonts w:ascii="Aptos" w:hAnsi="Aptos"/>
        </w:rPr>
        <w:t>: 10.1093/migration/mns035.</w:t>
      </w:r>
    </w:p>
    <w:p w14:paraId="46E710ED" w14:textId="77777777" w:rsidR="006806CA" w:rsidRPr="006806CA" w:rsidRDefault="006806CA" w:rsidP="006806CA">
      <w:pPr>
        <w:pStyle w:val="Bibliography"/>
        <w:rPr>
          <w:rFonts w:ascii="Aptos" w:hAnsi="Aptos"/>
        </w:rPr>
      </w:pPr>
      <w:r w:rsidRPr="006806CA">
        <w:rPr>
          <w:rFonts w:ascii="Aptos" w:hAnsi="Aptos"/>
        </w:rPr>
        <w:t xml:space="preserve">Bose, Pablo S. 2020. “The Shifting Landscape of International Resettlement: Canada, the US and Syrian Refugees.” </w:t>
      </w:r>
      <w:r w:rsidRPr="006806CA">
        <w:rPr>
          <w:rFonts w:ascii="Aptos" w:hAnsi="Aptos"/>
          <w:i/>
          <w:iCs/>
        </w:rPr>
        <w:t>Geopolitics</w:t>
      </w:r>
      <w:r w:rsidRPr="006806CA">
        <w:rPr>
          <w:rFonts w:ascii="Aptos" w:hAnsi="Aptos"/>
        </w:rPr>
        <w:t xml:space="preserve">. </w:t>
      </w:r>
      <w:proofErr w:type="spellStart"/>
      <w:r w:rsidRPr="006806CA">
        <w:rPr>
          <w:rFonts w:ascii="Aptos" w:hAnsi="Aptos"/>
        </w:rPr>
        <w:t>doi</w:t>
      </w:r>
      <w:proofErr w:type="spellEnd"/>
      <w:r w:rsidRPr="006806CA">
        <w:rPr>
          <w:rFonts w:ascii="Aptos" w:hAnsi="Aptos"/>
        </w:rPr>
        <w:t>: 10.1080/14650045.2020.1781820.</w:t>
      </w:r>
    </w:p>
    <w:p w14:paraId="298135CE" w14:textId="77777777" w:rsidR="006806CA" w:rsidRPr="006806CA" w:rsidRDefault="006806CA" w:rsidP="006806CA">
      <w:pPr>
        <w:pStyle w:val="Bibliography"/>
        <w:rPr>
          <w:rFonts w:ascii="Aptos" w:hAnsi="Aptos"/>
        </w:rPr>
      </w:pPr>
      <w:r w:rsidRPr="006806CA">
        <w:rPr>
          <w:rFonts w:ascii="Aptos" w:hAnsi="Aptos"/>
        </w:rPr>
        <w:t>Bureau of Labor Statistics. 2024. “Consumer Price Index for All Urban Consumers.”</w:t>
      </w:r>
    </w:p>
    <w:p w14:paraId="5CF9F447" w14:textId="77777777" w:rsidR="006806CA" w:rsidRPr="006806CA" w:rsidRDefault="006806CA" w:rsidP="006806CA">
      <w:pPr>
        <w:pStyle w:val="Bibliography"/>
        <w:rPr>
          <w:rFonts w:ascii="Aptos" w:hAnsi="Aptos"/>
        </w:rPr>
      </w:pPr>
      <w:r w:rsidRPr="006806CA">
        <w:rPr>
          <w:rFonts w:ascii="Aptos" w:hAnsi="Aptos"/>
        </w:rPr>
        <w:t>Bureau of Population, Refugees, and Migration. 2016. “Congressional Presentation Document.”</w:t>
      </w:r>
    </w:p>
    <w:p w14:paraId="7C1D3CD4" w14:textId="77777777" w:rsidR="006806CA" w:rsidRPr="006806CA" w:rsidRDefault="006806CA" w:rsidP="006806CA">
      <w:pPr>
        <w:pStyle w:val="Bibliography"/>
        <w:rPr>
          <w:rFonts w:ascii="Aptos" w:hAnsi="Aptos"/>
        </w:rPr>
      </w:pPr>
      <w:r w:rsidRPr="006806CA">
        <w:rPr>
          <w:rFonts w:ascii="Aptos" w:hAnsi="Aptos"/>
        </w:rPr>
        <w:t xml:space="preserve">Camarota, Steven A. 1999. </w:t>
      </w:r>
      <w:r w:rsidRPr="006806CA">
        <w:rPr>
          <w:rFonts w:ascii="Aptos" w:hAnsi="Aptos"/>
          <w:i/>
          <w:iCs/>
        </w:rPr>
        <w:t>Importing Poverty: Immigration’s Impact on the Size and Growth of the Poor Population in the United States</w:t>
      </w:r>
      <w:r w:rsidRPr="006806CA">
        <w:rPr>
          <w:rFonts w:ascii="Aptos" w:hAnsi="Aptos"/>
        </w:rPr>
        <w:t>. Washington, D.C.: Center for immigration Studies.</w:t>
      </w:r>
    </w:p>
    <w:p w14:paraId="08B38695" w14:textId="77777777" w:rsidR="006806CA" w:rsidRPr="006806CA" w:rsidRDefault="006806CA" w:rsidP="006806CA">
      <w:pPr>
        <w:pStyle w:val="Bibliography"/>
        <w:rPr>
          <w:rFonts w:ascii="Aptos" w:hAnsi="Aptos"/>
        </w:rPr>
      </w:pPr>
      <w:r w:rsidRPr="006806CA">
        <w:rPr>
          <w:rFonts w:ascii="Aptos" w:hAnsi="Aptos"/>
        </w:rPr>
        <w:t xml:space="preserve">Camarota, Steven A. 2021. “Welfare Use for Immigrants and Native-Born Households.” </w:t>
      </w:r>
      <w:r w:rsidRPr="006806CA">
        <w:rPr>
          <w:rFonts w:ascii="Aptos" w:hAnsi="Aptos"/>
          <w:i/>
          <w:iCs/>
        </w:rPr>
        <w:t>CIS.Org</w:t>
      </w:r>
      <w:r w:rsidRPr="006806CA">
        <w:rPr>
          <w:rFonts w:ascii="Aptos" w:hAnsi="Aptos"/>
        </w:rPr>
        <w:t>. Retrieved December 11, 2024 (https://cis.org/Camarota/Welfare-Use-Immigrants-and-NativeBorn-Households).</w:t>
      </w:r>
    </w:p>
    <w:p w14:paraId="6A3EB574" w14:textId="77777777" w:rsidR="006806CA" w:rsidRPr="006806CA" w:rsidRDefault="006806CA" w:rsidP="006806CA">
      <w:pPr>
        <w:pStyle w:val="Bibliography"/>
        <w:rPr>
          <w:rFonts w:ascii="Aptos" w:hAnsi="Aptos"/>
        </w:rPr>
      </w:pPr>
      <w:r w:rsidRPr="006806CA">
        <w:rPr>
          <w:rFonts w:ascii="Aptos" w:hAnsi="Aptos"/>
        </w:rPr>
        <w:t xml:space="preserve">Capps, Randy, Kathleen Newland, Susan Fratzke, Susanna Groves, Michael Fix, Margie McHugh, and Gregory Auclair. 2015. </w:t>
      </w:r>
      <w:r w:rsidRPr="006806CA">
        <w:rPr>
          <w:rFonts w:ascii="Aptos" w:hAnsi="Aptos"/>
          <w:i/>
          <w:iCs/>
        </w:rPr>
        <w:t>The Integration Outcomes of U.S. Refugees: Successes and Challenges</w:t>
      </w:r>
      <w:r w:rsidRPr="006806CA">
        <w:rPr>
          <w:rFonts w:ascii="Aptos" w:hAnsi="Aptos"/>
        </w:rPr>
        <w:t>.</w:t>
      </w:r>
    </w:p>
    <w:p w14:paraId="02C40D3E" w14:textId="77777777" w:rsidR="006806CA" w:rsidRPr="006806CA" w:rsidRDefault="006806CA" w:rsidP="006806CA">
      <w:pPr>
        <w:pStyle w:val="Bibliography"/>
        <w:rPr>
          <w:rFonts w:ascii="Aptos" w:hAnsi="Aptos"/>
        </w:rPr>
      </w:pPr>
      <w:r w:rsidRPr="006806CA">
        <w:rPr>
          <w:rFonts w:ascii="Aptos" w:hAnsi="Aptos"/>
        </w:rPr>
        <w:t xml:space="preserve">Connor, </w:t>
      </w:r>
      <w:proofErr w:type="spellStart"/>
      <w:r w:rsidRPr="006806CA">
        <w:rPr>
          <w:rFonts w:ascii="Aptos" w:hAnsi="Aptos"/>
        </w:rPr>
        <w:t>Jynnah</w:t>
      </w:r>
      <w:proofErr w:type="spellEnd"/>
      <w:r w:rsidRPr="006806CA">
        <w:rPr>
          <w:rFonts w:ascii="Aptos" w:hAnsi="Aptos"/>
        </w:rPr>
        <w:t xml:space="preserve"> Radford and Phillip. 2019. “Canada Now Leads the World in Refugee Resettlement, Surpassing the U.S.” </w:t>
      </w:r>
      <w:r w:rsidRPr="006806CA">
        <w:rPr>
          <w:rFonts w:ascii="Aptos" w:hAnsi="Aptos"/>
          <w:i/>
          <w:iCs/>
        </w:rPr>
        <w:t>Pew Research Center</w:t>
      </w:r>
      <w:r w:rsidRPr="006806CA">
        <w:rPr>
          <w:rFonts w:ascii="Aptos" w:hAnsi="Aptos"/>
        </w:rPr>
        <w:t>. Retrieved September 28, 2024 (https://www.pewresearch.org/short-reads/2019/06/19/canada-now-leads-the-world-in-refugee-resettlement-surpassing-the-u-s/).</w:t>
      </w:r>
    </w:p>
    <w:p w14:paraId="363CBECB" w14:textId="77777777" w:rsidR="006806CA" w:rsidRPr="006806CA" w:rsidRDefault="006806CA" w:rsidP="006806CA">
      <w:pPr>
        <w:pStyle w:val="Bibliography"/>
        <w:rPr>
          <w:rFonts w:ascii="Aptos" w:hAnsi="Aptos"/>
        </w:rPr>
      </w:pPr>
      <w:r w:rsidRPr="006806CA">
        <w:rPr>
          <w:rFonts w:ascii="Aptos" w:hAnsi="Aptos"/>
        </w:rPr>
        <w:t xml:space="preserve">Coyne, Christopher J. 2013. </w:t>
      </w:r>
      <w:r w:rsidRPr="006806CA">
        <w:rPr>
          <w:rFonts w:ascii="Aptos" w:hAnsi="Aptos"/>
          <w:i/>
          <w:iCs/>
        </w:rPr>
        <w:t>Doing Bad by Doing Good: Why Humanitarian Action Fails</w:t>
      </w:r>
      <w:r w:rsidRPr="006806CA">
        <w:rPr>
          <w:rFonts w:ascii="Aptos" w:hAnsi="Aptos"/>
        </w:rPr>
        <w:t>. First Edition. Stanford (Calif.): Stanford University Press.</w:t>
      </w:r>
    </w:p>
    <w:p w14:paraId="53703F39" w14:textId="77777777" w:rsidR="006806CA" w:rsidRPr="006806CA" w:rsidRDefault="006806CA" w:rsidP="006806CA">
      <w:pPr>
        <w:pStyle w:val="Bibliography"/>
        <w:rPr>
          <w:rFonts w:ascii="Aptos" w:hAnsi="Aptos"/>
        </w:rPr>
      </w:pPr>
      <w:r w:rsidRPr="006806CA">
        <w:rPr>
          <w:rFonts w:ascii="Aptos" w:hAnsi="Aptos"/>
        </w:rPr>
        <w:t xml:space="preserve">DeSipio, Louis. 2011. “Immigrant Incorporation in an Era of Weak Civic Institutions: Immigrant Civic and Political Participation in the United States.” </w:t>
      </w:r>
      <w:r w:rsidRPr="006806CA">
        <w:rPr>
          <w:rFonts w:ascii="Aptos" w:hAnsi="Aptos"/>
          <w:i/>
          <w:iCs/>
        </w:rPr>
        <w:t>American Behavioral Scientist</w:t>
      </w:r>
      <w:r w:rsidRPr="006806CA">
        <w:rPr>
          <w:rFonts w:ascii="Aptos" w:hAnsi="Aptos"/>
        </w:rPr>
        <w:t xml:space="preserve"> 55(9):1189–1213.</w:t>
      </w:r>
    </w:p>
    <w:p w14:paraId="14365782" w14:textId="77777777" w:rsidR="006806CA" w:rsidRPr="006806CA" w:rsidRDefault="006806CA" w:rsidP="006806CA">
      <w:pPr>
        <w:pStyle w:val="Bibliography"/>
        <w:rPr>
          <w:rFonts w:ascii="Aptos" w:hAnsi="Aptos"/>
        </w:rPr>
      </w:pPr>
      <w:r w:rsidRPr="006806CA">
        <w:rPr>
          <w:rFonts w:ascii="Aptos" w:hAnsi="Aptos"/>
        </w:rPr>
        <w:lastRenderedPageBreak/>
        <w:t xml:space="preserve">Donato, Katharine M., and Elizabeth Ferris. 2020. “Refugee Integration in Canada, Europe, and the United States: Perspectives from Research.” </w:t>
      </w:r>
      <w:r w:rsidRPr="006806CA">
        <w:rPr>
          <w:rFonts w:ascii="Aptos" w:hAnsi="Aptos"/>
          <w:i/>
          <w:iCs/>
        </w:rPr>
        <w:t>Annals of the American Academy of Political and Social Science</w:t>
      </w:r>
      <w:r w:rsidRPr="006806CA">
        <w:rPr>
          <w:rFonts w:ascii="Aptos" w:hAnsi="Aptos"/>
        </w:rPr>
        <w:t xml:space="preserve"> 690(1):7–35. </w:t>
      </w:r>
      <w:proofErr w:type="spellStart"/>
      <w:r w:rsidRPr="006806CA">
        <w:rPr>
          <w:rFonts w:ascii="Aptos" w:hAnsi="Aptos"/>
        </w:rPr>
        <w:t>doi</w:t>
      </w:r>
      <w:proofErr w:type="spellEnd"/>
      <w:r w:rsidRPr="006806CA">
        <w:rPr>
          <w:rFonts w:ascii="Aptos" w:hAnsi="Aptos"/>
        </w:rPr>
        <w:t>: 10.1177/0002716220943169.</w:t>
      </w:r>
    </w:p>
    <w:p w14:paraId="03C7DBFD" w14:textId="77777777" w:rsidR="006806CA" w:rsidRPr="006806CA" w:rsidRDefault="006806CA" w:rsidP="006806CA">
      <w:pPr>
        <w:pStyle w:val="Bibliography"/>
        <w:rPr>
          <w:rFonts w:ascii="Aptos" w:hAnsi="Aptos"/>
        </w:rPr>
      </w:pPr>
      <w:r w:rsidRPr="006806CA">
        <w:rPr>
          <w:rFonts w:ascii="Aptos" w:hAnsi="Aptos"/>
        </w:rPr>
        <w:t xml:space="preserve">Evans, William N., and Daniel Fitzgerald. 2017. </w:t>
      </w:r>
      <w:r w:rsidRPr="006806CA">
        <w:rPr>
          <w:rFonts w:ascii="Aptos" w:hAnsi="Aptos"/>
          <w:i/>
          <w:iCs/>
        </w:rPr>
        <w:t>The Economic and Social Outcomes of Refugees in the United States: Evidence from the ACS</w:t>
      </w:r>
      <w:r w:rsidRPr="006806CA">
        <w:rPr>
          <w:rFonts w:ascii="Aptos" w:hAnsi="Aptos"/>
        </w:rPr>
        <w:t xml:space="preserve">. w23498. National Bureau of Economic Research. </w:t>
      </w:r>
      <w:proofErr w:type="spellStart"/>
      <w:r w:rsidRPr="006806CA">
        <w:rPr>
          <w:rFonts w:ascii="Aptos" w:hAnsi="Aptos"/>
        </w:rPr>
        <w:t>doi</w:t>
      </w:r>
      <w:proofErr w:type="spellEnd"/>
      <w:r w:rsidRPr="006806CA">
        <w:rPr>
          <w:rFonts w:ascii="Aptos" w:hAnsi="Aptos"/>
        </w:rPr>
        <w:t>: 10.3386/w23498.</w:t>
      </w:r>
    </w:p>
    <w:p w14:paraId="254F3082" w14:textId="77777777" w:rsidR="006806CA" w:rsidRPr="006806CA" w:rsidRDefault="006806CA" w:rsidP="006806CA">
      <w:pPr>
        <w:pStyle w:val="Bibliography"/>
        <w:rPr>
          <w:rFonts w:ascii="Aptos" w:hAnsi="Aptos"/>
        </w:rPr>
      </w:pPr>
      <w:r w:rsidRPr="006806CA">
        <w:rPr>
          <w:rFonts w:ascii="Aptos" w:hAnsi="Aptos"/>
        </w:rPr>
        <w:t>Fix, Michael, Kate Hooper, and Jie Zong. 2017. “How Are Refugees Faring? Integration at U.S. and State Levels.”</w:t>
      </w:r>
    </w:p>
    <w:p w14:paraId="6A04BC86" w14:textId="77777777" w:rsidR="006806CA" w:rsidRPr="006806CA" w:rsidRDefault="006806CA" w:rsidP="006806CA">
      <w:pPr>
        <w:pStyle w:val="Bibliography"/>
        <w:rPr>
          <w:rFonts w:ascii="Aptos" w:hAnsi="Aptos"/>
        </w:rPr>
      </w:pPr>
      <w:r w:rsidRPr="006806CA">
        <w:rPr>
          <w:rFonts w:ascii="Aptos" w:hAnsi="Aptos"/>
        </w:rPr>
        <w:t>Food and Nutrition Service of the U.S. Department of Agriculture. 2024. “SNAP Eligibility for Non-Citizens.” Retrieved December 11, 2024 (https://www.fns.usda.gov/snap/recipient/eligibility/non-citizen).</w:t>
      </w:r>
    </w:p>
    <w:p w14:paraId="52C13D97" w14:textId="77777777" w:rsidR="006806CA" w:rsidRPr="006806CA" w:rsidRDefault="006806CA" w:rsidP="006806CA">
      <w:pPr>
        <w:pStyle w:val="Bibliography"/>
        <w:rPr>
          <w:rFonts w:ascii="Aptos" w:hAnsi="Aptos"/>
        </w:rPr>
      </w:pPr>
      <w:r w:rsidRPr="006806CA">
        <w:rPr>
          <w:rFonts w:ascii="Aptos" w:hAnsi="Aptos"/>
        </w:rPr>
        <w:t xml:space="preserve">Hayek, F. A. 1945. “The Use of Knowledge in Society.” </w:t>
      </w:r>
      <w:r w:rsidRPr="006806CA">
        <w:rPr>
          <w:rFonts w:ascii="Aptos" w:hAnsi="Aptos"/>
          <w:i/>
          <w:iCs/>
        </w:rPr>
        <w:t>The American Economic Review</w:t>
      </w:r>
      <w:r w:rsidRPr="006806CA">
        <w:rPr>
          <w:rFonts w:ascii="Aptos" w:hAnsi="Aptos"/>
        </w:rPr>
        <w:t xml:space="preserve"> 35(4):519–30.</w:t>
      </w:r>
    </w:p>
    <w:p w14:paraId="5A64ACAF" w14:textId="77777777" w:rsidR="006806CA" w:rsidRPr="006806CA" w:rsidRDefault="006806CA" w:rsidP="006806CA">
      <w:pPr>
        <w:pStyle w:val="Bibliography"/>
        <w:rPr>
          <w:rFonts w:ascii="Aptos" w:hAnsi="Aptos"/>
        </w:rPr>
      </w:pPr>
      <w:r w:rsidRPr="006806CA">
        <w:rPr>
          <w:rFonts w:ascii="Aptos" w:hAnsi="Aptos"/>
        </w:rPr>
        <w:t>Immigration, Refugees, and Citizenship Canada. 2010. “Reasons You May Be Inadmissible to Canada.” Retrieved December 11, 2024 (https://www.canada.ca/en/immigration-refugees-citizenship/services/immigrate-canada/inadmissibility/reasons.html).</w:t>
      </w:r>
    </w:p>
    <w:p w14:paraId="6341A5D1" w14:textId="77777777" w:rsidR="006806CA" w:rsidRPr="006806CA" w:rsidRDefault="006806CA" w:rsidP="006806CA">
      <w:pPr>
        <w:pStyle w:val="Bibliography"/>
        <w:rPr>
          <w:rFonts w:ascii="Aptos" w:hAnsi="Aptos"/>
        </w:rPr>
      </w:pPr>
      <w:r w:rsidRPr="006806CA">
        <w:rPr>
          <w:rFonts w:ascii="Aptos" w:hAnsi="Aptos"/>
        </w:rPr>
        <w:t>Immigration, Refugees and Citizenship Canada. 2023. “Immigration, Refugees and Citizenship Canada Departmental Plan 2019-2020.” Retrieved December 10, 2024 (https://www.canada.ca/en/immigration-refugees-citizenship/corporate/publications-manuals/departmental-plan-2019-2020/departmental-plan.html).</w:t>
      </w:r>
    </w:p>
    <w:p w14:paraId="68832082" w14:textId="77777777" w:rsidR="006806CA" w:rsidRPr="006806CA" w:rsidRDefault="006806CA" w:rsidP="006806CA">
      <w:pPr>
        <w:pStyle w:val="Bibliography"/>
        <w:rPr>
          <w:rFonts w:ascii="Aptos" w:hAnsi="Aptos"/>
        </w:rPr>
      </w:pPr>
      <w:r w:rsidRPr="006806CA">
        <w:rPr>
          <w:rFonts w:ascii="Aptos" w:hAnsi="Aptos"/>
        </w:rPr>
        <w:t xml:space="preserve">International Organization </w:t>
      </w:r>
      <w:proofErr w:type="gramStart"/>
      <w:r w:rsidRPr="006806CA">
        <w:rPr>
          <w:rFonts w:ascii="Aptos" w:hAnsi="Aptos"/>
        </w:rPr>
        <w:t>For</w:t>
      </w:r>
      <w:proofErr w:type="gramEnd"/>
      <w:r w:rsidRPr="006806CA">
        <w:rPr>
          <w:rFonts w:ascii="Aptos" w:hAnsi="Aptos"/>
        </w:rPr>
        <w:t xml:space="preserve"> Migration. 2023. “Refugees and Asylum-Seekers.” </w:t>
      </w:r>
      <w:r w:rsidRPr="006806CA">
        <w:rPr>
          <w:rFonts w:ascii="Aptos" w:hAnsi="Aptos"/>
          <w:i/>
          <w:iCs/>
        </w:rPr>
        <w:t>World Migration Report</w:t>
      </w:r>
      <w:r w:rsidRPr="006806CA">
        <w:rPr>
          <w:rFonts w:ascii="Aptos" w:hAnsi="Aptos"/>
        </w:rPr>
        <w:t>. Retrieved September 28, 2024 (https://worldmigrationreport.iom.int/what-we-do/world-migration-report-2024-chapter-2/refugees-and-asylum-seekers).</w:t>
      </w:r>
    </w:p>
    <w:p w14:paraId="0983166A" w14:textId="77777777" w:rsidR="006806CA" w:rsidRPr="006806CA" w:rsidRDefault="006806CA" w:rsidP="006806CA">
      <w:pPr>
        <w:pStyle w:val="Bibliography"/>
        <w:rPr>
          <w:rFonts w:ascii="Aptos" w:hAnsi="Aptos"/>
        </w:rPr>
      </w:pPr>
      <w:r w:rsidRPr="006806CA">
        <w:rPr>
          <w:rFonts w:ascii="Aptos" w:hAnsi="Aptos"/>
        </w:rPr>
        <w:t>Kneebone, Susan, and Felicity Rawlings-</w:t>
      </w:r>
      <w:proofErr w:type="spellStart"/>
      <w:r w:rsidRPr="006806CA">
        <w:rPr>
          <w:rFonts w:ascii="Aptos" w:hAnsi="Aptos"/>
        </w:rPr>
        <w:t>Sanaei</w:t>
      </w:r>
      <w:proofErr w:type="spellEnd"/>
      <w:r w:rsidRPr="006806CA">
        <w:rPr>
          <w:rFonts w:ascii="Aptos" w:hAnsi="Aptos"/>
        </w:rPr>
        <w:t xml:space="preserve">, eds. 2007. </w:t>
      </w:r>
      <w:r w:rsidRPr="006806CA">
        <w:rPr>
          <w:rFonts w:ascii="Aptos" w:hAnsi="Aptos"/>
          <w:i/>
          <w:iCs/>
        </w:rPr>
        <w:t>New Regionalism and Asylum Seekers: Challenges Ahead</w:t>
      </w:r>
      <w:r w:rsidRPr="006806CA">
        <w:rPr>
          <w:rFonts w:ascii="Aptos" w:hAnsi="Aptos"/>
        </w:rPr>
        <w:t xml:space="preserve">. 1st edition. New York: </w:t>
      </w:r>
      <w:proofErr w:type="spellStart"/>
      <w:r w:rsidRPr="006806CA">
        <w:rPr>
          <w:rFonts w:ascii="Aptos" w:hAnsi="Aptos"/>
        </w:rPr>
        <w:t>Berghahn</w:t>
      </w:r>
      <w:proofErr w:type="spellEnd"/>
      <w:r w:rsidRPr="006806CA">
        <w:rPr>
          <w:rFonts w:ascii="Aptos" w:hAnsi="Aptos"/>
        </w:rPr>
        <w:t xml:space="preserve"> Books.</w:t>
      </w:r>
    </w:p>
    <w:p w14:paraId="04FF854D" w14:textId="77777777" w:rsidR="006806CA" w:rsidRPr="006806CA" w:rsidRDefault="006806CA" w:rsidP="006806CA">
      <w:pPr>
        <w:pStyle w:val="Bibliography"/>
        <w:rPr>
          <w:rFonts w:ascii="Aptos" w:hAnsi="Aptos"/>
        </w:rPr>
      </w:pPr>
      <w:r w:rsidRPr="006806CA">
        <w:rPr>
          <w:rFonts w:ascii="Aptos" w:hAnsi="Aptos"/>
        </w:rPr>
        <w:t xml:space="preserve">Lavoie, Don. 2016. </w:t>
      </w:r>
      <w:r w:rsidRPr="006806CA">
        <w:rPr>
          <w:rFonts w:ascii="Aptos" w:hAnsi="Aptos"/>
          <w:i/>
          <w:iCs/>
        </w:rPr>
        <w:t>National Economic Planning: What Is Left?</w:t>
      </w:r>
      <w:r w:rsidRPr="006806CA">
        <w:rPr>
          <w:rFonts w:ascii="Aptos" w:hAnsi="Aptos"/>
        </w:rPr>
        <w:t xml:space="preserve"> 1st edition. Arlington, Virginia: </w:t>
      </w:r>
      <w:proofErr w:type="spellStart"/>
      <w:r w:rsidRPr="006806CA">
        <w:rPr>
          <w:rFonts w:ascii="Aptos" w:hAnsi="Aptos"/>
        </w:rPr>
        <w:t>Mercatus</w:t>
      </w:r>
      <w:proofErr w:type="spellEnd"/>
      <w:r w:rsidRPr="006806CA">
        <w:rPr>
          <w:rFonts w:ascii="Aptos" w:hAnsi="Aptos"/>
        </w:rPr>
        <w:t xml:space="preserve"> Center at George Mason University.</w:t>
      </w:r>
    </w:p>
    <w:p w14:paraId="59A99591" w14:textId="77777777" w:rsidR="006806CA" w:rsidRPr="006806CA" w:rsidRDefault="006806CA" w:rsidP="006806CA">
      <w:pPr>
        <w:pStyle w:val="Bibliography"/>
        <w:rPr>
          <w:rFonts w:ascii="Aptos" w:hAnsi="Aptos"/>
        </w:rPr>
      </w:pPr>
      <w:r w:rsidRPr="006806CA">
        <w:rPr>
          <w:rFonts w:ascii="Aptos" w:hAnsi="Aptos"/>
        </w:rPr>
        <w:t xml:space="preserve">Nam, </w:t>
      </w:r>
      <w:proofErr w:type="spellStart"/>
      <w:r w:rsidRPr="006806CA">
        <w:rPr>
          <w:rFonts w:ascii="Aptos" w:hAnsi="Aptos"/>
        </w:rPr>
        <w:t>Yunju</w:t>
      </w:r>
      <w:proofErr w:type="spellEnd"/>
      <w:r w:rsidRPr="006806CA">
        <w:rPr>
          <w:rFonts w:ascii="Aptos" w:hAnsi="Aptos"/>
        </w:rPr>
        <w:t xml:space="preserve">, Amanda Hausmann, </w:t>
      </w:r>
      <w:proofErr w:type="spellStart"/>
      <w:r w:rsidRPr="006806CA">
        <w:rPr>
          <w:rFonts w:ascii="Aptos" w:hAnsi="Aptos"/>
        </w:rPr>
        <w:t>Wooksoo</w:t>
      </w:r>
      <w:proofErr w:type="spellEnd"/>
      <w:r w:rsidRPr="006806CA">
        <w:rPr>
          <w:rFonts w:ascii="Aptos" w:hAnsi="Aptos"/>
        </w:rPr>
        <w:t xml:space="preserve"> Kim, and Sarah Richards-Desai. 2021. “Welfare-Dependent </w:t>
      </w:r>
      <w:proofErr w:type="gramStart"/>
      <w:r w:rsidRPr="006806CA">
        <w:rPr>
          <w:rFonts w:ascii="Aptos" w:hAnsi="Aptos"/>
        </w:rPr>
        <w:t>Refugees?:</w:t>
      </w:r>
      <w:proofErr w:type="gramEnd"/>
      <w:r w:rsidRPr="006806CA">
        <w:rPr>
          <w:rFonts w:ascii="Aptos" w:hAnsi="Aptos"/>
        </w:rPr>
        <w:t xml:space="preserve"> Evidence from County Welfare Management System Data in Western New York.” </w:t>
      </w:r>
      <w:r w:rsidRPr="006806CA">
        <w:rPr>
          <w:rFonts w:ascii="Aptos" w:hAnsi="Aptos"/>
          <w:i/>
          <w:iCs/>
        </w:rPr>
        <w:t>Journal of Immigrant &amp; Refugee Studies</w:t>
      </w:r>
      <w:r w:rsidRPr="006806CA">
        <w:rPr>
          <w:rFonts w:ascii="Aptos" w:hAnsi="Aptos"/>
        </w:rPr>
        <w:t xml:space="preserve"> 0(0):1–14. </w:t>
      </w:r>
      <w:proofErr w:type="spellStart"/>
      <w:r w:rsidRPr="006806CA">
        <w:rPr>
          <w:rFonts w:ascii="Aptos" w:hAnsi="Aptos"/>
        </w:rPr>
        <w:t>doi</w:t>
      </w:r>
      <w:proofErr w:type="spellEnd"/>
      <w:r w:rsidRPr="006806CA">
        <w:rPr>
          <w:rFonts w:ascii="Aptos" w:hAnsi="Aptos"/>
        </w:rPr>
        <w:t>: 10.1080/15562948.2021.1923880.</w:t>
      </w:r>
    </w:p>
    <w:p w14:paraId="59DBB729" w14:textId="77777777" w:rsidR="006806CA" w:rsidRPr="006806CA" w:rsidRDefault="006806CA" w:rsidP="006806CA">
      <w:pPr>
        <w:pStyle w:val="Bibliography"/>
        <w:rPr>
          <w:rFonts w:ascii="Aptos" w:hAnsi="Aptos"/>
        </w:rPr>
      </w:pPr>
      <w:r w:rsidRPr="006806CA">
        <w:rPr>
          <w:rFonts w:ascii="Aptos" w:hAnsi="Aptos"/>
        </w:rPr>
        <w:lastRenderedPageBreak/>
        <w:t xml:space="preserve">Phillimore, Jenny. 2020. “Refugee-Integration-Opportunity Structures: Shifting the Focus from Refugees to Context.” </w:t>
      </w:r>
      <w:r w:rsidRPr="006806CA">
        <w:rPr>
          <w:rFonts w:ascii="Aptos" w:hAnsi="Aptos"/>
          <w:i/>
          <w:iCs/>
        </w:rPr>
        <w:t>Journal of Refugee Studies</w:t>
      </w:r>
      <w:r w:rsidRPr="006806CA">
        <w:rPr>
          <w:rFonts w:ascii="Aptos" w:hAnsi="Aptos"/>
        </w:rPr>
        <w:t xml:space="preserve"> (12). </w:t>
      </w:r>
      <w:proofErr w:type="spellStart"/>
      <w:r w:rsidRPr="006806CA">
        <w:rPr>
          <w:rFonts w:ascii="Aptos" w:hAnsi="Aptos"/>
        </w:rPr>
        <w:t>doi</w:t>
      </w:r>
      <w:proofErr w:type="spellEnd"/>
      <w:r w:rsidRPr="006806CA">
        <w:rPr>
          <w:rFonts w:ascii="Aptos" w:hAnsi="Aptos"/>
        </w:rPr>
        <w:t>: 10.1093/</w:t>
      </w:r>
      <w:proofErr w:type="spellStart"/>
      <w:r w:rsidRPr="006806CA">
        <w:rPr>
          <w:rFonts w:ascii="Aptos" w:hAnsi="Aptos"/>
        </w:rPr>
        <w:t>jrs</w:t>
      </w:r>
      <w:proofErr w:type="spellEnd"/>
      <w:r w:rsidRPr="006806CA">
        <w:rPr>
          <w:rFonts w:ascii="Aptos" w:hAnsi="Aptos"/>
        </w:rPr>
        <w:t>/feaa012.</w:t>
      </w:r>
    </w:p>
    <w:p w14:paraId="5D0E97C7" w14:textId="77777777" w:rsidR="006806CA" w:rsidRPr="006806CA" w:rsidRDefault="006806CA" w:rsidP="006806CA">
      <w:pPr>
        <w:pStyle w:val="Bibliography"/>
        <w:rPr>
          <w:rFonts w:ascii="Aptos" w:hAnsi="Aptos"/>
        </w:rPr>
      </w:pPr>
      <w:r w:rsidRPr="006806CA">
        <w:rPr>
          <w:rFonts w:ascii="Aptos" w:hAnsi="Aptos"/>
        </w:rPr>
        <w:t>Scholes, Paul. 2022. “Do Refugees Who Become Economically Self-Sufficient Start with Nothing?” Retrieved December 12, 2024 (https://www.proquest.com/openview/2d29283d74124455779494318db0554c/1?pq-origsite=gscholar&amp;cbl=18750&amp;diss=y).</w:t>
      </w:r>
    </w:p>
    <w:p w14:paraId="13E19F1D" w14:textId="77777777" w:rsidR="006806CA" w:rsidRPr="006806CA" w:rsidRDefault="006806CA" w:rsidP="006806CA">
      <w:pPr>
        <w:pStyle w:val="Bibliography"/>
        <w:rPr>
          <w:rFonts w:ascii="Aptos" w:hAnsi="Aptos"/>
        </w:rPr>
      </w:pPr>
      <w:r w:rsidRPr="006806CA">
        <w:rPr>
          <w:rFonts w:ascii="Aptos" w:hAnsi="Aptos"/>
        </w:rPr>
        <w:t xml:space="preserve">Strang, Alison, and Alastair Ager. 2010. “Refugee Integration: Emerging Trends and Remaining Agendas.” </w:t>
      </w:r>
      <w:r w:rsidRPr="006806CA">
        <w:rPr>
          <w:rFonts w:ascii="Aptos" w:hAnsi="Aptos"/>
          <w:i/>
          <w:iCs/>
        </w:rPr>
        <w:t>Journal of Refugee Studies</w:t>
      </w:r>
      <w:r w:rsidRPr="006806CA">
        <w:rPr>
          <w:rFonts w:ascii="Aptos" w:hAnsi="Aptos"/>
        </w:rPr>
        <w:t xml:space="preserve"> 23(4):589–607. </w:t>
      </w:r>
      <w:proofErr w:type="spellStart"/>
      <w:r w:rsidRPr="006806CA">
        <w:rPr>
          <w:rFonts w:ascii="Aptos" w:hAnsi="Aptos"/>
        </w:rPr>
        <w:t>doi</w:t>
      </w:r>
      <w:proofErr w:type="spellEnd"/>
      <w:r w:rsidRPr="006806CA">
        <w:rPr>
          <w:rFonts w:ascii="Aptos" w:hAnsi="Aptos"/>
        </w:rPr>
        <w:t>: 10.1093/</w:t>
      </w:r>
      <w:proofErr w:type="spellStart"/>
      <w:r w:rsidRPr="006806CA">
        <w:rPr>
          <w:rFonts w:ascii="Aptos" w:hAnsi="Aptos"/>
        </w:rPr>
        <w:t>jrs</w:t>
      </w:r>
      <w:proofErr w:type="spellEnd"/>
      <w:r w:rsidRPr="006806CA">
        <w:rPr>
          <w:rFonts w:ascii="Aptos" w:hAnsi="Aptos"/>
        </w:rPr>
        <w:t>/feq046.</w:t>
      </w:r>
    </w:p>
    <w:p w14:paraId="51A1CBA3" w14:textId="77777777" w:rsidR="006806CA" w:rsidRPr="006806CA" w:rsidRDefault="006806CA" w:rsidP="006806CA">
      <w:pPr>
        <w:pStyle w:val="Bibliography"/>
        <w:rPr>
          <w:rFonts w:ascii="Aptos" w:hAnsi="Aptos"/>
        </w:rPr>
      </w:pPr>
      <w:r w:rsidRPr="006806CA">
        <w:rPr>
          <w:rFonts w:ascii="Aptos" w:hAnsi="Aptos"/>
        </w:rPr>
        <w:t>Sumption, Madeleine. 2013. “Tackling Brain Waste: Strategies to Improve the Recognition of Immigrants’ Foreign Qualifications.”</w:t>
      </w:r>
    </w:p>
    <w:p w14:paraId="470E1D95" w14:textId="77777777" w:rsidR="006806CA" w:rsidRPr="006806CA" w:rsidRDefault="006806CA" w:rsidP="006806CA">
      <w:pPr>
        <w:pStyle w:val="Bibliography"/>
        <w:rPr>
          <w:rFonts w:ascii="Aptos" w:hAnsi="Aptos"/>
        </w:rPr>
      </w:pPr>
      <w:r w:rsidRPr="006806CA">
        <w:rPr>
          <w:rFonts w:ascii="Aptos" w:hAnsi="Aptos"/>
        </w:rPr>
        <w:t xml:space="preserve">Teixeira, Carlos, and Wei Li. 2009. “Immigrant and Refugee Experiences in North American Cities.” </w:t>
      </w:r>
      <w:r w:rsidRPr="006806CA">
        <w:rPr>
          <w:rFonts w:ascii="Aptos" w:hAnsi="Aptos"/>
          <w:i/>
          <w:iCs/>
        </w:rPr>
        <w:t>Journal of Immigrant &amp; Refugee Studies</w:t>
      </w:r>
      <w:r w:rsidRPr="006806CA">
        <w:rPr>
          <w:rFonts w:ascii="Aptos" w:hAnsi="Aptos"/>
        </w:rPr>
        <w:t xml:space="preserve"> 7(3):221–27. </w:t>
      </w:r>
      <w:proofErr w:type="spellStart"/>
      <w:r w:rsidRPr="006806CA">
        <w:rPr>
          <w:rFonts w:ascii="Aptos" w:hAnsi="Aptos"/>
        </w:rPr>
        <w:t>doi</w:t>
      </w:r>
      <w:proofErr w:type="spellEnd"/>
      <w:r w:rsidRPr="006806CA">
        <w:rPr>
          <w:rFonts w:ascii="Aptos" w:hAnsi="Aptos"/>
        </w:rPr>
        <w:t>: 10.1080/15562940903150030.</w:t>
      </w:r>
    </w:p>
    <w:p w14:paraId="0391B027" w14:textId="77777777" w:rsidR="006806CA" w:rsidRPr="006806CA" w:rsidRDefault="006806CA" w:rsidP="006806CA">
      <w:pPr>
        <w:pStyle w:val="Bibliography"/>
        <w:rPr>
          <w:rFonts w:ascii="Aptos" w:hAnsi="Aptos"/>
        </w:rPr>
      </w:pPr>
      <w:r w:rsidRPr="006806CA">
        <w:rPr>
          <w:rFonts w:ascii="Aptos" w:hAnsi="Aptos"/>
        </w:rPr>
        <w:t xml:space="preserve">The White House. 2025. “Realigning the United States Refugee Admissions Program.” </w:t>
      </w:r>
      <w:r w:rsidRPr="006806CA">
        <w:rPr>
          <w:rFonts w:ascii="Aptos" w:hAnsi="Aptos"/>
          <w:i/>
          <w:iCs/>
        </w:rPr>
        <w:t>The White House</w:t>
      </w:r>
      <w:r w:rsidRPr="006806CA">
        <w:rPr>
          <w:rFonts w:ascii="Aptos" w:hAnsi="Aptos"/>
        </w:rPr>
        <w:t>. Retrieved January 24, 2025 (https://www.whitehouse.gov/presidential-actions/2025/01/realigning-the-united-states-refugee-admissions-program/).</w:t>
      </w:r>
    </w:p>
    <w:p w14:paraId="071F858A" w14:textId="77777777" w:rsidR="006806CA" w:rsidRPr="006806CA" w:rsidRDefault="006806CA" w:rsidP="006806CA">
      <w:pPr>
        <w:pStyle w:val="Bibliography"/>
        <w:rPr>
          <w:rFonts w:ascii="Aptos" w:hAnsi="Aptos"/>
        </w:rPr>
      </w:pPr>
      <w:r w:rsidRPr="006806CA">
        <w:rPr>
          <w:rFonts w:ascii="Aptos" w:hAnsi="Aptos"/>
        </w:rPr>
        <w:t xml:space="preserve">Tran, Van C., and Francisco Lara-García. 2020. “A New Beginning: Early Refugee Integration in the United States.” </w:t>
      </w:r>
      <w:r w:rsidRPr="006806CA">
        <w:rPr>
          <w:rFonts w:ascii="Aptos" w:hAnsi="Aptos"/>
          <w:i/>
          <w:iCs/>
        </w:rPr>
        <w:t>RSF: The Russell Sage Foundation Journal of the Social Sciences</w:t>
      </w:r>
      <w:r w:rsidRPr="006806CA">
        <w:rPr>
          <w:rFonts w:ascii="Aptos" w:hAnsi="Aptos"/>
        </w:rPr>
        <w:t xml:space="preserve"> 6(3):117–49. </w:t>
      </w:r>
      <w:proofErr w:type="spellStart"/>
      <w:r w:rsidRPr="006806CA">
        <w:rPr>
          <w:rFonts w:ascii="Aptos" w:hAnsi="Aptos"/>
        </w:rPr>
        <w:t>doi</w:t>
      </w:r>
      <w:proofErr w:type="spellEnd"/>
      <w:r w:rsidRPr="006806CA">
        <w:rPr>
          <w:rFonts w:ascii="Aptos" w:hAnsi="Aptos"/>
        </w:rPr>
        <w:t>: 10.7758/RSF.2020.6.3.06.</w:t>
      </w:r>
    </w:p>
    <w:p w14:paraId="5F52A98A" w14:textId="77777777" w:rsidR="006806CA" w:rsidRPr="006806CA" w:rsidRDefault="006806CA" w:rsidP="006806CA">
      <w:pPr>
        <w:pStyle w:val="Bibliography"/>
        <w:rPr>
          <w:rFonts w:ascii="Aptos" w:hAnsi="Aptos"/>
        </w:rPr>
      </w:pPr>
      <w:r w:rsidRPr="006806CA">
        <w:rPr>
          <w:rFonts w:ascii="Aptos" w:hAnsi="Aptos"/>
        </w:rPr>
        <w:t xml:space="preserve">UNHCR Canada. 2024. “Refugee Resettlement to Canada.” </w:t>
      </w:r>
      <w:r w:rsidRPr="006806CA">
        <w:rPr>
          <w:rFonts w:ascii="Aptos" w:hAnsi="Aptos"/>
          <w:i/>
          <w:iCs/>
        </w:rPr>
        <w:t>UNHCR Canada</w:t>
      </w:r>
      <w:r w:rsidRPr="006806CA">
        <w:rPr>
          <w:rFonts w:ascii="Aptos" w:hAnsi="Aptos"/>
        </w:rPr>
        <w:t>. Retrieved December 12, 2024 (https://help.unhcr.org/canada/refugee-resettlement-to-canada/).</w:t>
      </w:r>
    </w:p>
    <w:p w14:paraId="013F0BFF" w14:textId="77777777" w:rsidR="006806CA" w:rsidRPr="006806CA" w:rsidRDefault="006806CA" w:rsidP="006806CA">
      <w:pPr>
        <w:pStyle w:val="Bibliography"/>
        <w:rPr>
          <w:rFonts w:ascii="Aptos" w:hAnsi="Aptos"/>
        </w:rPr>
      </w:pPr>
      <w:r w:rsidRPr="006806CA">
        <w:rPr>
          <w:rFonts w:ascii="Aptos" w:hAnsi="Aptos"/>
        </w:rPr>
        <w:t xml:space="preserve">United States Department of State. 2021. “Reception and Placement.” </w:t>
      </w:r>
      <w:r w:rsidRPr="006806CA">
        <w:rPr>
          <w:rFonts w:ascii="Aptos" w:hAnsi="Aptos"/>
          <w:i/>
          <w:iCs/>
        </w:rPr>
        <w:t>United States Department of State</w:t>
      </w:r>
      <w:r w:rsidRPr="006806CA">
        <w:rPr>
          <w:rFonts w:ascii="Aptos" w:hAnsi="Aptos"/>
        </w:rPr>
        <w:t>. Retrieved October 28, 2021 (https://www.state.gov/refugee-admissions/reception-and-placement/).</w:t>
      </w:r>
    </w:p>
    <w:p w14:paraId="6ABBE896" w14:textId="77777777" w:rsidR="006806CA" w:rsidRPr="006806CA" w:rsidRDefault="006806CA" w:rsidP="006806CA">
      <w:pPr>
        <w:pStyle w:val="Bibliography"/>
        <w:rPr>
          <w:rFonts w:ascii="Aptos" w:hAnsi="Aptos"/>
        </w:rPr>
      </w:pPr>
      <w:r w:rsidRPr="006806CA">
        <w:rPr>
          <w:rFonts w:ascii="Aptos" w:hAnsi="Aptos"/>
        </w:rPr>
        <w:t xml:space="preserve">United States Office of Refugee Resettlement. 2021. </w:t>
      </w:r>
      <w:r w:rsidRPr="006806CA">
        <w:rPr>
          <w:rFonts w:ascii="Aptos" w:hAnsi="Aptos"/>
          <w:i/>
          <w:iCs/>
        </w:rPr>
        <w:t>Annual Report to Congress 2018</w:t>
      </w:r>
      <w:r w:rsidRPr="006806CA">
        <w:rPr>
          <w:rFonts w:ascii="Aptos" w:hAnsi="Aptos"/>
        </w:rPr>
        <w:t>. Office of Refugee Resettlement.</w:t>
      </w:r>
    </w:p>
    <w:p w14:paraId="45D6B01D" w14:textId="77777777" w:rsidR="006806CA" w:rsidRPr="006806CA" w:rsidRDefault="006806CA" w:rsidP="006806CA">
      <w:pPr>
        <w:pStyle w:val="Bibliography"/>
        <w:rPr>
          <w:rFonts w:ascii="Aptos" w:hAnsi="Aptos"/>
        </w:rPr>
      </w:pPr>
      <w:r w:rsidRPr="006806CA">
        <w:rPr>
          <w:rFonts w:ascii="Aptos" w:hAnsi="Aptos"/>
        </w:rPr>
        <w:t xml:space="preserve">U.S. Department of Homeland Security. 2022. “Public Charge Ground of Inadmissibility.” </w:t>
      </w:r>
      <w:r w:rsidRPr="006806CA">
        <w:rPr>
          <w:rFonts w:ascii="Aptos" w:hAnsi="Aptos"/>
          <w:i/>
          <w:iCs/>
        </w:rPr>
        <w:t>Federal Register</w:t>
      </w:r>
      <w:r w:rsidRPr="006806CA">
        <w:rPr>
          <w:rFonts w:ascii="Aptos" w:hAnsi="Aptos"/>
        </w:rPr>
        <w:t>. Retrieved December 11, 2024 (https://www.federalregister.gov/documents/2022/09/09/2022-18867/public-charge-ground-of-inadmissibility).</w:t>
      </w:r>
    </w:p>
    <w:p w14:paraId="582F23DF" w14:textId="77777777" w:rsidR="006806CA" w:rsidRPr="006806CA" w:rsidRDefault="006806CA" w:rsidP="006806CA">
      <w:pPr>
        <w:pStyle w:val="Bibliography"/>
        <w:rPr>
          <w:rFonts w:ascii="Aptos" w:hAnsi="Aptos"/>
        </w:rPr>
      </w:pPr>
      <w:r w:rsidRPr="006806CA">
        <w:rPr>
          <w:rFonts w:ascii="Aptos" w:hAnsi="Aptos"/>
        </w:rPr>
        <w:t>U.S. Department of the Treasury. 2024. “Treasury Reporting Rates of Exchange.”</w:t>
      </w:r>
    </w:p>
    <w:p w14:paraId="118AC728" w14:textId="790A2B87" w:rsidR="006E01BF" w:rsidRDefault="006E01BF" w:rsidP="00F46F86">
      <w:pPr>
        <w:spacing w:line="480" w:lineRule="auto"/>
      </w:pPr>
      <w:r>
        <w:lastRenderedPageBreak/>
        <w:fldChar w:fldCharType="end"/>
      </w:r>
    </w:p>
    <w:p w14:paraId="527D7F01" w14:textId="77777777" w:rsidR="006E01BF" w:rsidRDefault="006E01BF" w:rsidP="006E01BF">
      <w:pPr>
        <w:spacing w:line="480" w:lineRule="auto"/>
      </w:pPr>
    </w:p>
    <w:sectPr w:rsidR="006E01BF">
      <w:pgSz w:w="12240" w:h="15840"/>
      <w:pgMar w:top="1440" w:right="1440" w:bottom="1440" w:left="1440" w:header="0"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riscy, Joseph" w:date="2024-12-18T14:32:00Z" w:initials="JL">
    <w:p w14:paraId="5F8B6E54" w14:textId="77777777" w:rsidR="007302C2" w:rsidRDefault="007302C2" w:rsidP="007302C2">
      <w:pPr>
        <w:pStyle w:val="CommentText"/>
      </w:pPr>
      <w:r>
        <w:rPr>
          <w:rStyle w:val="CommentReference"/>
        </w:rPr>
        <w:annotationRef/>
      </w:r>
      <w:r>
        <w:t>I recommend not including results in the Introduction section. You could revisit this call by some to compare the US and Canada, and show how your findings challenge such direct comparisons.</w:t>
      </w:r>
    </w:p>
  </w:comment>
  <w:comment w:id="1" w:author="Lariscy, Joseph" w:date="2024-12-16T15:35:00Z" w:initials="JL">
    <w:p w14:paraId="7EB81C76" w14:textId="77777777" w:rsidR="007302C2" w:rsidRDefault="003B5407" w:rsidP="007302C2">
      <w:pPr>
        <w:pStyle w:val="CommentText"/>
      </w:pPr>
      <w:r>
        <w:rPr>
          <w:rStyle w:val="CommentReference"/>
        </w:rPr>
        <w:annotationRef/>
      </w:r>
      <w:r w:rsidR="007302C2">
        <w:t>This analytic detail can be presented in the Methods section rather than the Introduction.</w:t>
      </w:r>
    </w:p>
  </w:comment>
  <w:comment w:id="2" w:author="Lariscy, Joseph" w:date="2024-12-18T14:37:00Z" w:initials="JL">
    <w:p w14:paraId="733D24F7" w14:textId="77777777" w:rsidR="007302C2" w:rsidRDefault="007302C2" w:rsidP="007302C2">
      <w:pPr>
        <w:pStyle w:val="CommentText"/>
      </w:pPr>
      <w:r>
        <w:rPr>
          <w:rStyle w:val="CommentReference"/>
        </w:rPr>
        <w:annotationRef/>
      </w:r>
      <w:r>
        <w:t>Numbers one through nine are generally written out as text, and then numbers 10 and greater are written as the numbers.</w:t>
      </w:r>
    </w:p>
  </w:comment>
  <w:comment w:id="3" w:author="Lariscy, Joseph" w:date="2024-12-18T14:44:00Z" w:initials="JL">
    <w:p w14:paraId="737F6809" w14:textId="77777777" w:rsidR="00833216" w:rsidRDefault="00833216" w:rsidP="00833216">
      <w:pPr>
        <w:pStyle w:val="CommentText"/>
      </w:pPr>
      <w:r>
        <w:rPr>
          <w:rStyle w:val="CommentReference"/>
        </w:rPr>
        <w:annotationRef/>
      </w:r>
      <w:r>
        <w:t>I think this subsection would fit better at the end of the Background section, just before the Methods section. This subsection would serve as a smooth transition from broad discussion of self-sufficiency among refugees to the data issues to the data/analysis section. Your Background would then have a smoother deductive structure: general concepts --&gt; focused hypotheses --&gt; limitations of past data</w:t>
      </w:r>
    </w:p>
  </w:comment>
  <w:comment w:id="10" w:author="Lariscy, Joseph" w:date="2024-12-18T15:55:00Z" w:initials="JL">
    <w:p w14:paraId="52622085" w14:textId="77777777" w:rsidR="00BF07D4" w:rsidRDefault="00BF07D4" w:rsidP="00BF07D4">
      <w:pPr>
        <w:pStyle w:val="CommentText"/>
      </w:pPr>
      <w:r>
        <w:rPr>
          <w:rStyle w:val="CommentReference"/>
        </w:rPr>
        <w:annotationRef/>
      </w:r>
      <w:r>
        <w:t>The four panels in Table 1 are all labelled “All Sexes.” I don’t see a comparison of males to sex-combined.</w:t>
      </w:r>
    </w:p>
  </w:comment>
  <w:comment w:id="12" w:author="Lariscy, Joseph" w:date="2024-12-17T17:00:00Z" w:initials="JL">
    <w:p w14:paraId="55EF1885" w14:textId="56DE10A0" w:rsidR="0062528B" w:rsidRDefault="0062528B" w:rsidP="00373C6F">
      <w:pPr>
        <w:pStyle w:val="CommentText"/>
      </w:pPr>
      <w:r>
        <w:rPr>
          <w:rStyle w:val="CommentReference"/>
        </w:rPr>
        <w:annotationRef/>
      </w:r>
      <w:r>
        <w:t>Are these values standardized to the US dollar or Canadian dollar? The Canadian dollar has the purchasing power of 1.23 US dollars. You may also be able to adjust for inflation.</w:t>
      </w:r>
    </w:p>
  </w:comment>
  <w:comment w:id="13" w:author="Lariscy, Joseph" w:date="2024-12-18T16:03:00Z" w:initials="JL">
    <w:p w14:paraId="5B1AC4D5" w14:textId="77777777" w:rsidR="00D67FB3" w:rsidRDefault="00D67FB3" w:rsidP="00D67FB3">
      <w:pPr>
        <w:pStyle w:val="CommentText"/>
      </w:pPr>
      <w:r>
        <w:rPr>
          <w:rStyle w:val="CommentReference"/>
        </w:rPr>
        <w:annotationRef/>
      </w:r>
      <w:r>
        <w:t>Should this be “female-headed households in the cohort” and “male-headed households in the cohort”?</w:t>
      </w:r>
    </w:p>
  </w:comment>
  <w:comment w:id="14" w:author="Lariscy, Joseph" w:date="2024-12-18T10:38:00Z" w:initials="JL">
    <w:p w14:paraId="15D365AE" w14:textId="526010D8" w:rsidR="00F1582C" w:rsidRDefault="007F60F4" w:rsidP="00F1582C">
      <w:pPr>
        <w:pStyle w:val="CommentText"/>
      </w:pPr>
      <w:r>
        <w:rPr>
          <w:rStyle w:val="CommentReference"/>
        </w:rPr>
        <w:annotationRef/>
      </w:r>
      <w:r w:rsidR="00F1582C">
        <w:t xml:space="preserve">I recommend adding a short blurb about the Welcome Corps here. You could note that it’s </w:t>
      </w:r>
      <w:proofErr w:type="gramStart"/>
      <w:r w:rsidR="00F1582C">
        <w:t>a</w:t>
      </w:r>
      <w:proofErr w:type="gramEnd"/>
      <w:r w:rsidR="00F1582C">
        <w:t xml:space="preserve"> American private resettlement system based on the Canadian model, as you mention in the Abstract.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8B6E54" w15:done="0"/>
  <w15:commentEx w15:paraId="7EB81C76" w15:done="0"/>
  <w15:commentEx w15:paraId="733D24F7" w15:done="0"/>
  <w15:commentEx w15:paraId="737F6809" w15:done="0"/>
  <w15:commentEx w15:paraId="52622085" w15:done="0"/>
  <w15:commentEx w15:paraId="55EF1885" w15:done="0"/>
  <w15:commentEx w15:paraId="5B1AC4D5" w15:done="0"/>
  <w15:commentEx w15:paraId="15D365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FF3E85" w16cex:dateUtc="2024-12-18T20:32:00Z"/>
  <w16cex:commentExtensible w16cex:durableId="74D244AB" w16cex:dateUtc="2024-12-16T21:35:00Z"/>
  <w16cex:commentExtensible w16cex:durableId="74F10203" w16cex:dateUtc="2024-12-18T20:37:00Z"/>
  <w16cex:commentExtensible w16cex:durableId="2635DF0F" w16cex:dateUtc="2024-12-18T20:44:00Z"/>
  <w16cex:commentExtensible w16cex:durableId="5ADDDAD2" w16cex:dateUtc="2024-12-18T21:55:00Z"/>
  <w16cex:commentExtensible w16cex:durableId="6F80411F" w16cex:dateUtc="2024-12-17T23:00:00Z"/>
  <w16cex:commentExtensible w16cex:durableId="28E778B3" w16cex:dateUtc="2024-12-18T22:03:00Z"/>
  <w16cex:commentExtensible w16cex:durableId="045E96B1" w16cex:dateUtc="2024-12-18T1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8B6E54" w16cid:durableId="52FF3E85"/>
  <w16cid:commentId w16cid:paraId="7EB81C76" w16cid:durableId="74D244AB"/>
  <w16cid:commentId w16cid:paraId="733D24F7" w16cid:durableId="74F10203"/>
  <w16cid:commentId w16cid:paraId="737F6809" w16cid:durableId="2635DF0F"/>
  <w16cid:commentId w16cid:paraId="52622085" w16cid:durableId="5ADDDAD2"/>
  <w16cid:commentId w16cid:paraId="55EF1885" w16cid:durableId="6F80411F"/>
  <w16cid:commentId w16cid:paraId="5B1AC4D5" w16cid:durableId="28E778B3"/>
  <w16cid:commentId w16cid:paraId="15D365AE" w16cid:durableId="045E96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AAF98" w14:textId="77777777" w:rsidR="00557EA8" w:rsidRDefault="00557EA8" w:rsidP="00F46F86">
      <w:pPr>
        <w:spacing w:after="0" w:line="240" w:lineRule="auto"/>
      </w:pPr>
      <w:r>
        <w:separator/>
      </w:r>
    </w:p>
  </w:endnote>
  <w:endnote w:type="continuationSeparator" w:id="0">
    <w:p w14:paraId="790A2BF4" w14:textId="77777777" w:rsidR="00557EA8" w:rsidRDefault="00557EA8" w:rsidP="00F46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ED631" w14:textId="77777777" w:rsidR="00557EA8" w:rsidRDefault="00557EA8" w:rsidP="00F46F86">
      <w:pPr>
        <w:spacing w:after="0" w:line="240" w:lineRule="auto"/>
      </w:pPr>
      <w:r>
        <w:separator/>
      </w:r>
    </w:p>
  </w:footnote>
  <w:footnote w:type="continuationSeparator" w:id="0">
    <w:p w14:paraId="383548CE" w14:textId="77777777" w:rsidR="00557EA8" w:rsidRDefault="00557EA8" w:rsidP="00F46F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7C7"/>
    <w:multiLevelType w:val="multilevel"/>
    <w:tmpl w:val="89E8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500DC"/>
    <w:multiLevelType w:val="hybridMultilevel"/>
    <w:tmpl w:val="6D584A24"/>
    <w:lvl w:ilvl="0" w:tplc="B12EBFF0">
      <w:start w:val="1"/>
      <w:numFmt w:val="bullet"/>
      <w:lvlText w:val=""/>
      <w:lvlJc w:val="left"/>
      <w:pPr>
        <w:tabs>
          <w:tab w:val="num" w:pos="720"/>
        </w:tabs>
        <w:ind w:left="720" w:hanging="360"/>
      </w:pPr>
      <w:rPr>
        <w:rFonts w:ascii="Wingdings" w:hAnsi="Wingdings" w:hint="default"/>
      </w:rPr>
    </w:lvl>
    <w:lvl w:ilvl="1" w:tplc="0F4C2BAC" w:tentative="1">
      <w:start w:val="1"/>
      <w:numFmt w:val="bullet"/>
      <w:lvlText w:val=""/>
      <w:lvlJc w:val="left"/>
      <w:pPr>
        <w:tabs>
          <w:tab w:val="num" w:pos="1440"/>
        </w:tabs>
        <w:ind w:left="1440" w:hanging="360"/>
      </w:pPr>
      <w:rPr>
        <w:rFonts w:ascii="Wingdings" w:hAnsi="Wingdings" w:hint="default"/>
      </w:rPr>
    </w:lvl>
    <w:lvl w:ilvl="2" w:tplc="BB1243D0" w:tentative="1">
      <w:start w:val="1"/>
      <w:numFmt w:val="bullet"/>
      <w:lvlText w:val=""/>
      <w:lvlJc w:val="left"/>
      <w:pPr>
        <w:tabs>
          <w:tab w:val="num" w:pos="2160"/>
        </w:tabs>
        <w:ind w:left="2160" w:hanging="360"/>
      </w:pPr>
      <w:rPr>
        <w:rFonts w:ascii="Wingdings" w:hAnsi="Wingdings" w:hint="default"/>
      </w:rPr>
    </w:lvl>
    <w:lvl w:ilvl="3" w:tplc="124A1776" w:tentative="1">
      <w:start w:val="1"/>
      <w:numFmt w:val="bullet"/>
      <w:lvlText w:val=""/>
      <w:lvlJc w:val="left"/>
      <w:pPr>
        <w:tabs>
          <w:tab w:val="num" w:pos="2880"/>
        </w:tabs>
        <w:ind w:left="2880" w:hanging="360"/>
      </w:pPr>
      <w:rPr>
        <w:rFonts w:ascii="Wingdings" w:hAnsi="Wingdings" w:hint="default"/>
      </w:rPr>
    </w:lvl>
    <w:lvl w:ilvl="4" w:tplc="90104F64" w:tentative="1">
      <w:start w:val="1"/>
      <w:numFmt w:val="bullet"/>
      <w:lvlText w:val=""/>
      <w:lvlJc w:val="left"/>
      <w:pPr>
        <w:tabs>
          <w:tab w:val="num" w:pos="3600"/>
        </w:tabs>
        <w:ind w:left="3600" w:hanging="360"/>
      </w:pPr>
      <w:rPr>
        <w:rFonts w:ascii="Wingdings" w:hAnsi="Wingdings" w:hint="default"/>
      </w:rPr>
    </w:lvl>
    <w:lvl w:ilvl="5" w:tplc="1CC032FA" w:tentative="1">
      <w:start w:val="1"/>
      <w:numFmt w:val="bullet"/>
      <w:lvlText w:val=""/>
      <w:lvlJc w:val="left"/>
      <w:pPr>
        <w:tabs>
          <w:tab w:val="num" w:pos="4320"/>
        </w:tabs>
        <w:ind w:left="4320" w:hanging="360"/>
      </w:pPr>
      <w:rPr>
        <w:rFonts w:ascii="Wingdings" w:hAnsi="Wingdings" w:hint="default"/>
      </w:rPr>
    </w:lvl>
    <w:lvl w:ilvl="6" w:tplc="042A1442" w:tentative="1">
      <w:start w:val="1"/>
      <w:numFmt w:val="bullet"/>
      <w:lvlText w:val=""/>
      <w:lvlJc w:val="left"/>
      <w:pPr>
        <w:tabs>
          <w:tab w:val="num" w:pos="5040"/>
        </w:tabs>
        <w:ind w:left="5040" w:hanging="360"/>
      </w:pPr>
      <w:rPr>
        <w:rFonts w:ascii="Wingdings" w:hAnsi="Wingdings" w:hint="default"/>
      </w:rPr>
    </w:lvl>
    <w:lvl w:ilvl="7" w:tplc="7EFABABE" w:tentative="1">
      <w:start w:val="1"/>
      <w:numFmt w:val="bullet"/>
      <w:lvlText w:val=""/>
      <w:lvlJc w:val="left"/>
      <w:pPr>
        <w:tabs>
          <w:tab w:val="num" w:pos="5760"/>
        </w:tabs>
        <w:ind w:left="5760" w:hanging="360"/>
      </w:pPr>
      <w:rPr>
        <w:rFonts w:ascii="Wingdings" w:hAnsi="Wingdings" w:hint="default"/>
      </w:rPr>
    </w:lvl>
    <w:lvl w:ilvl="8" w:tplc="AE1C0F90" w:tentative="1">
      <w:start w:val="1"/>
      <w:numFmt w:val="bullet"/>
      <w:lvlText w:val=""/>
      <w:lvlJc w:val="left"/>
      <w:pPr>
        <w:tabs>
          <w:tab w:val="num" w:pos="6480"/>
        </w:tabs>
        <w:ind w:left="6480" w:hanging="360"/>
      </w:pPr>
      <w:rPr>
        <w:rFonts w:ascii="Wingdings" w:hAnsi="Wingdings" w:hint="default"/>
      </w:rPr>
    </w:lvl>
  </w:abstractNum>
  <w:num w:numId="1" w16cid:durableId="514270064">
    <w:abstractNumId w:val="0"/>
  </w:num>
  <w:num w:numId="2" w16cid:durableId="7112663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riscy, Joseph">
    <w15:presenceInfo w15:providerId="AD" w15:userId="S::jlariscy@tamu.edu::c7c7c8f2-851e-46e9-a5a6-92be35a85e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6F"/>
    <w:rsid w:val="0000044C"/>
    <w:rsid w:val="00004435"/>
    <w:rsid w:val="000062AA"/>
    <w:rsid w:val="00006E37"/>
    <w:rsid w:val="000071F4"/>
    <w:rsid w:val="000103EA"/>
    <w:rsid w:val="00012BD2"/>
    <w:rsid w:val="00015889"/>
    <w:rsid w:val="00021C8C"/>
    <w:rsid w:val="000224CF"/>
    <w:rsid w:val="00026AF0"/>
    <w:rsid w:val="00032AF9"/>
    <w:rsid w:val="00033582"/>
    <w:rsid w:val="00035493"/>
    <w:rsid w:val="000426CF"/>
    <w:rsid w:val="00045085"/>
    <w:rsid w:val="00045B23"/>
    <w:rsid w:val="000479B4"/>
    <w:rsid w:val="00053438"/>
    <w:rsid w:val="00060039"/>
    <w:rsid w:val="00064857"/>
    <w:rsid w:val="000711E3"/>
    <w:rsid w:val="00074972"/>
    <w:rsid w:val="000B264F"/>
    <w:rsid w:val="000B2F9D"/>
    <w:rsid w:val="000B7255"/>
    <w:rsid w:val="000C0B75"/>
    <w:rsid w:val="000C1146"/>
    <w:rsid w:val="000C28AF"/>
    <w:rsid w:val="000D3DBA"/>
    <w:rsid w:val="000D53E3"/>
    <w:rsid w:val="000D6A86"/>
    <w:rsid w:val="000E1B88"/>
    <w:rsid w:val="000E275E"/>
    <w:rsid w:val="000E46AA"/>
    <w:rsid w:val="000E6A9F"/>
    <w:rsid w:val="000F124D"/>
    <w:rsid w:val="000F1671"/>
    <w:rsid w:val="000F1922"/>
    <w:rsid w:val="000F1EA3"/>
    <w:rsid w:val="000F1FC3"/>
    <w:rsid w:val="000F4586"/>
    <w:rsid w:val="000F7B19"/>
    <w:rsid w:val="00101D5D"/>
    <w:rsid w:val="001079D2"/>
    <w:rsid w:val="00111455"/>
    <w:rsid w:val="0012289C"/>
    <w:rsid w:val="001230A9"/>
    <w:rsid w:val="0012319B"/>
    <w:rsid w:val="00125168"/>
    <w:rsid w:val="00125E7D"/>
    <w:rsid w:val="00134E47"/>
    <w:rsid w:val="00141E9D"/>
    <w:rsid w:val="001537B0"/>
    <w:rsid w:val="001538F1"/>
    <w:rsid w:val="00154566"/>
    <w:rsid w:val="00161410"/>
    <w:rsid w:val="00162501"/>
    <w:rsid w:val="001657A9"/>
    <w:rsid w:val="00170C71"/>
    <w:rsid w:val="00181EE6"/>
    <w:rsid w:val="001829DB"/>
    <w:rsid w:val="00192652"/>
    <w:rsid w:val="00195EFD"/>
    <w:rsid w:val="00197C8A"/>
    <w:rsid w:val="001A46AB"/>
    <w:rsid w:val="001A61E2"/>
    <w:rsid w:val="001B6FDF"/>
    <w:rsid w:val="001B6FED"/>
    <w:rsid w:val="001C03AB"/>
    <w:rsid w:val="001C0C78"/>
    <w:rsid w:val="001C0D3D"/>
    <w:rsid w:val="001C25FF"/>
    <w:rsid w:val="001C2760"/>
    <w:rsid w:val="001C3499"/>
    <w:rsid w:val="001D2C2A"/>
    <w:rsid w:val="001E13A1"/>
    <w:rsid w:val="001E5DD3"/>
    <w:rsid w:val="001E698E"/>
    <w:rsid w:val="001E6AEF"/>
    <w:rsid w:val="001E6DB2"/>
    <w:rsid w:val="001E7008"/>
    <w:rsid w:val="001F332F"/>
    <w:rsid w:val="002102C6"/>
    <w:rsid w:val="002103E7"/>
    <w:rsid w:val="0021376A"/>
    <w:rsid w:val="00213AD4"/>
    <w:rsid w:val="002154DC"/>
    <w:rsid w:val="002211AF"/>
    <w:rsid w:val="002225EA"/>
    <w:rsid w:val="00224B47"/>
    <w:rsid w:val="00230ED8"/>
    <w:rsid w:val="00232AB8"/>
    <w:rsid w:val="002343C7"/>
    <w:rsid w:val="00235A27"/>
    <w:rsid w:val="00240ABB"/>
    <w:rsid w:val="00241373"/>
    <w:rsid w:val="00253B02"/>
    <w:rsid w:val="002551C4"/>
    <w:rsid w:val="002621E2"/>
    <w:rsid w:val="002640D6"/>
    <w:rsid w:val="00281468"/>
    <w:rsid w:val="00281FC8"/>
    <w:rsid w:val="00282188"/>
    <w:rsid w:val="00287466"/>
    <w:rsid w:val="00287FDB"/>
    <w:rsid w:val="00292ED0"/>
    <w:rsid w:val="002A681D"/>
    <w:rsid w:val="002A6ACB"/>
    <w:rsid w:val="002B52D2"/>
    <w:rsid w:val="002C3106"/>
    <w:rsid w:val="002D13AE"/>
    <w:rsid w:val="002D1CDA"/>
    <w:rsid w:val="002F033F"/>
    <w:rsid w:val="002F1BAB"/>
    <w:rsid w:val="002F21F5"/>
    <w:rsid w:val="002F3E19"/>
    <w:rsid w:val="003016C5"/>
    <w:rsid w:val="003029CA"/>
    <w:rsid w:val="003031F5"/>
    <w:rsid w:val="0030469C"/>
    <w:rsid w:val="0030488A"/>
    <w:rsid w:val="00313F08"/>
    <w:rsid w:val="0031432C"/>
    <w:rsid w:val="00321E7C"/>
    <w:rsid w:val="003239B8"/>
    <w:rsid w:val="00325E7E"/>
    <w:rsid w:val="003360D4"/>
    <w:rsid w:val="00343F7E"/>
    <w:rsid w:val="00346232"/>
    <w:rsid w:val="00350517"/>
    <w:rsid w:val="00361F3D"/>
    <w:rsid w:val="00365310"/>
    <w:rsid w:val="0036572D"/>
    <w:rsid w:val="0036660F"/>
    <w:rsid w:val="00373C6F"/>
    <w:rsid w:val="00374F47"/>
    <w:rsid w:val="00377AC3"/>
    <w:rsid w:val="00397AAA"/>
    <w:rsid w:val="003A0490"/>
    <w:rsid w:val="003A0520"/>
    <w:rsid w:val="003A18B8"/>
    <w:rsid w:val="003A3586"/>
    <w:rsid w:val="003A5CBB"/>
    <w:rsid w:val="003A63A2"/>
    <w:rsid w:val="003A6C4A"/>
    <w:rsid w:val="003A7C66"/>
    <w:rsid w:val="003B2F82"/>
    <w:rsid w:val="003B5407"/>
    <w:rsid w:val="003B6D33"/>
    <w:rsid w:val="003D2EB5"/>
    <w:rsid w:val="003D3B80"/>
    <w:rsid w:val="003D3DD6"/>
    <w:rsid w:val="003E2314"/>
    <w:rsid w:val="003E6256"/>
    <w:rsid w:val="003F2154"/>
    <w:rsid w:val="003F29B8"/>
    <w:rsid w:val="003F41B7"/>
    <w:rsid w:val="003F7D0C"/>
    <w:rsid w:val="004009BC"/>
    <w:rsid w:val="00400FA3"/>
    <w:rsid w:val="0040647B"/>
    <w:rsid w:val="00410280"/>
    <w:rsid w:val="004131FC"/>
    <w:rsid w:val="00415F50"/>
    <w:rsid w:val="004172EC"/>
    <w:rsid w:val="00421A6D"/>
    <w:rsid w:val="00423916"/>
    <w:rsid w:val="0043234E"/>
    <w:rsid w:val="004548AE"/>
    <w:rsid w:val="00456517"/>
    <w:rsid w:val="00456AFC"/>
    <w:rsid w:val="00461B5B"/>
    <w:rsid w:val="00467996"/>
    <w:rsid w:val="004700D3"/>
    <w:rsid w:val="00471BAE"/>
    <w:rsid w:val="004748D4"/>
    <w:rsid w:val="0047630B"/>
    <w:rsid w:val="00480F3B"/>
    <w:rsid w:val="004842E5"/>
    <w:rsid w:val="00493E2C"/>
    <w:rsid w:val="00495F2E"/>
    <w:rsid w:val="004A0987"/>
    <w:rsid w:val="004A3689"/>
    <w:rsid w:val="004B384F"/>
    <w:rsid w:val="004C25ED"/>
    <w:rsid w:val="004C46B7"/>
    <w:rsid w:val="004C582A"/>
    <w:rsid w:val="004C5C1D"/>
    <w:rsid w:val="004D1CF1"/>
    <w:rsid w:val="004D33CB"/>
    <w:rsid w:val="004E628C"/>
    <w:rsid w:val="004F133D"/>
    <w:rsid w:val="004F1CC0"/>
    <w:rsid w:val="005071CB"/>
    <w:rsid w:val="005145C1"/>
    <w:rsid w:val="005163D5"/>
    <w:rsid w:val="00520142"/>
    <w:rsid w:val="005265F4"/>
    <w:rsid w:val="005417AE"/>
    <w:rsid w:val="00543078"/>
    <w:rsid w:val="0054384A"/>
    <w:rsid w:val="005442C1"/>
    <w:rsid w:val="00547971"/>
    <w:rsid w:val="00547DD2"/>
    <w:rsid w:val="005538C4"/>
    <w:rsid w:val="00554A75"/>
    <w:rsid w:val="00555EDB"/>
    <w:rsid w:val="00556016"/>
    <w:rsid w:val="00557EA8"/>
    <w:rsid w:val="00561C49"/>
    <w:rsid w:val="00562CBA"/>
    <w:rsid w:val="00572DD5"/>
    <w:rsid w:val="00582F22"/>
    <w:rsid w:val="00584209"/>
    <w:rsid w:val="00595258"/>
    <w:rsid w:val="00595FA3"/>
    <w:rsid w:val="005A3639"/>
    <w:rsid w:val="005A3A40"/>
    <w:rsid w:val="005A5DE5"/>
    <w:rsid w:val="005B468C"/>
    <w:rsid w:val="005B5085"/>
    <w:rsid w:val="005C36BD"/>
    <w:rsid w:val="005C3C7A"/>
    <w:rsid w:val="005C73F9"/>
    <w:rsid w:val="005C74C6"/>
    <w:rsid w:val="005C759F"/>
    <w:rsid w:val="005D141F"/>
    <w:rsid w:val="005D45E1"/>
    <w:rsid w:val="005D4EBD"/>
    <w:rsid w:val="005E0D92"/>
    <w:rsid w:val="005E3260"/>
    <w:rsid w:val="005F2D01"/>
    <w:rsid w:val="005F349F"/>
    <w:rsid w:val="005F6229"/>
    <w:rsid w:val="006011D7"/>
    <w:rsid w:val="006039C8"/>
    <w:rsid w:val="0060663B"/>
    <w:rsid w:val="0061174C"/>
    <w:rsid w:val="006166A2"/>
    <w:rsid w:val="00617269"/>
    <w:rsid w:val="006231EC"/>
    <w:rsid w:val="00624DCA"/>
    <w:rsid w:val="0062528B"/>
    <w:rsid w:val="00630C05"/>
    <w:rsid w:val="0064588F"/>
    <w:rsid w:val="00647397"/>
    <w:rsid w:val="00650B6A"/>
    <w:rsid w:val="006550BD"/>
    <w:rsid w:val="006571C0"/>
    <w:rsid w:val="00662876"/>
    <w:rsid w:val="006721C8"/>
    <w:rsid w:val="00673EC3"/>
    <w:rsid w:val="00675BB0"/>
    <w:rsid w:val="006804AD"/>
    <w:rsid w:val="006806CA"/>
    <w:rsid w:val="00684680"/>
    <w:rsid w:val="00686ECF"/>
    <w:rsid w:val="006A0523"/>
    <w:rsid w:val="006A17EA"/>
    <w:rsid w:val="006B77C1"/>
    <w:rsid w:val="006C0721"/>
    <w:rsid w:val="006C6B53"/>
    <w:rsid w:val="006C7CE7"/>
    <w:rsid w:val="006C7E6E"/>
    <w:rsid w:val="006D78D7"/>
    <w:rsid w:val="006E01BF"/>
    <w:rsid w:val="006E057A"/>
    <w:rsid w:val="006F27CC"/>
    <w:rsid w:val="00700108"/>
    <w:rsid w:val="00702DF6"/>
    <w:rsid w:val="00710712"/>
    <w:rsid w:val="00711296"/>
    <w:rsid w:val="00722515"/>
    <w:rsid w:val="00724B57"/>
    <w:rsid w:val="007258EA"/>
    <w:rsid w:val="007302C2"/>
    <w:rsid w:val="0073269C"/>
    <w:rsid w:val="00742F02"/>
    <w:rsid w:val="00743D6D"/>
    <w:rsid w:val="00746217"/>
    <w:rsid w:val="00750F92"/>
    <w:rsid w:val="0075131B"/>
    <w:rsid w:val="00756FBF"/>
    <w:rsid w:val="0076238D"/>
    <w:rsid w:val="00763841"/>
    <w:rsid w:val="007719B4"/>
    <w:rsid w:val="007732A4"/>
    <w:rsid w:val="007739E3"/>
    <w:rsid w:val="00780B55"/>
    <w:rsid w:val="007815C2"/>
    <w:rsid w:val="0078262D"/>
    <w:rsid w:val="00792856"/>
    <w:rsid w:val="007A0B75"/>
    <w:rsid w:val="007A2965"/>
    <w:rsid w:val="007A2C35"/>
    <w:rsid w:val="007A445C"/>
    <w:rsid w:val="007A7EB7"/>
    <w:rsid w:val="007B4C45"/>
    <w:rsid w:val="007B6273"/>
    <w:rsid w:val="007D11C6"/>
    <w:rsid w:val="007D3CEE"/>
    <w:rsid w:val="007D4DA8"/>
    <w:rsid w:val="007D69F9"/>
    <w:rsid w:val="007D7BAB"/>
    <w:rsid w:val="007E0AA8"/>
    <w:rsid w:val="007E68C1"/>
    <w:rsid w:val="007E6BC5"/>
    <w:rsid w:val="007E6C34"/>
    <w:rsid w:val="007F21FC"/>
    <w:rsid w:val="007F60F4"/>
    <w:rsid w:val="00802913"/>
    <w:rsid w:val="00802BD0"/>
    <w:rsid w:val="008033D1"/>
    <w:rsid w:val="0080549C"/>
    <w:rsid w:val="00806821"/>
    <w:rsid w:val="00813657"/>
    <w:rsid w:val="0082136D"/>
    <w:rsid w:val="0082263E"/>
    <w:rsid w:val="00823E43"/>
    <w:rsid w:val="00830D38"/>
    <w:rsid w:val="00833216"/>
    <w:rsid w:val="00835184"/>
    <w:rsid w:val="00835715"/>
    <w:rsid w:val="00842F0D"/>
    <w:rsid w:val="00843F25"/>
    <w:rsid w:val="00853228"/>
    <w:rsid w:val="008535DB"/>
    <w:rsid w:val="008617A9"/>
    <w:rsid w:val="00861F9E"/>
    <w:rsid w:val="00865A7E"/>
    <w:rsid w:val="008701FE"/>
    <w:rsid w:val="008717A8"/>
    <w:rsid w:val="00874B54"/>
    <w:rsid w:val="00876FBF"/>
    <w:rsid w:val="008814DB"/>
    <w:rsid w:val="00883495"/>
    <w:rsid w:val="00883DEE"/>
    <w:rsid w:val="008840C3"/>
    <w:rsid w:val="00886EF1"/>
    <w:rsid w:val="0089767D"/>
    <w:rsid w:val="008A05E1"/>
    <w:rsid w:val="008A0751"/>
    <w:rsid w:val="008B3481"/>
    <w:rsid w:val="008D08D2"/>
    <w:rsid w:val="008D52D4"/>
    <w:rsid w:val="008E3E59"/>
    <w:rsid w:val="008E5843"/>
    <w:rsid w:val="008E6436"/>
    <w:rsid w:val="008E7287"/>
    <w:rsid w:val="008F7459"/>
    <w:rsid w:val="008F7561"/>
    <w:rsid w:val="00901183"/>
    <w:rsid w:val="009040E0"/>
    <w:rsid w:val="009050EE"/>
    <w:rsid w:val="009154DA"/>
    <w:rsid w:val="009223B7"/>
    <w:rsid w:val="00925736"/>
    <w:rsid w:val="0093231A"/>
    <w:rsid w:val="00933263"/>
    <w:rsid w:val="00933C45"/>
    <w:rsid w:val="00935DC9"/>
    <w:rsid w:val="00944927"/>
    <w:rsid w:val="00944F3D"/>
    <w:rsid w:val="00946401"/>
    <w:rsid w:val="009469B1"/>
    <w:rsid w:val="00946BBE"/>
    <w:rsid w:val="009540B4"/>
    <w:rsid w:val="0095427D"/>
    <w:rsid w:val="00960E0B"/>
    <w:rsid w:val="00963FE1"/>
    <w:rsid w:val="009645FA"/>
    <w:rsid w:val="00967017"/>
    <w:rsid w:val="0097007C"/>
    <w:rsid w:val="009747C7"/>
    <w:rsid w:val="00975161"/>
    <w:rsid w:val="00982DF8"/>
    <w:rsid w:val="009841CA"/>
    <w:rsid w:val="00984244"/>
    <w:rsid w:val="00995529"/>
    <w:rsid w:val="00996DDD"/>
    <w:rsid w:val="009A494F"/>
    <w:rsid w:val="009A51E1"/>
    <w:rsid w:val="009B26C9"/>
    <w:rsid w:val="009C0415"/>
    <w:rsid w:val="009C5D0C"/>
    <w:rsid w:val="009D0A5F"/>
    <w:rsid w:val="009D302F"/>
    <w:rsid w:val="009D73C8"/>
    <w:rsid w:val="009E3845"/>
    <w:rsid w:val="009F0B27"/>
    <w:rsid w:val="009F1C06"/>
    <w:rsid w:val="009F2AAA"/>
    <w:rsid w:val="009F4143"/>
    <w:rsid w:val="009F481A"/>
    <w:rsid w:val="00A00003"/>
    <w:rsid w:val="00A01906"/>
    <w:rsid w:val="00A02964"/>
    <w:rsid w:val="00A076DC"/>
    <w:rsid w:val="00A11AFD"/>
    <w:rsid w:val="00A13415"/>
    <w:rsid w:val="00A207E3"/>
    <w:rsid w:val="00A246AF"/>
    <w:rsid w:val="00A251F5"/>
    <w:rsid w:val="00A36459"/>
    <w:rsid w:val="00A4368A"/>
    <w:rsid w:val="00A46C9C"/>
    <w:rsid w:val="00A50603"/>
    <w:rsid w:val="00A519AF"/>
    <w:rsid w:val="00A52DE3"/>
    <w:rsid w:val="00A56D55"/>
    <w:rsid w:val="00A61D1B"/>
    <w:rsid w:val="00A61DF1"/>
    <w:rsid w:val="00A64BC3"/>
    <w:rsid w:val="00A7069A"/>
    <w:rsid w:val="00A7285C"/>
    <w:rsid w:val="00A73E97"/>
    <w:rsid w:val="00A73EF6"/>
    <w:rsid w:val="00A7406E"/>
    <w:rsid w:val="00A76CA2"/>
    <w:rsid w:val="00A84C7D"/>
    <w:rsid w:val="00A858B3"/>
    <w:rsid w:val="00A85D7D"/>
    <w:rsid w:val="00A8610A"/>
    <w:rsid w:val="00A86FB1"/>
    <w:rsid w:val="00A9208C"/>
    <w:rsid w:val="00A93C7D"/>
    <w:rsid w:val="00A94D1A"/>
    <w:rsid w:val="00AA201E"/>
    <w:rsid w:val="00AA2F82"/>
    <w:rsid w:val="00AB0FFF"/>
    <w:rsid w:val="00AB668C"/>
    <w:rsid w:val="00AB6AB1"/>
    <w:rsid w:val="00AC7149"/>
    <w:rsid w:val="00AD5B50"/>
    <w:rsid w:val="00AF2846"/>
    <w:rsid w:val="00AF3E90"/>
    <w:rsid w:val="00B06C23"/>
    <w:rsid w:val="00B1738F"/>
    <w:rsid w:val="00B2103B"/>
    <w:rsid w:val="00B23106"/>
    <w:rsid w:val="00B25005"/>
    <w:rsid w:val="00B4077B"/>
    <w:rsid w:val="00B476DC"/>
    <w:rsid w:val="00B53C23"/>
    <w:rsid w:val="00B53D35"/>
    <w:rsid w:val="00B56279"/>
    <w:rsid w:val="00B57005"/>
    <w:rsid w:val="00B57095"/>
    <w:rsid w:val="00B57B27"/>
    <w:rsid w:val="00B60738"/>
    <w:rsid w:val="00B65C51"/>
    <w:rsid w:val="00B76F3B"/>
    <w:rsid w:val="00B7741F"/>
    <w:rsid w:val="00B86D70"/>
    <w:rsid w:val="00B95EC7"/>
    <w:rsid w:val="00BA10D1"/>
    <w:rsid w:val="00BA1838"/>
    <w:rsid w:val="00BA29F6"/>
    <w:rsid w:val="00BB05C7"/>
    <w:rsid w:val="00BB39E1"/>
    <w:rsid w:val="00BC45B4"/>
    <w:rsid w:val="00BC5938"/>
    <w:rsid w:val="00BC643C"/>
    <w:rsid w:val="00BD5A85"/>
    <w:rsid w:val="00BE00D5"/>
    <w:rsid w:val="00BE0ADC"/>
    <w:rsid w:val="00BF07D4"/>
    <w:rsid w:val="00BF2F2B"/>
    <w:rsid w:val="00C006E1"/>
    <w:rsid w:val="00C01579"/>
    <w:rsid w:val="00C01DC1"/>
    <w:rsid w:val="00C03058"/>
    <w:rsid w:val="00C0359C"/>
    <w:rsid w:val="00C03CD5"/>
    <w:rsid w:val="00C042F1"/>
    <w:rsid w:val="00C05B9E"/>
    <w:rsid w:val="00C07A46"/>
    <w:rsid w:val="00C10718"/>
    <w:rsid w:val="00C1301B"/>
    <w:rsid w:val="00C17796"/>
    <w:rsid w:val="00C27932"/>
    <w:rsid w:val="00C3087E"/>
    <w:rsid w:val="00C43106"/>
    <w:rsid w:val="00C5176F"/>
    <w:rsid w:val="00C55EFC"/>
    <w:rsid w:val="00C60524"/>
    <w:rsid w:val="00C6498C"/>
    <w:rsid w:val="00C6665F"/>
    <w:rsid w:val="00C70EB8"/>
    <w:rsid w:val="00C7124B"/>
    <w:rsid w:val="00C7721E"/>
    <w:rsid w:val="00C85903"/>
    <w:rsid w:val="00C87CA9"/>
    <w:rsid w:val="00C929EC"/>
    <w:rsid w:val="00C93B7D"/>
    <w:rsid w:val="00C95BDC"/>
    <w:rsid w:val="00C9714F"/>
    <w:rsid w:val="00C97D12"/>
    <w:rsid w:val="00C97F28"/>
    <w:rsid w:val="00CA69F1"/>
    <w:rsid w:val="00CA7472"/>
    <w:rsid w:val="00CB0368"/>
    <w:rsid w:val="00CB2D4A"/>
    <w:rsid w:val="00CB6842"/>
    <w:rsid w:val="00CC2822"/>
    <w:rsid w:val="00CC59A0"/>
    <w:rsid w:val="00CD2B01"/>
    <w:rsid w:val="00CD3761"/>
    <w:rsid w:val="00CE2BA4"/>
    <w:rsid w:val="00CE4183"/>
    <w:rsid w:val="00CE452C"/>
    <w:rsid w:val="00CE45C1"/>
    <w:rsid w:val="00CF0B43"/>
    <w:rsid w:val="00CF2413"/>
    <w:rsid w:val="00CF2E61"/>
    <w:rsid w:val="00CF45C9"/>
    <w:rsid w:val="00CF47B5"/>
    <w:rsid w:val="00D07BCF"/>
    <w:rsid w:val="00D1148B"/>
    <w:rsid w:val="00D11A63"/>
    <w:rsid w:val="00D25F0A"/>
    <w:rsid w:val="00D25F9C"/>
    <w:rsid w:val="00D2717F"/>
    <w:rsid w:val="00D271E9"/>
    <w:rsid w:val="00D34300"/>
    <w:rsid w:val="00D3510C"/>
    <w:rsid w:val="00D44F87"/>
    <w:rsid w:val="00D5555B"/>
    <w:rsid w:val="00D60ED9"/>
    <w:rsid w:val="00D66126"/>
    <w:rsid w:val="00D66880"/>
    <w:rsid w:val="00D67FB3"/>
    <w:rsid w:val="00D749AA"/>
    <w:rsid w:val="00D75E0B"/>
    <w:rsid w:val="00D769B9"/>
    <w:rsid w:val="00D85678"/>
    <w:rsid w:val="00D91441"/>
    <w:rsid w:val="00D91A0D"/>
    <w:rsid w:val="00D92E4B"/>
    <w:rsid w:val="00D96D51"/>
    <w:rsid w:val="00D973BA"/>
    <w:rsid w:val="00DA0B79"/>
    <w:rsid w:val="00DA0CA1"/>
    <w:rsid w:val="00DA1955"/>
    <w:rsid w:val="00DA6EE7"/>
    <w:rsid w:val="00DB4B08"/>
    <w:rsid w:val="00DB7CA2"/>
    <w:rsid w:val="00DD04F9"/>
    <w:rsid w:val="00DD081D"/>
    <w:rsid w:val="00DD4FDF"/>
    <w:rsid w:val="00DE4782"/>
    <w:rsid w:val="00DE78DD"/>
    <w:rsid w:val="00DF1F74"/>
    <w:rsid w:val="00E01DDB"/>
    <w:rsid w:val="00E05080"/>
    <w:rsid w:val="00E0575A"/>
    <w:rsid w:val="00E10F5C"/>
    <w:rsid w:val="00E13A8B"/>
    <w:rsid w:val="00E168BF"/>
    <w:rsid w:val="00E240DC"/>
    <w:rsid w:val="00E2728A"/>
    <w:rsid w:val="00E30F2E"/>
    <w:rsid w:val="00E34E98"/>
    <w:rsid w:val="00E3543D"/>
    <w:rsid w:val="00E40FE0"/>
    <w:rsid w:val="00E41EE7"/>
    <w:rsid w:val="00E537C5"/>
    <w:rsid w:val="00E55721"/>
    <w:rsid w:val="00E57EB0"/>
    <w:rsid w:val="00E605FA"/>
    <w:rsid w:val="00E62121"/>
    <w:rsid w:val="00E65776"/>
    <w:rsid w:val="00E66997"/>
    <w:rsid w:val="00E81821"/>
    <w:rsid w:val="00E841F3"/>
    <w:rsid w:val="00E84A3A"/>
    <w:rsid w:val="00E8756F"/>
    <w:rsid w:val="00E90875"/>
    <w:rsid w:val="00E914D1"/>
    <w:rsid w:val="00E9313B"/>
    <w:rsid w:val="00E93177"/>
    <w:rsid w:val="00E94E4A"/>
    <w:rsid w:val="00E95B40"/>
    <w:rsid w:val="00E95BC2"/>
    <w:rsid w:val="00EA40E4"/>
    <w:rsid w:val="00EA49FD"/>
    <w:rsid w:val="00EA6493"/>
    <w:rsid w:val="00EA7580"/>
    <w:rsid w:val="00EB0B14"/>
    <w:rsid w:val="00EB1930"/>
    <w:rsid w:val="00EB29FA"/>
    <w:rsid w:val="00EB604B"/>
    <w:rsid w:val="00EC408B"/>
    <w:rsid w:val="00EC5098"/>
    <w:rsid w:val="00EC7399"/>
    <w:rsid w:val="00ED05A4"/>
    <w:rsid w:val="00ED1394"/>
    <w:rsid w:val="00ED5938"/>
    <w:rsid w:val="00ED6063"/>
    <w:rsid w:val="00ED7C39"/>
    <w:rsid w:val="00EE629B"/>
    <w:rsid w:val="00EF0181"/>
    <w:rsid w:val="00EF7131"/>
    <w:rsid w:val="00F013C6"/>
    <w:rsid w:val="00F0620E"/>
    <w:rsid w:val="00F065AF"/>
    <w:rsid w:val="00F067F0"/>
    <w:rsid w:val="00F1582C"/>
    <w:rsid w:val="00F16F05"/>
    <w:rsid w:val="00F23501"/>
    <w:rsid w:val="00F23888"/>
    <w:rsid w:val="00F23AA6"/>
    <w:rsid w:val="00F26C12"/>
    <w:rsid w:val="00F34BCD"/>
    <w:rsid w:val="00F35ECF"/>
    <w:rsid w:val="00F420E1"/>
    <w:rsid w:val="00F46EFE"/>
    <w:rsid w:val="00F46F86"/>
    <w:rsid w:val="00F54791"/>
    <w:rsid w:val="00F60765"/>
    <w:rsid w:val="00F6212D"/>
    <w:rsid w:val="00F673B9"/>
    <w:rsid w:val="00F731D2"/>
    <w:rsid w:val="00F743BE"/>
    <w:rsid w:val="00F76526"/>
    <w:rsid w:val="00F87438"/>
    <w:rsid w:val="00F950A3"/>
    <w:rsid w:val="00FA5EB6"/>
    <w:rsid w:val="00FB178C"/>
    <w:rsid w:val="00FB43BD"/>
    <w:rsid w:val="00FC10F0"/>
    <w:rsid w:val="00FC197F"/>
    <w:rsid w:val="00FC3CF0"/>
    <w:rsid w:val="00FC5E3F"/>
    <w:rsid w:val="00FD49DC"/>
    <w:rsid w:val="00FF2769"/>
    <w:rsid w:val="00FF371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169E"/>
  <w15:docId w15:val="{A06416EE-5F96-4EDE-8026-386586B09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character" w:styleId="Hyperlink">
    <w:name w:val="Hyperlink"/>
    <w:basedOn w:val="DefaultParagraphFont"/>
    <w:uiPriority w:val="99"/>
    <w:unhideWhenUsed/>
    <w:rsid w:val="00711296"/>
    <w:rPr>
      <w:color w:val="467886" w:themeColor="hyperlink"/>
      <w:u w:val="single"/>
    </w:rPr>
  </w:style>
  <w:style w:type="character" w:styleId="UnresolvedMention">
    <w:name w:val="Unresolved Mention"/>
    <w:basedOn w:val="DefaultParagraphFont"/>
    <w:uiPriority w:val="99"/>
    <w:semiHidden/>
    <w:unhideWhenUsed/>
    <w:rsid w:val="00711296"/>
    <w:rPr>
      <w:color w:val="605E5C"/>
      <w:shd w:val="clear" w:color="auto" w:fill="E1DFDD"/>
    </w:rPr>
  </w:style>
  <w:style w:type="character" w:styleId="PlaceholderText">
    <w:name w:val="Placeholder Text"/>
    <w:basedOn w:val="DefaultParagraphFont"/>
    <w:uiPriority w:val="99"/>
    <w:semiHidden/>
    <w:rsid w:val="00975161"/>
    <w:rPr>
      <w:color w:val="666666"/>
    </w:rPr>
  </w:style>
  <w:style w:type="paragraph" w:styleId="ListParagraph">
    <w:name w:val="List Paragraph"/>
    <w:basedOn w:val="Normal"/>
    <w:uiPriority w:val="34"/>
    <w:qFormat/>
    <w:rsid w:val="00B86D70"/>
    <w:pPr>
      <w:suppressAutoHyphens w:val="0"/>
      <w:spacing w:after="0" w:line="240" w:lineRule="auto"/>
      <w:ind w:left="720"/>
      <w:contextualSpacing/>
    </w:pPr>
    <w:rPr>
      <w:rFonts w:ascii="Times New Roman" w:eastAsia="Times New Roman" w:hAnsi="Times New Roman" w:cs="Times New Roman"/>
      <w:kern w:val="0"/>
    </w:rPr>
  </w:style>
  <w:style w:type="paragraph" w:styleId="Bibliography">
    <w:name w:val="Bibliography"/>
    <w:basedOn w:val="Normal"/>
    <w:next w:val="Normal"/>
    <w:uiPriority w:val="37"/>
    <w:unhideWhenUsed/>
    <w:rsid w:val="006E01BF"/>
    <w:pPr>
      <w:spacing w:after="240" w:line="240" w:lineRule="auto"/>
      <w:ind w:left="720" w:hanging="720"/>
    </w:pPr>
  </w:style>
  <w:style w:type="paragraph" w:styleId="Header">
    <w:name w:val="header"/>
    <w:basedOn w:val="Normal"/>
    <w:link w:val="HeaderChar"/>
    <w:uiPriority w:val="99"/>
    <w:unhideWhenUsed/>
    <w:rsid w:val="00F46F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F86"/>
  </w:style>
  <w:style w:type="paragraph" w:styleId="Footer">
    <w:name w:val="footer"/>
    <w:basedOn w:val="Normal"/>
    <w:link w:val="FooterChar"/>
    <w:uiPriority w:val="99"/>
    <w:unhideWhenUsed/>
    <w:rsid w:val="00F46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F86"/>
  </w:style>
  <w:style w:type="table" w:styleId="TableGrid">
    <w:name w:val="Table Grid"/>
    <w:basedOn w:val="TableNormal"/>
    <w:uiPriority w:val="39"/>
    <w:rsid w:val="00DD04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B5407"/>
    <w:pPr>
      <w:suppressAutoHyphens w:val="0"/>
    </w:pPr>
  </w:style>
  <w:style w:type="character" w:styleId="CommentReference">
    <w:name w:val="annotation reference"/>
    <w:basedOn w:val="DefaultParagraphFont"/>
    <w:uiPriority w:val="99"/>
    <w:semiHidden/>
    <w:unhideWhenUsed/>
    <w:rsid w:val="003B5407"/>
    <w:rPr>
      <w:sz w:val="16"/>
      <w:szCs w:val="16"/>
    </w:rPr>
  </w:style>
  <w:style w:type="paragraph" w:styleId="CommentText">
    <w:name w:val="annotation text"/>
    <w:basedOn w:val="Normal"/>
    <w:link w:val="CommentTextChar"/>
    <w:uiPriority w:val="99"/>
    <w:unhideWhenUsed/>
    <w:rsid w:val="003B5407"/>
    <w:pPr>
      <w:spacing w:line="240" w:lineRule="auto"/>
    </w:pPr>
    <w:rPr>
      <w:sz w:val="20"/>
      <w:szCs w:val="20"/>
    </w:rPr>
  </w:style>
  <w:style w:type="character" w:customStyle="1" w:styleId="CommentTextChar">
    <w:name w:val="Comment Text Char"/>
    <w:basedOn w:val="DefaultParagraphFont"/>
    <w:link w:val="CommentText"/>
    <w:uiPriority w:val="99"/>
    <w:rsid w:val="003B5407"/>
    <w:rPr>
      <w:sz w:val="20"/>
      <w:szCs w:val="20"/>
    </w:rPr>
  </w:style>
  <w:style w:type="paragraph" w:styleId="CommentSubject">
    <w:name w:val="annotation subject"/>
    <w:basedOn w:val="CommentText"/>
    <w:next w:val="CommentText"/>
    <w:link w:val="CommentSubjectChar"/>
    <w:uiPriority w:val="99"/>
    <w:semiHidden/>
    <w:unhideWhenUsed/>
    <w:rsid w:val="003B5407"/>
    <w:rPr>
      <w:b/>
      <w:bCs/>
    </w:rPr>
  </w:style>
  <w:style w:type="character" w:customStyle="1" w:styleId="CommentSubjectChar">
    <w:name w:val="Comment Subject Char"/>
    <w:basedOn w:val="CommentTextChar"/>
    <w:link w:val="CommentSubject"/>
    <w:uiPriority w:val="99"/>
    <w:semiHidden/>
    <w:rsid w:val="003B5407"/>
    <w:rPr>
      <w:b/>
      <w:bCs/>
      <w:sz w:val="20"/>
      <w:szCs w:val="20"/>
    </w:rPr>
  </w:style>
  <w:style w:type="character" w:customStyle="1" w:styleId="gntyacmba4b">
    <w:name w:val="gntyacmba4b"/>
    <w:basedOn w:val="DefaultParagraphFont"/>
    <w:rsid w:val="006252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303167">
      <w:bodyDiv w:val="1"/>
      <w:marLeft w:val="0"/>
      <w:marRight w:val="0"/>
      <w:marTop w:val="0"/>
      <w:marBottom w:val="0"/>
      <w:divBdr>
        <w:top w:val="none" w:sz="0" w:space="0" w:color="auto"/>
        <w:left w:val="none" w:sz="0" w:space="0" w:color="auto"/>
        <w:bottom w:val="none" w:sz="0" w:space="0" w:color="auto"/>
        <w:right w:val="none" w:sz="0" w:space="0" w:color="auto"/>
      </w:divBdr>
    </w:div>
    <w:div w:id="974219895">
      <w:bodyDiv w:val="1"/>
      <w:marLeft w:val="0"/>
      <w:marRight w:val="0"/>
      <w:marTop w:val="0"/>
      <w:marBottom w:val="0"/>
      <w:divBdr>
        <w:top w:val="none" w:sz="0" w:space="0" w:color="auto"/>
        <w:left w:val="none" w:sz="0" w:space="0" w:color="auto"/>
        <w:bottom w:val="none" w:sz="0" w:space="0" w:color="auto"/>
        <w:right w:val="none" w:sz="0" w:space="0" w:color="auto"/>
      </w:divBdr>
      <w:divsChild>
        <w:div w:id="1066755958">
          <w:marLeft w:val="677"/>
          <w:marRight w:val="0"/>
          <w:marTop w:val="283"/>
          <w:marBottom w:val="0"/>
          <w:divBdr>
            <w:top w:val="none" w:sz="0" w:space="0" w:color="auto"/>
            <w:left w:val="none" w:sz="0" w:space="0" w:color="auto"/>
            <w:bottom w:val="none" w:sz="0" w:space="0" w:color="auto"/>
            <w:right w:val="none" w:sz="0" w:space="0" w:color="auto"/>
          </w:divBdr>
        </w:div>
      </w:divsChild>
    </w:div>
    <w:div w:id="1147360024">
      <w:bodyDiv w:val="1"/>
      <w:marLeft w:val="0"/>
      <w:marRight w:val="0"/>
      <w:marTop w:val="0"/>
      <w:marBottom w:val="0"/>
      <w:divBdr>
        <w:top w:val="none" w:sz="0" w:space="0" w:color="auto"/>
        <w:left w:val="none" w:sz="0" w:space="0" w:color="auto"/>
        <w:bottom w:val="none" w:sz="0" w:space="0" w:color="auto"/>
        <w:right w:val="none" w:sz="0" w:space="0" w:color="auto"/>
      </w:divBdr>
    </w:div>
    <w:div w:id="1470127917">
      <w:bodyDiv w:val="1"/>
      <w:marLeft w:val="0"/>
      <w:marRight w:val="0"/>
      <w:marTop w:val="0"/>
      <w:marBottom w:val="0"/>
      <w:divBdr>
        <w:top w:val="none" w:sz="0" w:space="0" w:color="auto"/>
        <w:left w:val="none" w:sz="0" w:space="0" w:color="auto"/>
        <w:bottom w:val="none" w:sz="0" w:space="0" w:color="auto"/>
        <w:right w:val="none" w:sz="0" w:space="0" w:color="auto"/>
      </w:divBdr>
      <w:divsChild>
        <w:div w:id="1483692810">
          <w:marLeft w:val="0"/>
          <w:marRight w:val="0"/>
          <w:marTop w:val="0"/>
          <w:marBottom w:val="0"/>
          <w:divBdr>
            <w:top w:val="none" w:sz="0" w:space="0" w:color="auto"/>
            <w:left w:val="none" w:sz="0" w:space="0" w:color="auto"/>
            <w:bottom w:val="none" w:sz="0" w:space="0" w:color="auto"/>
            <w:right w:val="none" w:sz="0" w:space="0" w:color="auto"/>
          </w:divBdr>
        </w:div>
        <w:div w:id="940769886">
          <w:marLeft w:val="0"/>
          <w:marRight w:val="0"/>
          <w:marTop w:val="0"/>
          <w:marBottom w:val="0"/>
          <w:divBdr>
            <w:top w:val="none" w:sz="0" w:space="0" w:color="auto"/>
            <w:left w:val="none" w:sz="0" w:space="0" w:color="auto"/>
            <w:bottom w:val="none" w:sz="0" w:space="0" w:color="auto"/>
            <w:right w:val="none" w:sz="0" w:space="0" w:color="auto"/>
          </w:divBdr>
        </w:div>
        <w:div w:id="1620183841">
          <w:marLeft w:val="0"/>
          <w:marRight w:val="0"/>
          <w:marTop w:val="0"/>
          <w:marBottom w:val="0"/>
          <w:divBdr>
            <w:top w:val="none" w:sz="0" w:space="0" w:color="auto"/>
            <w:left w:val="none" w:sz="0" w:space="0" w:color="auto"/>
            <w:bottom w:val="none" w:sz="0" w:space="0" w:color="auto"/>
            <w:right w:val="none" w:sz="0" w:space="0" w:color="auto"/>
          </w:divBdr>
        </w:div>
        <w:div w:id="76367729">
          <w:marLeft w:val="0"/>
          <w:marRight w:val="0"/>
          <w:marTop w:val="0"/>
          <w:marBottom w:val="0"/>
          <w:divBdr>
            <w:top w:val="none" w:sz="0" w:space="0" w:color="auto"/>
            <w:left w:val="none" w:sz="0" w:space="0" w:color="auto"/>
            <w:bottom w:val="none" w:sz="0" w:space="0" w:color="auto"/>
            <w:right w:val="none" w:sz="0" w:space="0" w:color="auto"/>
          </w:divBdr>
        </w:div>
        <w:div w:id="1783919368">
          <w:marLeft w:val="0"/>
          <w:marRight w:val="0"/>
          <w:marTop w:val="0"/>
          <w:marBottom w:val="0"/>
          <w:divBdr>
            <w:top w:val="none" w:sz="0" w:space="0" w:color="auto"/>
            <w:left w:val="none" w:sz="0" w:space="0" w:color="auto"/>
            <w:bottom w:val="none" w:sz="0" w:space="0" w:color="auto"/>
            <w:right w:val="none" w:sz="0" w:space="0" w:color="auto"/>
          </w:divBdr>
        </w:div>
        <w:div w:id="801385318">
          <w:marLeft w:val="0"/>
          <w:marRight w:val="0"/>
          <w:marTop w:val="0"/>
          <w:marBottom w:val="0"/>
          <w:divBdr>
            <w:top w:val="none" w:sz="0" w:space="0" w:color="auto"/>
            <w:left w:val="none" w:sz="0" w:space="0" w:color="auto"/>
            <w:bottom w:val="none" w:sz="0" w:space="0" w:color="auto"/>
            <w:right w:val="none" w:sz="0" w:space="0" w:color="auto"/>
          </w:divBdr>
        </w:div>
        <w:div w:id="1878466690">
          <w:marLeft w:val="0"/>
          <w:marRight w:val="0"/>
          <w:marTop w:val="0"/>
          <w:marBottom w:val="0"/>
          <w:divBdr>
            <w:top w:val="none" w:sz="0" w:space="0" w:color="auto"/>
            <w:left w:val="none" w:sz="0" w:space="0" w:color="auto"/>
            <w:bottom w:val="none" w:sz="0" w:space="0" w:color="auto"/>
            <w:right w:val="none" w:sz="0" w:space="0" w:color="auto"/>
          </w:divBdr>
        </w:div>
        <w:div w:id="757867933">
          <w:marLeft w:val="0"/>
          <w:marRight w:val="0"/>
          <w:marTop w:val="0"/>
          <w:marBottom w:val="0"/>
          <w:divBdr>
            <w:top w:val="none" w:sz="0" w:space="0" w:color="auto"/>
            <w:left w:val="none" w:sz="0" w:space="0" w:color="auto"/>
            <w:bottom w:val="none" w:sz="0" w:space="0" w:color="auto"/>
            <w:right w:val="none" w:sz="0" w:space="0" w:color="auto"/>
          </w:divBdr>
        </w:div>
        <w:div w:id="485704606">
          <w:marLeft w:val="0"/>
          <w:marRight w:val="0"/>
          <w:marTop w:val="0"/>
          <w:marBottom w:val="0"/>
          <w:divBdr>
            <w:top w:val="none" w:sz="0" w:space="0" w:color="auto"/>
            <w:left w:val="none" w:sz="0" w:space="0" w:color="auto"/>
            <w:bottom w:val="none" w:sz="0" w:space="0" w:color="auto"/>
            <w:right w:val="none" w:sz="0" w:space="0" w:color="auto"/>
          </w:divBdr>
        </w:div>
        <w:div w:id="4644681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DE8C6-6D83-40F3-939E-BD27D0141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10915</TotalTime>
  <Pages>25</Pages>
  <Words>18024</Words>
  <Characters>102737</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dc:description/>
  <cp:lastModifiedBy>Paul Scholes</cp:lastModifiedBy>
  <cp:revision>603</cp:revision>
  <dcterms:created xsi:type="dcterms:W3CDTF">2024-12-06T19:49:00Z</dcterms:created>
  <dcterms:modified xsi:type="dcterms:W3CDTF">2025-01-24T18:09:00Z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id="qFr1r8fZ"/&gt;&lt;style id="http://www.zotero.org/styles/american-sociological-association" locale="en-US" hasBibliography="1" bibliographyStyleHasBeenSet="1"/&gt;&lt;prefs&gt;&lt;pref name="fieldType" value="Fiel</vt:lpwstr>
  </property>
  <property fmtid="{D5CDD505-2E9C-101B-9397-08002B2CF9AE}" pid="3" name="ZOTERO_PREF_2">
    <vt:lpwstr>d"/&gt;&lt;pref name="automaticJournalAbbreviations" value="true"/&gt;&lt;/prefs&gt;&lt;/data&gt;</vt:lpwstr>
  </property>
</Properties>
</file>